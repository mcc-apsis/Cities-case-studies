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2230" w:rsidRDefault="009C7753">
      <w:r>
        <w:t xml:space="preserve">Dear Adam </w:t>
      </w:r>
      <w:proofErr w:type="spellStart"/>
      <w:r>
        <w:t>Yeeles</w:t>
      </w:r>
      <w:proofErr w:type="spellEnd"/>
      <w:r>
        <w:t>,</w:t>
      </w:r>
    </w:p>
    <w:p w:rsidR="009C7753" w:rsidRDefault="009C7753">
      <w:r>
        <w:t>Thank you for the handling of our Perspective “Learning about urban climate solutions” (</w:t>
      </w:r>
      <w:r w:rsidRPr="009C7753">
        <w:t>NCLIM-18061129</w:t>
      </w:r>
      <w:r>
        <w:t xml:space="preserve">). We have </w:t>
      </w:r>
      <w:r w:rsidR="00DB5E1E">
        <w:t xml:space="preserve">decided </w:t>
      </w:r>
      <w:r>
        <w:t>to commit substan</w:t>
      </w:r>
      <w:r w:rsidR="000441A9">
        <w:t xml:space="preserve">tial changes to the manuscript and have prepared a detailed response to the </w:t>
      </w:r>
      <w:r>
        <w:t>referee</w:t>
      </w:r>
      <w:r w:rsidR="00A91892">
        <w:t>s</w:t>
      </w:r>
      <w:r>
        <w:t xml:space="preserve">. </w:t>
      </w:r>
      <w:r w:rsidR="00AB1A2A">
        <w:t xml:space="preserve">We emphasize that there is no comprehensive map of the urban case-study </w:t>
      </w:r>
      <w:r w:rsidR="00C676CD">
        <w:t xml:space="preserve">literature available so far to our </w:t>
      </w:r>
      <w:r w:rsidR="004C0B18">
        <w:t>knowledge</w:t>
      </w:r>
      <w:r w:rsidR="00AB1A2A">
        <w:t xml:space="preserve">. This is not fully appreciated by all reviewers. As an example, we provide a comparison of </w:t>
      </w:r>
      <w:r w:rsidR="00C676CD">
        <w:t xml:space="preserve">our database with the one </w:t>
      </w:r>
      <w:r w:rsidR="00AB1A2A">
        <w:t>by the Urban Cl</w:t>
      </w:r>
      <w:r w:rsidR="00C676CD">
        <w:t>imate Change Research Network</w:t>
      </w:r>
      <w:r w:rsidR="004C0B18">
        <w:t xml:space="preserve">, </w:t>
      </w:r>
      <w:r w:rsidR="00C676CD">
        <w:t xml:space="preserve">the most authoritative </w:t>
      </w:r>
      <w:r w:rsidR="004C0B18">
        <w:t xml:space="preserve">and recent </w:t>
      </w:r>
      <w:r w:rsidR="00C676CD">
        <w:t>scientific assessment on urban climate change</w:t>
      </w:r>
      <w:r w:rsidR="004C0B18">
        <w:t>,</w:t>
      </w:r>
      <w:r w:rsidR="00C676CD">
        <w:t xml:space="preserve"> at the bottom of this letter. Beyond this</w:t>
      </w:r>
      <w:r>
        <w:t>, we would like to highlight three particularly important issues</w:t>
      </w:r>
      <w:r w:rsidR="00C676CD">
        <w:t xml:space="preserve"> of the committed changes</w:t>
      </w:r>
      <w:r>
        <w:t>:</w:t>
      </w:r>
    </w:p>
    <w:p w:rsidR="009C7753" w:rsidRDefault="009C7753">
      <w:r>
        <w:t>(1) Referee #3 raised a general concern of novelty</w:t>
      </w:r>
      <w:r w:rsidR="00AB1A2A">
        <w:t xml:space="preserve"> in the first half of the manuscript</w:t>
      </w:r>
      <w:r>
        <w:t xml:space="preserve">, pointing out that our claims of bias in the urban case study literature have </w:t>
      </w:r>
      <w:r w:rsidR="00A91892">
        <w:t xml:space="preserve">already </w:t>
      </w:r>
      <w:r>
        <w:t xml:space="preserve">been made. </w:t>
      </w:r>
      <w:r w:rsidR="00AB1A2A">
        <w:t>This requires some crucial clarification</w:t>
      </w:r>
      <w:r w:rsidR="00A91892">
        <w:t>:</w:t>
      </w:r>
    </w:p>
    <w:p w:rsidR="009C7753" w:rsidRDefault="009C7753">
      <w:pPr>
        <w:rPr>
          <w:rFonts w:ascii="Calibri" w:eastAsia="Calibri" w:hAnsi="Calibri" w:cs="Calibri"/>
        </w:rPr>
      </w:pPr>
      <w:r>
        <w:t xml:space="preserve">First, </w:t>
      </w:r>
      <w:r w:rsidR="00AB1A2A">
        <w:t>it is true that some of the points have been mentioned in the literature, but they have remained without empirical foundation.</w:t>
      </w:r>
      <w:r w:rsidR="00C676CD">
        <w:t xml:space="preserve"> W</w:t>
      </w:r>
      <w:r>
        <w:t xml:space="preserve">e substantiate claims of bias with a </w:t>
      </w:r>
      <w:r w:rsidR="00403444">
        <w:t>large</w:t>
      </w:r>
      <w:r>
        <w:t xml:space="preserve"> sample of the literature</w:t>
      </w:r>
      <w:r w:rsidR="00C676CD">
        <w:t xml:space="preserve"> </w:t>
      </w:r>
      <w:r>
        <w:t>of ~4,000 urban cases</w:t>
      </w:r>
      <w:r w:rsidR="00C676CD">
        <w:t xml:space="preserve"> (see Figure below)</w:t>
      </w:r>
      <w:r>
        <w:t xml:space="preserve">. </w:t>
      </w:r>
      <w:r w:rsidR="00C676CD">
        <w:t>Therefore</w:t>
      </w:r>
      <w:r w:rsidRPr="009C7753">
        <w:t xml:space="preserve">, we stand by the motivating statement in our abstract, that </w:t>
      </w:r>
      <w:r>
        <w:t xml:space="preserve">prior to this article, </w:t>
      </w:r>
      <w:r w:rsidRPr="009C7753">
        <w:t>the “</w:t>
      </w:r>
      <w:r w:rsidRPr="009C7753">
        <w:rPr>
          <w:rFonts w:ascii="Calibri" w:eastAsia="Calibri" w:hAnsi="Calibri" w:cs="Calibri"/>
        </w:rPr>
        <w:t>overall size, geographic scope and topic content of urban case studies remains basically unknown”</w:t>
      </w:r>
      <w:r>
        <w:rPr>
          <w:rFonts w:ascii="Calibri" w:eastAsia="Calibri" w:hAnsi="Calibri" w:cs="Calibri"/>
        </w:rPr>
        <w:t>.</w:t>
      </w:r>
    </w:p>
    <w:p w:rsidR="009C7753" w:rsidRDefault="000441A9">
      <w:r>
        <w:t xml:space="preserve">Second, we extend </w:t>
      </w:r>
      <w:r w:rsidR="00C676CD">
        <w:t xml:space="preserve">this </w:t>
      </w:r>
      <w:r>
        <w:t xml:space="preserve">analysis </w:t>
      </w:r>
      <w:r w:rsidR="00C676CD">
        <w:t xml:space="preserve">of bias </w:t>
      </w:r>
      <w:r>
        <w:t>into the topic content of cases. We think this is entirely novel</w:t>
      </w:r>
      <w:r w:rsidR="00C676CD">
        <w:t xml:space="preserve"> </w:t>
      </w:r>
      <w:r w:rsidR="004C0B18">
        <w:t xml:space="preserve">– also </w:t>
      </w:r>
      <w:r w:rsidR="00A91892">
        <w:t xml:space="preserve">from a methodological perspective (we apply text-mining methods to the literature). </w:t>
      </w:r>
      <w:r w:rsidR="00551425">
        <w:t>There is much to learn here on knowledge clusters (bringing opportunities for synthesis, as well as</w:t>
      </w:r>
      <w:r w:rsidR="004C0B18">
        <w:t xml:space="preserve"> avoiding</w:t>
      </w:r>
      <w:bookmarkStart w:id="0" w:name="_GoBack"/>
      <w:bookmarkEnd w:id="0"/>
      <w:r w:rsidR="00551425">
        <w:t xml:space="preserve"> duplication), as well as gaps</w:t>
      </w:r>
      <w:r w:rsidR="00403444">
        <w:t xml:space="preserve"> and priorities.</w:t>
      </w:r>
    </w:p>
    <w:p w:rsidR="00551425" w:rsidRDefault="00551425">
      <w:r>
        <w:t xml:space="preserve">Third, we have now restructured the second half of the paper to provide a complementary discussion on how we can learn from </w:t>
      </w:r>
      <w:r w:rsidR="00DB5E1E">
        <w:t>the mapped ou</w:t>
      </w:r>
      <w:r w:rsidR="00403444">
        <w:t xml:space="preserve">t </w:t>
      </w:r>
      <w:r w:rsidR="00DB5E1E">
        <w:t>case literature</w:t>
      </w:r>
      <w:del w:id="1" w:author="Jan Minx" w:date="2018-11-30T06:27:00Z">
        <w:r w:rsidR="00DB5E1E" w:rsidDel="00C676CD">
          <w:delText>.</w:delText>
        </w:r>
      </w:del>
      <w:ins w:id="2" w:author="Jan Minx" w:date="2018-11-30T06:27:00Z">
        <w:r w:rsidR="00C676CD">
          <w:t>. The comments from reviewer #3, where extremely helpful in doing that and we have done our very best to accommodate them.</w:t>
        </w:r>
      </w:ins>
    </w:p>
    <w:p w:rsidR="00DB5E1E" w:rsidRDefault="00DB5E1E">
      <w:r>
        <w:t xml:space="preserve">Fourth, </w:t>
      </w:r>
      <w:r w:rsidR="00403444">
        <w:t xml:space="preserve">we are currently preparing a webpage where the full database of cases can be searched by city and topic, downloaded for analysis, and contributed to. </w:t>
      </w:r>
      <w:ins w:id="3" w:author="Jan Minx" w:date="2018-11-30T06:28:00Z">
        <w:r w:rsidR="00543B67">
          <w:t xml:space="preserve">We believe that this will be a huge service to the urban climate change community similar to the scenario database that was </w:t>
        </w:r>
      </w:ins>
      <w:ins w:id="4" w:author="Jan Minx" w:date="2018-11-30T06:30:00Z">
        <w:r w:rsidR="00543B67">
          <w:t xml:space="preserve">introduced in a recent NCC commentary. </w:t>
        </w:r>
      </w:ins>
      <w:r w:rsidR="00403444">
        <w:t>Hence we see this article as the starting point for on-going community efforts at in-depth case study mapping and synthesis.</w:t>
      </w:r>
    </w:p>
    <w:p w:rsidR="000E4BEE" w:rsidRDefault="00403444">
      <w:r>
        <w:t xml:space="preserve">(2) Referee #1 suggested that the compilation of case studies is incomplete with respect to non-English language articles and grey literatures. In response we adjusted our search query and extended our search to Google Scholar (GS). However, we found very few further relevant results in </w:t>
      </w:r>
      <w:r w:rsidR="000E4BEE">
        <w:t xml:space="preserve">Web of Science, Scopus and </w:t>
      </w:r>
      <w:r>
        <w:t>GS, even with directed Spanish and French searches. In addition, inherent limitations with the GS platform (</w:t>
      </w:r>
      <w:r w:rsidR="000E4BEE">
        <w:t>poor search quality, no bulk downloads, missing abstracts) lower the reproducibility and efficiency of using this platform. We of course carefully detail these limitations in our methods section, but again emphasize the new level of ambition (~4000 cases) brought by our approach</w:t>
      </w:r>
      <w:ins w:id="5" w:author="Jan Minx" w:date="2018-11-30T06:30:00Z">
        <w:r w:rsidR="00543B67">
          <w:t xml:space="preserve"> that is not matched even closely anywhere</w:t>
        </w:r>
      </w:ins>
      <w:r w:rsidR="000E4BEE">
        <w:t>.</w:t>
      </w:r>
    </w:p>
    <w:p w:rsidR="000E4BEE" w:rsidRDefault="000E4BEE">
      <w:r>
        <w:t>(3) Referee #2 suggested to focus on issues of policy-relevance and potential uses for the mapped out cases. This motivated our re-structuring of the second half of the article, now organised into two sections “Three ways to learn from case study evidence” and “</w:t>
      </w:r>
      <w:r w:rsidRPr="000E4BEE">
        <w:t>Synthesizing urban typologies and case study evidence</w:t>
      </w:r>
      <w:r>
        <w:t xml:space="preserve">”. We discuss learning at the level of individual cases, comparative cases, and in assessments; in each of these incorporating suggestions from Referee #2 and #3 on relevant literatures and work streams. We also brought major edits to the typology section, adjusting the text and figure to make this </w:t>
      </w:r>
      <w:r w:rsidR="00B01641">
        <w:t>conceptual approach</w:t>
      </w:r>
      <w:r>
        <w:t xml:space="preserve"> clearer.</w:t>
      </w:r>
    </w:p>
    <w:p w:rsidR="000E4BEE" w:rsidRDefault="00B01641">
      <w:r>
        <w:lastRenderedPageBreak/>
        <w:t>Overall, we believe this re-submission addresses all of the major concerns, but remains organised around an interesting and novel set of research questions, with a large potential for community impact and facilitating future research.</w:t>
      </w:r>
    </w:p>
    <w:p w:rsidR="00B45D7C" w:rsidRDefault="00B45D7C">
      <w:r>
        <w:t>Best regards,</w:t>
      </w:r>
    </w:p>
    <w:p w:rsidR="00B45D7C" w:rsidRDefault="00B45D7C">
      <w:pPr>
        <w:rPr>
          <w:ins w:id="6" w:author="Jan Minx" w:date="2018-11-30T06:20:00Z"/>
        </w:rPr>
      </w:pPr>
      <w:r>
        <w:t>William F. Lamb &amp; the author team</w:t>
      </w:r>
    </w:p>
    <w:p w:rsidR="00C676CD" w:rsidRDefault="00C676CD">
      <w:pPr>
        <w:rPr>
          <w:ins w:id="7" w:author="Jan Minx" w:date="2018-11-30T06:20:00Z"/>
        </w:rPr>
      </w:pPr>
    </w:p>
    <w:p w:rsidR="00C676CD" w:rsidRDefault="00C676CD">
      <w:pPr>
        <w:rPr>
          <w:ins w:id="8" w:author="William Lamb" w:date="2018-11-30T10:21:00Z"/>
        </w:rPr>
      </w:pPr>
      <w:ins w:id="9" w:author="Jan Minx" w:date="2018-11-30T06:20:00Z">
        <w:del w:id="10" w:author="William Lamb" w:date="2018-11-30T10:21:00Z">
          <w:r w:rsidRPr="00C676CD" w:rsidDel="004C0B18">
            <w:rPr>
              <w:noProof/>
              <w:lang w:eastAsia="en-GB"/>
            </w:rPr>
            <w:drawing>
              <wp:anchor distT="0" distB="0" distL="114300" distR="114300" simplePos="0" relativeHeight="251659264" behindDoc="0" locked="0" layoutInCell="1" allowOverlap="1" wp14:anchorId="51F453EB" wp14:editId="37232D5A">
                <wp:simplePos x="0" y="0"/>
                <wp:positionH relativeFrom="column">
                  <wp:posOffset>0</wp:posOffset>
                </wp:positionH>
                <wp:positionV relativeFrom="paragraph">
                  <wp:posOffset>-635</wp:posOffset>
                </wp:positionV>
                <wp:extent cx="4320000" cy="1880779"/>
                <wp:effectExtent l="0" t="0" r="4445" b="5715"/>
                <wp:wrapNone/>
                <wp:docPr id="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4320000" cy="1880779"/>
                        </a:xfrm>
                        <a:prstGeom prst="rect">
                          <a:avLst/>
                        </a:prstGeom>
                      </pic:spPr>
                    </pic:pic>
                  </a:graphicData>
                </a:graphic>
              </wp:anchor>
            </w:drawing>
          </w:r>
          <w:r w:rsidRPr="00C676CD" w:rsidDel="004C0B18">
            <w:rPr>
              <w:noProof/>
              <w:lang w:eastAsia="en-GB"/>
            </w:rPr>
            <w:drawing>
              <wp:anchor distT="0" distB="0" distL="114300" distR="114300" simplePos="0" relativeHeight="251660288" behindDoc="0" locked="0" layoutInCell="1" allowOverlap="1" wp14:anchorId="6A8CFBD8" wp14:editId="5B8F98C1">
                <wp:simplePos x="0" y="0"/>
                <wp:positionH relativeFrom="column">
                  <wp:posOffset>0</wp:posOffset>
                </wp:positionH>
                <wp:positionV relativeFrom="paragraph">
                  <wp:posOffset>2434590</wp:posOffset>
                </wp:positionV>
                <wp:extent cx="4320000" cy="1689532"/>
                <wp:effectExtent l="0" t="0" r="4445" b="6350"/>
                <wp:wrapNone/>
                <wp:docPr id="1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4320000" cy="1689532"/>
                        </a:xfrm>
                        <a:prstGeom prst="rect">
                          <a:avLst/>
                        </a:prstGeom>
                      </pic:spPr>
                    </pic:pic>
                  </a:graphicData>
                </a:graphic>
              </wp:anchor>
            </w:drawing>
          </w:r>
        </w:del>
      </w:ins>
      <w:ins w:id="11" w:author="William Lamb" w:date="2018-11-30T10:21:00Z">
        <w:r w:rsidR="004C0B1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97.65pt">
              <v:imagedata r:id="rId6" o:title="UCCRN cases"/>
            </v:shape>
          </w:pict>
        </w:r>
      </w:ins>
    </w:p>
    <w:p w:rsidR="004C0B18" w:rsidRDefault="004C0B18">
      <w:ins w:id="12" w:author="William Lamb" w:date="2018-11-30T10:21:00Z">
        <w:r>
          <w:rPr>
            <w:noProof/>
            <w:lang w:eastAsia="en-GB"/>
          </w:rPr>
          <w:drawing>
            <wp:inline distT="0" distB="0" distL="0" distR="0">
              <wp:extent cx="5760720" cy="2286000"/>
              <wp:effectExtent l="0" t="0" r="0" b="0"/>
              <wp:docPr id="1" name="Picture 1" descr="C:\Users\lamw\AppData\Local\Microsoft\Windows\INetCache\Content.Word\Lamb WF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mw\AppData\Local\Microsoft\Windows\INetCache\Content.Word\Lamb WF cas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ins>
    </w:p>
    <w:sectPr w:rsidR="004C0B1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Minx">
    <w15:presenceInfo w15:providerId="AD" w15:userId="S-1-5-21-1111795796-3109892168-2533273803-1279"/>
  </w15:person>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616"/>
    <w:rsid w:val="000255A9"/>
    <w:rsid w:val="000441A9"/>
    <w:rsid w:val="000E4BEE"/>
    <w:rsid w:val="00173112"/>
    <w:rsid w:val="00403444"/>
    <w:rsid w:val="00485770"/>
    <w:rsid w:val="004C0B18"/>
    <w:rsid w:val="00543B67"/>
    <w:rsid w:val="00551425"/>
    <w:rsid w:val="00676616"/>
    <w:rsid w:val="009C7753"/>
    <w:rsid w:val="009D03E3"/>
    <w:rsid w:val="00A91892"/>
    <w:rsid w:val="00AB1A2A"/>
    <w:rsid w:val="00B01641"/>
    <w:rsid w:val="00B44B10"/>
    <w:rsid w:val="00B45D7C"/>
    <w:rsid w:val="00C676CD"/>
    <w:rsid w:val="00DB10FD"/>
    <w:rsid w:val="00DB4091"/>
    <w:rsid w:val="00DB5E1E"/>
    <w:rsid w:val="00E47D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9308D-8088-4112-B6BC-BA36BC15F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620</Words>
  <Characters>3538</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2</cp:revision>
  <dcterms:created xsi:type="dcterms:W3CDTF">2018-11-30T09:24:00Z</dcterms:created>
  <dcterms:modified xsi:type="dcterms:W3CDTF">2018-11-30T09:24:00Z</dcterms:modified>
</cp:coreProperties>
</file>