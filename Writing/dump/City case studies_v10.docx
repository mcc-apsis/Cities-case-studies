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77777777" w:rsidR="008F2C1B" w:rsidRDefault="00BB42D8" w:rsidP="0034754E">
      <w:pPr>
        <w:pStyle w:val="Heading1"/>
        <w:spacing w:line="480" w:lineRule="auto"/>
        <w:rPr>
          <w:rFonts w:eastAsia="Calibri"/>
        </w:rPr>
      </w:pPr>
      <w:r>
        <w:rPr>
          <w:rFonts w:eastAsia="Calibri"/>
        </w:rPr>
        <w:t>Learning about urban mitigation solutions</w:t>
      </w:r>
    </w:p>
    <w:p w14:paraId="01095423" w14:textId="576960A0" w:rsidR="008F2C1B" w:rsidRDefault="00351A77" w:rsidP="0034754E">
      <w:pPr>
        <w:spacing w:line="480" w:lineRule="auto"/>
        <w:rPr>
          <w:rFonts w:ascii="Calibri" w:eastAsia="Calibri" w:hAnsi="Calibri" w:cs="Calibri"/>
        </w:rPr>
      </w:pPr>
      <w:r>
        <w:rPr>
          <w:rFonts w:ascii="Calibri" w:eastAsia="Calibri" w:hAnsi="Calibri" w:cs="Calibri"/>
        </w:rPr>
        <w:t xml:space="preserve">William F. Lamb, Felix Creutzig, </w:t>
      </w:r>
      <w:r w:rsidR="00CA04B8">
        <w:rPr>
          <w:rFonts w:ascii="Calibri" w:eastAsia="Calibri" w:hAnsi="Calibri" w:cs="Calibri"/>
        </w:rPr>
        <w:t>Max C. Callaghan</w:t>
      </w:r>
      <w:r w:rsidR="00433F74">
        <w:rPr>
          <w:rFonts w:ascii="Calibri" w:eastAsia="Calibri" w:hAnsi="Calibri" w:cs="Calibri"/>
        </w:rPr>
        <w:t>, Jan C. Minx</w:t>
      </w:r>
    </w:p>
    <w:p w14:paraId="44B3AEF9" w14:textId="030CDEAA" w:rsidR="002827D1" w:rsidRDefault="002827D1" w:rsidP="0034754E">
      <w:pPr>
        <w:spacing w:line="480" w:lineRule="auto"/>
        <w:rPr>
          <w:rFonts w:ascii="Calibri" w:eastAsia="Calibri" w:hAnsi="Calibri" w:cs="Calibri"/>
        </w:rPr>
      </w:pPr>
    </w:p>
    <w:p w14:paraId="6DE66F65" w14:textId="2D8D120B" w:rsidR="00752C1B" w:rsidRDefault="00752C1B" w:rsidP="0034754E">
      <w:pPr>
        <w:spacing w:line="480" w:lineRule="auto"/>
        <w:rPr>
          <w:rFonts w:ascii="Calibri" w:eastAsia="Calibri" w:hAnsi="Calibri" w:cs="Calibri"/>
          <w:b/>
        </w:rPr>
      </w:pPr>
      <w:r>
        <w:rPr>
          <w:rFonts w:ascii="Calibri" w:eastAsia="Calibri" w:hAnsi="Calibri" w:cs="Calibri"/>
          <w:b/>
        </w:rPr>
        <w:t xml:space="preserve">Climate change assessments by the IPCC and others put increasing emphasis on cities as key actors in mitigation and early policy adoption. While a coherent understanding of barriers and opportunities for urban climate solutions remains fragmented, there is already a large body of case study literature to learn from and translate into different urban contexts </w:t>
      </w:r>
      <w:r>
        <w:rPr>
          <w:rFonts w:ascii="Calibri" w:eastAsia="Calibri" w:hAnsi="Calibri" w:cs="Calibri"/>
          <w:b/>
        </w:rPr>
        <w:fldChar w:fldCharType="begin" w:fldLock="1"/>
      </w:r>
      <w:r>
        <w:rPr>
          <w:rFonts w:ascii="Calibri" w:eastAsia="Calibri" w:hAnsi="Calibri" w:cs="Calibri"/>
          <w:b/>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"http://www.mendeley.com/documents/?uuid=fef74d26-1303-4bba-870e-9457f674ac4c"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b/>
        </w:rPr>
        <w:fldChar w:fldCharType="separate"/>
      </w:r>
      <w:r w:rsidRPr="00E7515A">
        <w:rPr>
          <w:rFonts w:ascii="Calibri" w:eastAsia="Calibri" w:hAnsi="Calibri" w:cs="Calibri"/>
          <w:noProof/>
          <w:vertAlign w:val="superscript"/>
        </w:rPr>
        <w:t>1</w:t>
      </w:r>
      <w:r>
        <w:rPr>
          <w:rFonts w:ascii="Calibri" w:eastAsia="Calibri" w:hAnsi="Calibri" w:cs="Calibri"/>
          <w:b/>
        </w:rPr>
        <w:fldChar w:fldCharType="end"/>
      </w:r>
      <w:r>
        <w:rPr>
          <w:rFonts w:ascii="Calibri" w:eastAsia="Calibri" w:hAnsi="Calibri" w:cs="Calibri"/>
          <w:b/>
        </w:rPr>
        <w:t>. But 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del w:id="0" w:author="William Lamb" w:date="2018-05-25T15:53:00Z">
        <w:r w:rsidDel="00271A62">
          <w:rPr>
            <w:rFonts w:ascii="Calibri" w:eastAsia="Calibri" w:hAnsi="Calibri" w:cs="Calibri"/>
            <w:b/>
          </w:rPr>
          <w:delText>analysis</w:delText>
        </w:r>
      </w:del>
      <w:ins w:id="1" w:author="William Lamb" w:date="2018-05-25T15:53:00Z">
        <w:r w:rsidR="00271A62">
          <w:rPr>
            <w:rFonts w:ascii="Calibri" w:eastAsia="Calibri" w:hAnsi="Calibri" w:cs="Calibri"/>
            <w:b/>
          </w:rPr>
          <w:t>learning</w:t>
        </w:r>
      </w:ins>
      <w:r>
        <w:rPr>
          <w:rFonts w:ascii="Calibri" w:eastAsia="Calibri" w:hAnsi="Calibri" w:cs="Calibri"/>
          <w:b/>
        </w:rPr>
        <w:t xml:space="preserve">. First, the literature tends to focus on cases in mega-cities or those in wealthy urban areas. By contrast, the majority of the global population resides in much smaller agglomerations, and most of the upcoming urban growth will occur in the Global South where infrastructures are only partially developed. Second, the researched solution space focuses on demand-side measures, but tends to overlook issues of urban form and infrastructure development in growing cities, even as carbon intensive consumption patterns are being locked into place. </w:t>
      </w:r>
      <w:r w:rsidRPr="00BB42D8">
        <w:rPr>
          <w:rFonts w:ascii="Calibri" w:eastAsia="Calibri" w:hAnsi="Calibri" w:cs="Calibri"/>
          <w:b/>
        </w:rPr>
        <w:t xml:space="preserve">Third, </w:t>
      </w:r>
      <w:r>
        <w:rPr>
          <w:rFonts w:ascii="Calibri" w:eastAsia="Calibri" w:hAnsi="Calibri" w:cs="Calibri"/>
          <w:b/>
        </w:rPr>
        <w:t>comparative analysis of cases is sparse and systematic reviews of the literature are virtually non-existent. Given the large scope for learning between cities, but the challenges of generalising from individual studies, we propose a systematic blend of quantitative typologies with qualitative knowledge derived from cases to inform urban climate solutions.</w:t>
      </w:r>
    </w:p>
    <w:p w14:paraId="3C4C7811" w14:textId="77777777" w:rsidR="00752C1B" w:rsidRDefault="00752C1B" w:rsidP="0034754E">
      <w:pPr>
        <w:spacing w:line="480" w:lineRule="auto"/>
        <w:rPr>
          <w:rFonts w:ascii="Calibri" w:eastAsia="Calibri" w:hAnsi="Calibri" w:cs="Calibri"/>
        </w:rPr>
      </w:pPr>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"&lt;sup&gt;2\u20134&lt;/sup&gt;", "plainTextFormattedCitation" : "2\u20134", "previouslyFormattedCitation" : "&lt;sup&gt;2\u20134&lt;/sup&gt;"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2–4</w:t>
      </w:r>
      <w:r>
        <w:rPr>
          <w:rFonts w:ascii="Calibri" w:eastAsia="Calibri" w:hAnsi="Calibri" w:cs="Calibri"/>
        </w:rPr>
        <w:fldChar w:fldCharType="end"/>
      </w:r>
      <w:r>
        <w:rPr>
          <w:rFonts w:ascii="Calibri" w:eastAsia="Calibri" w:hAnsi="Calibri" w:cs="Calibri"/>
        </w:rPr>
        <w:t>.</w:t>
      </w:r>
    </w:p>
    <w:p w14:paraId="5CA7001D" w14:textId="57D11FEB"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Similar cities in this sense might draw from the </w:t>
      </w:r>
      <w:r>
        <w:rPr>
          <w:rFonts w:ascii="Calibri" w:eastAsia="Calibri" w:hAnsi="Calibri" w:cs="Calibri"/>
        </w:rPr>
        <w:lastRenderedPageBreak/>
        <w:t xml:space="preserve">same pool of solutions, or learn from </w:t>
      </w:r>
      <w:del w:id="2" w:author="William Lamb" w:date="2018-05-23T13:01:00Z">
        <w:r w:rsidDel="0067040A">
          <w:rPr>
            <w:rFonts w:ascii="Calibri" w:eastAsia="Calibri" w:hAnsi="Calibri" w:cs="Calibri"/>
          </w:rPr>
          <w:delText xml:space="preserve">successful </w:delText>
        </w:r>
        <w:r w:rsidR="00F733B8" w:rsidDel="0067040A">
          <w:rPr>
            <w:rFonts w:ascii="Calibri" w:eastAsia="Calibri" w:hAnsi="Calibri" w:cs="Calibri"/>
          </w:rPr>
          <w:delText>policy measures</w:delText>
        </w:r>
      </w:del>
      <w:ins w:id="3" w:author="William Lamb" w:date="2018-05-23T13:01:00Z">
        <w:r w:rsidR="0067040A">
          <w:rPr>
            <w:rFonts w:ascii="Calibri" w:eastAsia="Calibri" w:hAnsi="Calibri" w:cs="Calibri"/>
          </w:rPr>
          <w:t>early pioneers in climate policy</w:t>
        </w:r>
      </w:ins>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how underlying social and political conditions can shape or hinder urban transformations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p>
    <w:p w14:paraId="0DBC2D82" w14:textId="0CC253B0"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"http://www.mendeley.com/documents/?uuid=fef74d26-1303-4bba-870e-9457f674ac4c"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rPr>
        <w:fldChar w:fldCharType="separate"/>
      </w:r>
      <w:r w:rsidRPr="00F261AD">
        <w:rPr>
          <w:rFonts w:ascii="Calibri" w:eastAsia="Calibri" w:hAnsi="Calibri" w:cs="Calibri"/>
          <w:noProof/>
          <w:vertAlign w:val="superscript"/>
        </w:rPr>
        <w:t>1</w:t>
      </w:r>
      <w:r>
        <w:rPr>
          <w:rFonts w:ascii="Calibri" w:eastAsia="Calibri" w:hAnsi="Calibri" w:cs="Calibri"/>
        </w:rPr>
        <w:fldChar w:fldCharType="end"/>
      </w:r>
      <w:r>
        <w:rPr>
          <w:rFonts w:ascii="Calibri" w:eastAsia="Calibri" w:hAnsi="Calibri" w:cs="Calibri"/>
        </w:rPr>
        <w:t xml:space="preserve">. These cases often include a rich variety of contextual information 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is </w:t>
      </w:r>
      <w:del w:id="4" w:author="William Lamb" w:date="2018-05-23T13:01:00Z">
        <w:r w:rsidR="00F733B8" w:rsidDel="0067040A">
          <w:rPr>
            <w:rFonts w:ascii="Calibri" w:eastAsia="Calibri" w:hAnsi="Calibri" w:cs="Calibri"/>
          </w:rPr>
          <w:delText xml:space="preserve">predominantly </w:delText>
        </w:r>
      </w:del>
      <w:r w:rsidR="00F733B8">
        <w:rPr>
          <w:rFonts w:ascii="Calibri" w:eastAsia="Calibri" w:hAnsi="Calibri" w:cs="Calibri"/>
        </w:rPr>
        <w:t>of</w:t>
      </w:r>
      <w:r>
        <w:rPr>
          <w:rFonts w:ascii="Calibri" w:eastAsia="Calibri" w:hAnsi="Calibri" w:cs="Calibri"/>
        </w:rPr>
        <w:t xml:space="preserve"> </w:t>
      </w:r>
      <w:r w:rsidR="0034754E">
        <w:rPr>
          <w:rFonts w:ascii="Calibri" w:eastAsia="Calibri" w:hAnsi="Calibri" w:cs="Calibri"/>
        </w:rPr>
        <w:t xml:space="preserve">an </w:t>
      </w:r>
      <w:r>
        <w:rPr>
          <w:rFonts w:ascii="Calibri" w:eastAsia="Calibri" w:hAnsi="Calibri" w:cs="Calibri"/>
        </w:rPr>
        <w:t xml:space="preserve">anecdotal rather than analytical </w:t>
      </w:r>
      <w:r w:rsidR="00F733B8">
        <w:rPr>
          <w:rFonts w:ascii="Calibri" w:eastAsia="Calibri" w:hAnsi="Calibri" w:cs="Calibri"/>
        </w:rPr>
        <w:t>nature</w:t>
      </w:r>
      <w:r>
        <w:rPr>
          <w:rFonts w:ascii="Calibri" w:eastAsia="Calibri" w:hAnsi="Calibri" w:cs="Calibri"/>
        </w:rPr>
        <w:t xml:space="preserve"> – in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D0501E">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Pr="00B047A1">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w:t>
      </w:r>
    </w:p>
    <w:p w14:paraId="072A86F5" w14:textId="23B09493"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an approach that blends quantitative and qualitative knowledge to inform urban climate solutions.</w:t>
      </w:r>
    </w:p>
    <w:p w14:paraId="0588175C" w14:textId="01D95E6F" w:rsidR="00752C1B" w:rsidRDefault="0089464F" w:rsidP="0034754E">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r w:rsidR="0034754E">
        <w:rPr>
          <w:rFonts w:ascii="Calibri" w:eastAsia="Calibri" w:hAnsi="Calibri" w:cs="Calibri"/>
        </w:rPr>
        <w:t xml:space="preserve"> Our dataset for the proceeding analysis therefore consists of </w:t>
      </w:r>
      <w:r w:rsidR="0034754E" w:rsidRPr="0034754E">
        <w:rPr>
          <w:rFonts w:ascii="Calibri" w:eastAsia="Calibri" w:hAnsi="Calibri" w:cs="Calibri"/>
        </w:rPr>
        <w:t>3,440</w:t>
      </w:r>
      <w:r w:rsidR="0034754E">
        <w:rPr>
          <w:rFonts w:ascii="Calibri" w:eastAsia="Calibri" w:hAnsi="Calibri" w:cs="Calibri"/>
        </w:rPr>
        <w:t xml:space="preserve"> </w:t>
      </w:r>
      <w:r w:rsidR="0034754E">
        <w:rPr>
          <w:rFonts w:ascii="Calibri" w:eastAsia="Calibri" w:hAnsi="Calibri" w:cs="Calibri"/>
        </w:rPr>
        <w:lastRenderedPageBreak/>
        <w:t xml:space="preserve">publications, </w:t>
      </w:r>
      <w:r w:rsidR="0054092B">
        <w:rPr>
          <w:rFonts w:ascii="Calibri" w:eastAsia="Calibri" w:hAnsi="Calibri" w:cs="Calibri"/>
        </w:rPr>
        <w:t xml:space="preserve">with meta-data on </w:t>
      </w:r>
      <w:r w:rsidR="0034754E">
        <w:rPr>
          <w:rFonts w:ascii="Calibri" w:eastAsia="Calibri" w:hAnsi="Calibri" w:cs="Calibri"/>
        </w:rPr>
        <w:t>the cities they</w:t>
      </w:r>
      <w:r w:rsidR="0054092B">
        <w:rPr>
          <w:rFonts w:ascii="Calibri" w:eastAsia="Calibri" w:hAnsi="Calibri" w:cs="Calibri"/>
        </w:rPr>
        <w:t xml:space="preserve"> are situated in,</w:t>
      </w:r>
      <w:r w:rsidR="0034754E">
        <w:rPr>
          <w:rFonts w:ascii="Calibri" w:eastAsia="Calibri" w:hAnsi="Calibri" w:cs="Calibri"/>
        </w:rPr>
        <w:t xml:space="preserve"> </w:t>
      </w:r>
      <w:r w:rsidR="0054092B">
        <w:rPr>
          <w:rFonts w:ascii="Calibri" w:eastAsia="Calibri" w:hAnsi="Calibri" w:cs="Calibri"/>
        </w:rPr>
        <w:t>the topics they investigate, the</w:t>
      </w:r>
      <w:r w:rsidR="00BC536B">
        <w:rPr>
          <w:rFonts w:ascii="Calibri" w:eastAsia="Calibri" w:hAnsi="Calibri" w:cs="Calibri"/>
        </w:rPr>
        <w:t>ir balance of review studies, and other information.</w:t>
      </w:r>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4986FA3B" w:rsidR="004866B8" w:rsidRDefault="004866B8">
      <w:pPr>
        <w:spacing w:line="480" w:lineRule="auto"/>
        <w:rPr>
          <w:ins w:id="5" w:author="William Lamb" w:date="2018-05-23T13:26:00Z"/>
          <w:rFonts w:ascii="Calibri" w:eastAsia="Calibri" w:hAnsi="Calibri" w:cs="Calibri"/>
        </w:rPr>
      </w:pPr>
      <w:ins w:id="6" w:author="William Lamb" w:date="2018-05-23T13:16:00Z">
        <w:r>
          <w:rPr>
            <w:rFonts w:ascii="Calibri" w:eastAsia="Calibri" w:hAnsi="Calibri" w:cs="Calibri"/>
          </w:rPr>
          <w:t xml:space="preserve">Cities vary in many dimensions, including size, wealth and infrastructure development. </w:t>
        </w:r>
      </w:ins>
      <w:ins w:id="7" w:author="William Lamb" w:date="2018-05-24T10:01:00Z">
        <w:r w:rsidR="00A200BB">
          <w:rPr>
            <w:rFonts w:ascii="Calibri" w:eastAsia="Calibri" w:hAnsi="Calibri" w:cs="Calibri"/>
          </w:rPr>
          <w:t>As d</w:t>
        </w:r>
      </w:ins>
      <w:ins w:id="8" w:author="William Lamb" w:date="2018-05-24T10:00:00Z">
        <w:r w:rsidR="00A200BB">
          <w:rPr>
            <w:rFonts w:ascii="Calibri" w:eastAsia="Calibri" w:hAnsi="Calibri" w:cs="Calibri"/>
          </w:rPr>
          <w:t>ifferent types of cities face different challenges</w:t>
        </w:r>
      </w:ins>
      <w:ins w:id="9" w:author="William Lamb" w:date="2018-05-24T10:01:00Z">
        <w:r w:rsidR="00A200BB">
          <w:rPr>
            <w:rFonts w:ascii="Calibri" w:eastAsia="Calibri" w:hAnsi="Calibri" w:cs="Calibri"/>
          </w:rPr>
          <w:t xml:space="preserve">, learning </w:t>
        </w:r>
      </w:ins>
      <w:ins w:id="10" w:author="William Lamb" w:date="2018-05-25T15:53:00Z">
        <w:r w:rsidR="00271A62">
          <w:rPr>
            <w:rFonts w:ascii="Calibri" w:eastAsia="Calibri" w:hAnsi="Calibri" w:cs="Calibri"/>
          </w:rPr>
          <w:t>about solutions</w:t>
        </w:r>
      </w:ins>
      <w:ins w:id="11" w:author="William Lamb" w:date="2018-05-24T10:01:00Z">
        <w:r w:rsidR="00A200BB">
          <w:rPr>
            <w:rFonts w:ascii="Calibri" w:eastAsia="Calibri" w:hAnsi="Calibri" w:cs="Calibri"/>
          </w:rPr>
          <w:t xml:space="preserve"> </w:t>
        </w:r>
      </w:ins>
      <w:ins w:id="12" w:author="William Lamb" w:date="2018-05-25T15:53:00Z">
        <w:r w:rsidR="00271A62">
          <w:rPr>
            <w:rFonts w:ascii="Calibri" w:eastAsia="Calibri" w:hAnsi="Calibri" w:cs="Calibri"/>
          </w:rPr>
          <w:t xml:space="preserve">depends </w:t>
        </w:r>
      </w:ins>
      <w:ins w:id="13" w:author="William Lamb" w:date="2018-05-24T10:01:00Z">
        <w:r w:rsidR="00A200BB">
          <w:rPr>
            <w:rFonts w:ascii="Calibri" w:eastAsia="Calibri" w:hAnsi="Calibri" w:cs="Calibri"/>
          </w:rPr>
          <w:t xml:space="preserve">on </w:t>
        </w:r>
      </w:ins>
      <w:ins w:id="14" w:author="William Lamb" w:date="2018-05-24T10:02:00Z">
        <w:r w:rsidR="00A200BB">
          <w:rPr>
            <w:rFonts w:ascii="Calibri" w:eastAsia="Calibri" w:hAnsi="Calibri" w:cs="Calibri"/>
          </w:rPr>
          <w:t xml:space="preserve">a </w:t>
        </w:r>
      </w:ins>
      <w:ins w:id="15" w:author="William Lamb" w:date="2018-05-24T10:03:00Z">
        <w:r w:rsidR="00A200BB">
          <w:rPr>
            <w:rFonts w:ascii="Calibri" w:eastAsia="Calibri" w:hAnsi="Calibri" w:cs="Calibri"/>
          </w:rPr>
          <w:t xml:space="preserve">balanced </w:t>
        </w:r>
      </w:ins>
      <w:ins w:id="16" w:author="William Lamb" w:date="2018-05-24T10:02:00Z">
        <w:r w:rsidR="00A200BB">
          <w:rPr>
            <w:rFonts w:ascii="Calibri" w:eastAsia="Calibri" w:hAnsi="Calibri" w:cs="Calibri"/>
          </w:rPr>
          <w:t xml:space="preserve">coverage </w:t>
        </w:r>
      </w:ins>
      <w:ins w:id="17" w:author="William Lamb" w:date="2018-05-24T10:03:00Z">
        <w:r w:rsidR="00A200BB">
          <w:rPr>
            <w:rFonts w:ascii="Calibri" w:eastAsia="Calibri" w:hAnsi="Calibri" w:cs="Calibri"/>
          </w:rPr>
          <w:t>of case study research.</w:t>
        </w:r>
      </w:ins>
      <w:ins w:id="18" w:author="William Lamb" w:date="2018-05-23T13:32:00Z">
        <w:r w:rsidR="002C6A9B">
          <w:rPr>
            <w:rFonts w:ascii="Calibri" w:eastAsia="Calibri" w:hAnsi="Calibri" w:cs="Calibri"/>
          </w:rPr>
          <w:t xml:space="preserve"> </w:t>
        </w:r>
      </w:ins>
      <w:ins w:id="19" w:author="William Lamb" w:date="2018-05-23T13:26:00Z">
        <w:r w:rsidR="002C6A9B">
          <w:rPr>
            <w:rFonts w:ascii="Calibri" w:eastAsia="Calibri" w:hAnsi="Calibri" w:cs="Calibri"/>
          </w:rPr>
          <w:t xml:space="preserve">An obvious question </w:t>
        </w:r>
      </w:ins>
      <w:ins w:id="20" w:author="William Lamb" w:date="2018-05-24T10:00:00Z">
        <w:r w:rsidR="00A200BB">
          <w:rPr>
            <w:rFonts w:ascii="Calibri" w:eastAsia="Calibri" w:hAnsi="Calibri" w:cs="Calibri"/>
          </w:rPr>
          <w:t xml:space="preserve">therefore </w:t>
        </w:r>
      </w:ins>
      <w:ins w:id="21" w:author="William Lamb" w:date="2018-05-23T13:26:00Z">
        <w:r w:rsidR="002C6A9B">
          <w:rPr>
            <w:rFonts w:ascii="Calibri" w:eastAsia="Calibri" w:hAnsi="Calibri" w:cs="Calibri"/>
          </w:rPr>
          <w:t>arises: which cities do we actually know about?</w:t>
        </w:r>
      </w:ins>
    </w:p>
    <w:p w14:paraId="743F10C0" w14:textId="77777777"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1</w:t>
      </w:r>
      <w:r>
        <w:rPr>
          <w:rFonts w:ascii="Calibri" w:eastAsia="Calibri" w:hAnsi="Calibri" w:cs="Calibri"/>
        </w:rPr>
        <w:fldChar w:fldCharType="end"/>
      </w:r>
      <w:r>
        <w:rPr>
          <w:rFonts w:ascii="Calibri" w:eastAsia="Calibri" w:hAnsi="Calibri" w:cs="Calibri"/>
        </w:rPr>
        <w:t xml:space="preserve"> shows the spread of case study research across different city sizes, from a small number of familiar ‘mega-cities’ (over 10m inhabitants), to dozens of smaller national and regional capital cities (1-10m), and hundreds of yet smaller metropoles. The majority of research so far has focused on larger cities, with a small number of mega-cities receiving particular attention: Beijing (284 articles), New York (146), Shanghai (140) and London (117). Other cities are mentioned in fewer than 100 articles each.</w:t>
      </w:r>
    </w:p>
    <w:p w14:paraId="294798F5" w14:textId="77777777" w:rsidR="0075626F" w:rsidRDefault="0075626F" w:rsidP="0075626F">
      <w:pPr>
        <w:keepNext/>
        <w:spacing w:line="480" w:lineRule="auto"/>
      </w:pPr>
      <w:r>
        <w:rPr>
          <w:noProof/>
        </w:rPr>
        <w:drawing>
          <wp:inline distT="0" distB="0" distL="0" distR="0" wp14:anchorId="7F0C110A" wp14:editId="0CF6B694">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3AC3A7E0" w14:textId="656EF007" w:rsidR="0075626F" w:rsidRDefault="0075626F" w:rsidP="0075626F">
      <w:pPr>
        <w:pStyle w:val="Caption"/>
        <w:spacing w:line="480" w:lineRule="auto"/>
        <w:rPr>
          <w:rFonts w:ascii="Calibri" w:eastAsia="Calibri" w:hAnsi="Calibri" w:cs="Calibri"/>
        </w:rPr>
      </w:pPr>
      <w:bookmarkStart w:id="22" w:name="_Ref512426545"/>
      <w:r w:rsidRPr="00A15631">
        <w:rPr>
          <w:b/>
        </w:rPr>
        <w:t xml:space="preserve">Figure </w:t>
      </w:r>
      <w:r>
        <w:rPr>
          <w:b/>
        </w:rPr>
        <w:fldChar w:fldCharType="begin"/>
      </w:r>
      <w:r>
        <w:rPr>
          <w:b/>
        </w:rPr>
        <w:instrText xml:space="preserve"> SEQ Figure \* ARABIC </w:instrText>
      </w:r>
      <w:r>
        <w:rPr>
          <w:b/>
        </w:rPr>
        <w:fldChar w:fldCharType="separate"/>
      </w:r>
      <w:r w:rsidR="001470AD">
        <w:rPr>
          <w:b/>
          <w:noProof/>
        </w:rPr>
        <w:t>1</w:t>
      </w:r>
      <w:r>
        <w:rPr>
          <w:b/>
        </w:rPr>
        <w:fldChar w:fldCharType="end"/>
      </w:r>
      <w:bookmarkEnd w:id="22"/>
      <w:r w:rsidRPr="00A15631">
        <w:rPr>
          <w:b/>
        </w:rPr>
        <w:t xml:space="preserve">: </w:t>
      </w:r>
      <w:r>
        <w:rPr>
          <w:b/>
        </w:rPr>
        <w:t>Number of</w:t>
      </w:r>
      <w:r w:rsidRPr="00A15631">
        <w:rPr>
          <w:b/>
        </w:rPr>
        <w:t xml:space="preserve"> urban climate mitigation articles, grouped according to city size. </w:t>
      </w:r>
      <w:r>
        <w:t>Where available, urban agglomeration data is used. The 15 most frequently studied cities are labelled.</w:t>
      </w:r>
    </w:p>
    <w:p w14:paraId="115948B9" w14:textId="77777777" w:rsidR="0075626F" w:rsidRDefault="0075626F" w:rsidP="002C6A9B">
      <w:pPr>
        <w:spacing w:line="480" w:lineRule="auto"/>
        <w:rPr>
          <w:rFonts w:ascii="Calibri" w:eastAsia="Calibri" w:hAnsi="Calibri" w:cs="Calibri"/>
        </w:rPr>
      </w:pPr>
    </w:p>
    <w:p w14:paraId="268AC922" w14:textId="0D66BE23" w:rsidR="0075626F" w:rsidRDefault="0075626F" w:rsidP="0075626F">
      <w:pPr>
        <w:spacing w:line="480" w:lineRule="auto"/>
      </w:pPr>
      <w:ins w:id="23" w:author="William Lamb" w:date="2018-05-23T13:43:00Z">
        <w:r>
          <w:rPr>
            <w:rFonts w:ascii="Calibri" w:eastAsia="Calibri" w:hAnsi="Calibri" w:cs="Calibri"/>
          </w:rPr>
          <w:lastRenderedPageBreak/>
          <w:t xml:space="preserve">Considering the global distribution of population, </w:t>
        </w:r>
      </w:ins>
      <w:del w:id="24" w:author="William Lamb" w:date="2018-05-23T13:43:00Z">
        <w:r w:rsidDel="0075626F">
          <w:rPr>
            <w:rFonts w:ascii="Calibri" w:eastAsia="Calibri" w:hAnsi="Calibri" w:cs="Calibri"/>
          </w:rPr>
          <w:delText>T</w:delText>
        </w:r>
      </w:del>
      <w:ins w:id="25" w:author="William Lamb" w:date="2018-05-23T13:43:00Z">
        <w:r>
          <w:rPr>
            <w:rFonts w:ascii="Calibri" w:eastAsia="Calibri" w:hAnsi="Calibri" w:cs="Calibri"/>
          </w:rPr>
          <w:t>t</w:t>
        </w:r>
      </w:ins>
      <w:r>
        <w:rPr>
          <w:rFonts w:ascii="Calibri" w:eastAsia="Calibri" w:hAnsi="Calibri" w:cs="Calibri"/>
        </w:rPr>
        <w:t>he current focus on larger cities does not seem to be justified</w:t>
      </w:r>
      <w:del w:id="26" w:author="William Lamb" w:date="2018-05-23T13:43:00Z">
        <w:r w:rsidDel="0075626F">
          <w:rPr>
            <w:rFonts w:ascii="Calibri" w:eastAsia="Calibri" w:hAnsi="Calibri" w:cs="Calibri"/>
          </w:rPr>
          <w:delText xml:space="preserve"> in multiple dimensions</w:delText>
        </w:r>
      </w:del>
      <w:r>
        <w:rPr>
          <w:rFonts w:ascii="Calibri" w:eastAsia="Calibri" w:hAnsi="Calibri" w:cs="Calibri"/>
        </w:rPr>
        <w:t>. Just 10% of the world’s urban population lives in mega-cities, compared to 40% in small cities – yet both groups are treated equally in research, each receiving approximately 20% 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 in this region.</w:t>
      </w:r>
      <w:r>
        <w:t xml:space="preserve"> Although mega-cities are fast-growing in most regions (SI Text </w:t>
      </w:r>
      <w:r w:rsidRPr="00A15631">
        <w:fldChar w:fldCharType="begin"/>
      </w:r>
      <w:r w:rsidRPr="00A15631">
        <w:instrText xml:space="preserve"> REF _Ref512591308 \h  \* MERGEFORMAT </w:instrText>
      </w:r>
      <w:r w:rsidRPr="00A15631">
        <w:fldChar w:fldCharType="separate"/>
      </w:r>
      <w:r w:rsidR="001470AD" w:rsidRPr="001470AD">
        <w:t xml:space="preserve">Figure </w:t>
      </w:r>
      <w:r w:rsidR="001470AD" w:rsidRPr="001470AD">
        <w:rPr>
          <w:noProof/>
        </w:rPr>
        <w:t>2</w:t>
      </w:r>
      <w:r w:rsidRPr="00A15631">
        <w:fldChar w:fldCharType="end"/>
      </w:r>
      <w:r>
        <w:t xml:space="preserve">), this unbalanced focus leaves smaller urban centres consistently under-represented. This pattern is repeated for literature citations, with progressively larger cities receiving, on average, more citations (SI Text </w:t>
      </w:r>
      <w:r w:rsidRPr="00A15631">
        <w:fldChar w:fldCharType="begin"/>
      </w:r>
      <w:r w:rsidRPr="00A15631">
        <w:instrText xml:space="preserve"> REF _Ref512426515 \h  \* MERGEFORMAT </w:instrText>
      </w:r>
      <w:r w:rsidRPr="00A15631">
        <w:fldChar w:fldCharType="separate"/>
      </w:r>
      <w:r w:rsidR="001470AD" w:rsidRPr="001470AD">
        <w:t xml:space="preserve">Figure </w:t>
      </w:r>
      <w:r w:rsidR="001470AD" w:rsidRPr="001470AD">
        <w:rPr>
          <w:noProof/>
        </w:rPr>
        <w:t>3</w:t>
      </w:r>
      <w:r w:rsidRPr="00A15631">
        <w:fldChar w:fldCharType="end"/>
      </w:r>
      <w:r>
        <w:t>).</w:t>
      </w:r>
    </w:p>
    <w:p w14:paraId="2356EBAC" w14:textId="77777777" w:rsidR="0075626F" w:rsidRDefault="0075626F" w:rsidP="0075626F">
      <w:pPr>
        <w:keepNext/>
        <w:spacing w:line="480" w:lineRule="auto"/>
      </w:pPr>
      <w:r>
        <w:rPr>
          <w:noProof/>
        </w:rPr>
        <w:drawing>
          <wp:inline distT="0" distB="0" distL="0" distR="0" wp14:anchorId="6FAB1258" wp14:editId="10EBB288">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589BE4F3" w14:textId="77777777" w:rsidR="0075626F" w:rsidRDefault="0075626F" w:rsidP="0075626F">
      <w:pPr>
        <w:pStyle w:val="Caption"/>
        <w:spacing w:line="480" w:lineRule="auto"/>
      </w:pPr>
      <w:bookmarkStart w:id="27" w:name="_Ref512426532"/>
      <w:r w:rsidRPr="00A15631">
        <w:rPr>
          <w:b/>
        </w:rPr>
        <w:t xml:space="preserve">Figure </w:t>
      </w:r>
      <w:r>
        <w:rPr>
          <w:b/>
        </w:rPr>
        <w:fldChar w:fldCharType="begin"/>
      </w:r>
      <w:r>
        <w:rPr>
          <w:b/>
        </w:rPr>
        <w:instrText xml:space="preserve"> SEQ Figure \* ARABIC </w:instrText>
      </w:r>
      <w:r>
        <w:rPr>
          <w:b/>
        </w:rPr>
        <w:fldChar w:fldCharType="separate"/>
      </w:r>
      <w:r w:rsidR="001470AD">
        <w:rPr>
          <w:b/>
          <w:noProof/>
        </w:rPr>
        <w:t>2</w:t>
      </w:r>
      <w:r>
        <w:rPr>
          <w:b/>
        </w:rPr>
        <w:fldChar w:fldCharType="end"/>
      </w:r>
      <w:bookmarkEnd w:id="27"/>
      <w:r w:rsidRPr="00A15631">
        <w:rPr>
          <w:b/>
        </w:rPr>
        <w:t>: Size bias in urban mitigation case study research.</w:t>
      </w:r>
      <w:r>
        <w:t xml:space="preserve"> Fractions of population and case studies are relative to regions.</w:t>
      </w:r>
    </w:p>
    <w:p w14:paraId="55DB11D7" w14:textId="407D266E" w:rsidR="0075626F" w:rsidRDefault="0075626F" w:rsidP="0075626F">
      <w:pPr>
        <w:spacing w:line="480" w:lineRule="auto"/>
        <w:rPr>
          <w:rFonts w:ascii="Calibri" w:eastAsia="Calibri" w:hAnsi="Calibri" w:cs="Calibri"/>
        </w:rPr>
      </w:pPr>
      <w:r>
        <w:rPr>
          <w:rFonts w:ascii="Calibri" w:eastAsia="Calibri" w:hAnsi="Calibri" w:cs="Calibri"/>
        </w:rPr>
        <w:t xml:space="preserve">Regionally, we </w:t>
      </w:r>
      <w:ins w:id="28" w:author="William Lamb" w:date="2018-05-23T13:45:00Z">
        <w:r>
          <w:rPr>
            <w:rFonts w:ascii="Calibri" w:eastAsia="Calibri" w:hAnsi="Calibri" w:cs="Calibri"/>
          </w:rPr>
          <w:t xml:space="preserve">also </w:t>
        </w:r>
      </w:ins>
      <w:r>
        <w:rPr>
          <w:rFonts w:ascii="Calibri" w:eastAsia="Calibri" w:hAnsi="Calibri" w:cs="Calibri"/>
        </w:rPr>
        <w:t xml:space="preserve">observe a clear bias towards Europe, North America and Oceania, which receive an outsized share of articles relative to their small proportion of the global urban population (SI Text </w:t>
      </w:r>
      <w:r w:rsidRPr="00022DCB">
        <w:rPr>
          <w:rFonts w:ascii="Calibri" w:eastAsia="Calibri" w:hAnsi="Calibri" w:cs="Calibri"/>
        </w:rPr>
        <w:fldChar w:fldCharType="begin"/>
      </w:r>
      <w:r w:rsidRPr="00022DCB">
        <w:rPr>
          <w:rFonts w:ascii="Calibri" w:eastAsia="Calibri" w:hAnsi="Calibri" w:cs="Calibri"/>
        </w:rPr>
        <w:instrText xml:space="preserve"> REF _Ref512593174 \h  \* MERGEFORMAT </w:instrText>
      </w:r>
      <w:r w:rsidRPr="00022DCB">
        <w:rPr>
          <w:rFonts w:ascii="Calibri" w:eastAsia="Calibri" w:hAnsi="Calibri" w:cs="Calibri"/>
        </w:rPr>
      </w:r>
      <w:r w:rsidRPr="00022DCB">
        <w:rPr>
          <w:rFonts w:ascii="Calibri" w:eastAsia="Calibri" w:hAnsi="Calibri" w:cs="Calibri"/>
        </w:rPr>
        <w:fldChar w:fldCharType="separate"/>
      </w:r>
      <w:r w:rsidR="001470AD" w:rsidRPr="001470AD">
        <w:t xml:space="preserve">Figure </w:t>
      </w:r>
      <w:r w:rsidR="001470AD" w:rsidRPr="001470AD">
        <w:rPr>
          <w:noProof/>
        </w:rPr>
        <w:t>4</w:t>
      </w:r>
      <w:r w:rsidRPr="00022DCB">
        <w:rPr>
          <w:rFonts w:ascii="Calibri" w:eastAsia="Calibri" w:hAnsi="Calibri" w:cs="Calibri"/>
        </w:rPr>
        <w:fldChar w:fldCharType="end"/>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ins w:id="29" w:author="William Lamb" w:date="2018-05-23T14:01:00Z">
        <w:r w:rsidR="00AF7D5A">
          <w:rPr>
            <w:rFonts w:ascii="Calibri" w:eastAsia="Calibri" w:hAnsi="Calibri" w:cs="Calibri"/>
          </w:rPr>
          <w:t xml:space="preserve"> (SI Text </w:t>
        </w:r>
      </w:ins>
      <w:r w:rsidR="00AF7D5A" w:rsidRPr="00AF7D5A">
        <w:rPr>
          <w:rFonts w:ascii="Calibri" w:eastAsia="Calibri" w:hAnsi="Calibri" w:cs="Calibri"/>
        </w:rPr>
        <w:fldChar w:fldCharType="begin"/>
      </w:r>
      <w:r w:rsidR="00AF7D5A" w:rsidRPr="00AF7D5A">
        <w:rPr>
          <w:rFonts w:ascii="Calibri" w:eastAsia="Calibri" w:hAnsi="Calibri" w:cs="Calibri"/>
        </w:rPr>
        <w:instrText xml:space="preserve"> REF _Ref512591308 \h  \* MERGEFORMAT </w:instrText>
      </w:r>
      <w:r w:rsidR="00AF7D5A" w:rsidRPr="00AF7D5A">
        <w:rPr>
          <w:rFonts w:ascii="Calibri" w:eastAsia="Calibri" w:hAnsi="Calibri" w:cs="Calibri"/>
        </w:rPr>
      </w:r>
      <w:r w:rsidR="00AF7D5A" w:rsidRPr="00AF7D5A">
        <w:rPr>
          <w:rFonts w:ascii="Calibri" w:eastAsia="Calibri" w:hAnsi="Calibri" w:cs="Calibri"/>
        </w:rPr>
        <w:fldChar w:fldCharType="separate"/>
      </w:r>
      <w:r w:rsidR="001470AD" w:rsidRPr="001470AD">
        <w:t xml:space="preserve">Figure </w:t>
      </w:r>
      <w:r w:rsidR="001470AD" w:rsidRPr="001470AD">
        <w:rPr>
          <w:noProof/>
        </w:rPr>
        <w:t>2</w:t>
      </w:r>
      <w:ins w:id="30" w:author="William Lamb" w:date="2018-05-23T14:01:00Z">
        <w:r w:rsidR="00AF7D5A" w:rsidRPr="00AF7D5A">
          <w:rPr>
            <w:rFonts w:ascii="Calibri" w:eastAsia="Calibri" w:hAnsi="Calibri" w:cs="Calibri"/>
          </w:rPr>
          <w:fldChar w:fldCharType="end"/>
        </w:r>
      </w:ins>
      <w:ins w:id="31" w:author="William Lamb" w:date="2018-05-23T14:02:00Z">
        <w:r w:rsidR="00AF7D5A">
          <w:rPr>
            <w:rFonts w:ascii="Calibri" w:eastAsia="Calibri" w:hAnsi="Calibri" w:cs="Calibri"/>
          </w:rPr>
          <w:t>)</w:t>
        </w:r>
      </w:ins>
      <w:r>
        <w:rPr>
          <w:rFonts w:ascii="Calibri" w:eastAsia="Calibri" w:hAnsi="Calibri" w:cs="Calibri"/>
        </w:rPr>
        <w:t>. And the least well represented segment, small Asian cities, will have the largest share of the global urban population</w:t>
      </w:r>
      <w:ins w:id="32" w:author="William Lamb" w:date="2018-05-23T14:02:00Z">
        <w:r w:rsidR="00AF7D5A">
          <w:rPr>
            <w:rFonts w:ascii="Calibri" w:eastAsia="Calibri" w:hAnsi="Calibri" w:cs="Calibri"/>
          </w:rPr>
          <w:t xml:space="preserve"> (SI Text </w:t>
        </w:r>
      </w:ins>
      <w:r w:rsidR="00AF7D5A" w:rsidRPr="00AF7D5A">
        <w:rPr>
          <w:rFonts w:ascii="Calibri" w:eastAsia="Calibri" w:hAnsi="Calibri" w:cs="Calibri"/>
        </w:rPr>
        <w:fldChar w:fldCharType="begin"/>
      </w:r>
      <w:r w:rsidR="00AF7D5A" w:rsidRPr="00AF7D5A">
        <w:rPr>
          <w:rFonts w:ascii="Calibri" w:eastAsia="Calibri" w:hAnsi="Calibri" w:cs="Calibri"/>
        </w:rPr>
        <w:instrText xml:space="preserve"> REF _Ref512599852 \h  \* MERGEFORMAT </w:instrText>
      </w:r>
      <w:r w:rsidR="00AF7D5A" w:rsidRPr="00AF7D5A">
        <w:rPr>
          <w:rFonts w:ascii="Calibri" w:eastAsia="Calibri" w:hAnsi="Calibri" w:cs="Calibri"/>
        </w:rPr>
      </w:r>
      <w:r w:rsidR="00AF7D5A" w:rsidRPr="00AF7D5A">
        <w:rPr>
          <w:rFonts w:ascii="Calibri" w:eastAsia="Calibri" w:hAnsi="Calibri" w:cs="Calibri"/>
        </w:rPr>
        <w:fldChar w:fldCharType="separate"/>
      </w:r>
      <w:r w:rsidR="001470AD" w:rsidRPr="001470AD">
        <w:t xml:space="preserve">Figure </w:t>
      </w:r>
      <w:r w:rsidR="001470AD" w:rsidRPr="001470AD">
        <w:rPr>
          <w:noProof/>
        </w:rPr>
        <w:t>1</w:t>
      </w:r>
      <w:ins w:id="33" w:author="William Lamb" w:date="2018-05-23T14:02:00Z">
        <w:r w:rsidR="00AF7D5A" w:rsidRPr="00AF7D5A">
          <w:rPr>
            <w:rFonts w:ascii="Calibri" w:eastAsia="Calibri" w:hAnsi="Calibri" w:cs="Calibri"/>
          </w:rPr>
          <w:fldChar w:fldCharType="end"/>
        </w:r>
        <w:r w:rsidR="00AF7D5A">
          <w:rPr>
            <w:rFonts w:ascii="Calibri" w:eastAsia="Calibri" w:hAnsi="Calibri" w:cs="Calibri"/>
          </w:rPr>
          <w:t>)</w:t>
        </w:r>
      </w:ins>
      <w:r>
        <w:rPr>
          <w:rFonts w:ascii="Calibri" w:eastAsia="Calibri" w:hAnsi="Calibri" w:cs="Calibri"/>
        </w:rPr>
        <w:t>. Hence, the world regions and city scales with most future relevance in terms of total urban population and growth dynamics are systematically underrepresented in the literature.</w:t>
      </w:r>
    </w:p>
    <w:p w14:paraId="7E17DF3B" w14:textId="6CD38CFF" w:rsidR="00826987" w:rsidDel="00481147" w:rsidRDefault="00826987" w:rsidP="0034754E">
      <w:pPr>
        <w:spacing w:line="480" w:lineRule="auto"/>
        <w:rPr>
          <w:del w:id="34" w:author="William Lamb" w:date="2018-05-23T13:18:00Z"/>
          <w:rFonts w:ascii="Calibri" w:eastAsia="Calibri" w:hAnsi="Calibri" w:cs="Calibri"/>
        </w:rPr>
      </w:pPr>
    </w:p>
    <w:p w14:paraId="74DBD7A3" w14:textId="650D7BCB" w:rsidR="00826987" w:rsidDel="0075626F" w:rsidRDefault="00826987" w:rsidP="0034754E">
      <w:pPr>
        <w:spacing w:line="480" w:lineRule="auto"/>
        <w:rPr>
          <w:del w:id="35" w:author="William Lamb" w:date="2018-05-23T13:42:00Z"/>
          <w:rFonts w:ascii="Calibri" w:eastAsia="Calibri" w:hAnsi="Calibri" w:cs="Calibri"/>
        </w:rPr>
      </w:pPr>
    </w:p>
    <w:p w14:paraId="30EC7623" w14:textId="51530106" w:rsidR="00826987" w:rsidDel="0075626F" w:rsidRDefault="00826987" w:rsidP="0034754E">
      <w:pPr>
        <w:spacing w:line="480" w:lineRule="auto"/>
        <w:rPr>
          <w:del w:id="36" w:author="William Lamb" w:date="2018-05-23T13:42:00Z"/>
          <w:rFonts w:ascii="Calibri" w:eastAsia="Calibri" w:hAnsi="Calibri" w:cs="Calibri"/>
        </w:rPr>
      </w:pPr>
    </w:p>
    <w:p w14:paraId="475265FF" w14:textId="62FB0264" w:rsidR="00481147" w:rsidRDefault="00CB2B83" w:rsidP="00EE30A7">
      <w:pPr>
        <w:spacing w:line="480" w:lineRule="auto"/>
        <w:rPr>
          <w:ins w:id="37" w:author="William Lamb" w:date="2018-05-23T14:14:00Z"/>
          <w:rFonts w:ascii="Calibri" w:eastAsia="Calibri" w:hAnsi="Calibri" w:cs="Calibri"/>
        </w:rPr>
      </w:pPr>
      <w:del w:id="38" w:author="William Lamb" w:date="2018-05-23T13:47:00Z">
        <w:r w:rsidDel="00731566">
          <w:rPr>
            <w:rFonts w:ascii="Calibri" w:eastAsia="Calibri" w:hAnsi="Calibri" w:cs="Calibri"/>
          </w:rPr>
          <w:delText xml:space="preserve">Urban form and infrastructures </w:delText>
        </w:r>
        <w:r w:rsidR="00826974" w:rsidDel="00731566">
          <w:rPr>
            <w:rFonts w:ascii="Calibri" w:eastAsia="Calibri" w:hAnsi="Calibri" w:cs="Calibri"/>
          </w:rPr>
          <w:delText>shape energy use and greenhouse gas emissions on a time-scale of decades to centuries</w:delText>
        </w:r>
        <w:r w:rsidDel="00731566">
          <w:rPr>
            <w:rFonts w:ascii="Calibri" w:eastAsia="Calibri" w:hAnsi="Calibri" w:cs="Calibri"/>
          </w:rPr>
          <w:delText xml:space="preserve">. </w:delText>
        </w:r>
      </w:del>
      <w:r w:rsidR="005E3FD5">
        <w:rPr>
          <w:rFonts w:ascii="Calibri" w:eastAsia="Calibri" w:hAnsi="Calibri" w:cs="Calibri"/>
        </w:rPr>
        <w:t xml:space="preserve">With the window on </w:t>
      </w:r>
      <w:ins w:id="39" w:author="William Lamb" w:date="2018-05-23T13:47:00Z">
        <w:r w:rsidR="00731566">
          <w:rPr>
            <w:rFonts w:ascii="Calibri" w:eastAsia="Calibri" w:hAnsi="Calibri" w:cs="Calibri"/>
          </w:rPr>
          <w:t xml:space="preserve">the </w:t>
        </w:r>
      </w:ins>
      <w:r w:rsidR="005E3FD5">
        <w:rPr>
          <w:rFonts w:ascii="Calibri" w:eastAsia="Calibri" w:hAnsi="Calibri" w:cs="Calibri"/>
        </w:rPr>
        <w:t>1.5°C</w:t>
      </w:r>
      <w:ins w:id="40" w:author="William Lamb" w:date="2018-05-23T13:47:00Z">
        <w:r w:rsidR="00731566">
          <w:rPr>
            <w:rFonts w:ascii="Calibri" w:eastAsia="Calibri" w:hAnsi="Calibri" w:cs="Calibri"/>
          </w:rPr>
          <w:t xml:space="preserve"> </w:t>
        </w:r>
      </w:ins>
      <w:ins w:id="41" w:author="William Lamb" w:date="2018-05-23T14:15:00Z">
        <w:r w:rsidR="00481147">
          <w:rPr>
            <w:rFonts w:ascii="Calibri" w:eastAsia="Calibri" w:hAnsi="Calibri" w:cs="Calibri"/>
          </w:rPr>
          <w:t xml:space="preserve">and 2°C </w:t>
        </w:r>
      </w:ins>
      <w:ins w:id="42" w:author="William Lamb" w:date="2018-05-23T13:47:00Z">
        <w:r w:rsidR="00731566">
          <w:rPr>
            <w:rFonts w:ascii="Calibri" w:eastAsia="Calibri" w:hAnsi="Calibri" w:cs="Calibri"/>
          </w:rPr>
          <w:t>goal</w:t>
        </w:r>
      </w:ins>
      <w:ins w:id="43" w:author="William Lamb" w:date="2018-05-23T14:15:00Z">
        <w:r w:rsidR="00481147">
          <w:rPr>
            <w:rFonts w:ascii="Calibri" w:eastAsia="Calibri" w:hAnsi="Calibri" w:cs="Calibri"/>
          </w:rPr>
          <w:t>s</w:t>
        </w:r>
      </w:ins>
      <w:r w:rsidR="005E3FD5">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del w:id="44" w:author="William Lamb" w:date="2018-05-23T13:48:00Z">
        <w:r w:rsidR="00826974" w:rsidDel="00731566">
          <w:rPr>
            <w:rFonts w:ascii="Calibri" w:eastAsia="Calibri" w:hAnsi="Calibri" w:cs="Calibri"/>
          </w:rPr>
          <w:delText>hence</w:delText>
        </w:r>
        <w:r w:rsidR="00745B93" w:rsidDel="00731566">
          <w:rPr>
            <w:rFonts w:ascii="Calibri" w:eastAsia="Calibri" w:hAnsi="Calibri" w:cs="Calibri"/>
          </w:rPr>
          <w:delText xml:space="preserve"> </w:delText>
        </w:r>
      </w:del>
      <w:r w:rsidR="00745B93">
        <w:rPr>
          <w:rFonts w:ascii="Calibri" w:eastAsia="Calibri" w:hAnsi="Calibri" w:cs="Calibri"/>
        </w:rPr>
        <w:t xml:space="preserve">essential to </w:t>
      </w:r>
      <w:r w:rsidR="005E3FD5">
        <w:rPr>
          <w:rFonts w:ascii="Calibri" w:eastAsia="Calibri" w:hAnsi="Calibri" w:cs="Calibri"/>
        </w:rPr>
        <w:t>immediately</w:t>
      </w:r>
      <w:r>
        <w:rPr>
          <w:rFonts w:ascii="Calibri" w:eastAsia="Calibri" w:hAnsi="Calibri" w:cs="Calibri"/>
        </w:rPr>
        <w:t xml:space="preserve"> initiate </w:t>
      </w:r>
      <w:ins w:id="45" w:author="William Lamb" w:date="2018-05-23T13:48:00Z">
        <w:r w:rsidR="00731566">
          <w:rPr>
            <w:rFonts w:ascii="Calibri" w:eastAsia="Calibri" w:hAnsi="Calibri" w:cs="Calibri"/>
          </w:rPr>
          <w:t xml:space="preserve">infrastructure </w:t>
        </w:r>
      </w:ins>
      <w:r>
        <w:rPr>
          <w:rFonts w:ascii="Calibri" w:eastAsia="Calibri" w:hAnsi="Calibri" w:cs="Calibri"/>
        </w:rPr>
        <w:t>transform</w:t>
      </w:r>
      <w:r w:rsidR="00591B1D">
        <w:rPr>
          <w:rFonts w:ascii="Calibri" w:eastAsia="Calibri" w:hAnsi="Calibri" w:cs="Calibri"/>
        </w:rPr>
        <w:t xml:space="preserve">ations </w:t>
      </w:r>
      <w:del w:id="46" w:author="William Lamb" w:date="2018-05-23T21:11:00Z">
        <w:r w:rsidR="00591B1D" w:rsidDel="000A1E3D">
          <w:rPr>
            <w:rFonts w:ascii="Calibri" w:eastAsia="Calibri" w:hAnsi="Calibri" w:cs="Calibri"/>
          </w:rPr>
          <w:delText xml:space="preserve">in </w:delText>
        </w:r>
      </w:del>
      <w:del w:id="47" w:author="William Lamb" w:date="2018-05-23T13:58:00Z">
        <w:r w:rsidR="00591B1D" w:rsidDel="00AF7D5A">
          <w:rPr>
            <w:rFonts w:ascii="Calibri" w:eastAsia="Calibri" w:hAnsi="Calibri" w:cs="Calibri"/>
          </w:rPr>
          <w:delText>well</w:delText>
        </w:r>
      </w:del>
      <w:ins w:id="48" w:author="William Lamb" w:date="2018-05-23T13:58:00Z">
        <w:r w:rsidR="00AF7D5A">
          <w:rPr>
            <w:rFonts w:ascii="Calibri" w:eastAsia="Calibri" w:hAnsi="Calibri" w:cs="Calibri"/>
          </w:rPr>
          <w:t>wealthier</w:t>
        </w:r>
      </w:ins>
      <w:ins w:id="49" w:author="William Lamb" w:date="2018-05-23T14:13:00Z">
        <w:r w:rsidR="00481147">
          <w:rPr>
            <w:rFonts w:ascii="Calibri" w:eastAsia="Calibri" w:hAnsi="Calibri" w:cs="Calibri"/>
          </w:rPr>
          <w:t xml:space="preserve"> </w:t>
        </w:r>
      </w:ins>
      <w:ins w:id="50" w:author="William Lamb" w:date="2018-05-23T21:11:00Z">
        <w:r w:rsidR="000A1E3D">
          <w:rPr>
            <w:rFonts w:ascii="Calibri" w:eastAsia="Calibri" w:hAnsi="Calibri" w:cs="Calibri"/>
          </w:rPr>
          <w:t xml:space="preserve">Northern </w:t>
        </w:r>
      </w:ins>
      <w:ins w:id="51" w:author="William Lamb" w:date="2018-05-23T14:13:00Z">
        <w:r w:rsidR="00481147">
          <w:rPr>
            <w:rFonts w:ascii="Calibri" w:eastAsia="Calibri" w:hAnsi="Calibri" w:cs="Calibri"/>
          </w:rPr>
          <w:t>cities</w:t>
        </w:r>
      </w:ins>
      <w:del w:id="52" w:author="William Lamb" w:date="2018-05-23T13:58:00Z">
        <w:r w:rsidR="00591B1D" w:rsidDel="00AF7D5A">
          <w:rPr>
            <w:rFonts w:ascii="Calibri" w:eastAsia="Calibri" w:hAnsi="Calibri" w:cs="Calibri"/>
          </w:rPr>
          <w:delText>-</w:delText>
        </w:r>
      </w:del>
      <w:del w:id="53" w:author="William Lamb" w:date="2018-05-23T14:13:00Z">
        <w:r w:rsidR="00591B1D" w:rsidDel="00481147">
          <w:rPr>
            <w:rFonts w:ascii="Calibri" w:eastAsia="Calibri" w:hAnsi="Calibri" w:cs="Calibri"/>
          </w:rPr>
          <w:delText>developed cities</w:delText>
        </w:r>
      </w:del>
      <w:del w:id="54" w:author="William Lamb" w:date="2018-05-23T21:11:00Z">
        <w:r w:rsidR="009805C6" w:rsidDel="000A1E3D">
          <w:rPr>
            <w:rFonts w:ascii="Calibri" w:eastAsia="Calibri" w:hAnsi="Calibri" w:cs="Calibri"/>
          </w:rPr>
          <w:delText xml:space="preserve"> </w:delText>
        </w:r>
      </w:del>
      <w:ins w:id="55" w:author="William Lamb" w:date="2018-05-23T14:15:00Z">
        <w:r w:rsidR="00481147">
          <w:rPr>
            <w:rFonts w:ascii="Calibri" w:eastAsia="Calibri" w:hAnsi="Calibri" w:cs="Calibri"/>
          </w:rPr>
          <w:t xml:space="preserve">. </w:t>
        </w:r>
      </w:ins>
      <w:ins w:id="56" w:author="William Lamb" w:date="2018-05-23T21:13:00Z">
        <w:r w:rsidR="000A1E3D">
          <w:rPr>
            <w:rFonts w:ascii="Calibri" w:eastAsia="Calibri" w:hAnsi="Calibri" w:cs="Calibri"/>
          </w:rPr>
          <w:t xml:space="preserve">The current focus of </w:t>
        </w:r>
      </w:ins>
      <w:ins w:id="57" w:author="William Lamb" w:date="2018-05-23T21:14:00Z">
        <w:r w:rsidR="000A1E3D">
          <w:rPr>
            <w:rFonts w:ascii="Calibri" w:eastAsia="Calibri" w:hAnsi="Calibri" w:cs="Calibri"/>
          </w:rPr>
          <w:t>case study research on these cities is c</w:t>
        </w:r>
      </w:ins>
      <w:ins w:id="58" w:author="William Lamb" w:date="2018-05-23T21:12:00Z">
        <w:r w:rsidR="000A1E3D">
          <w:rPr>
            <w:rFonts w:ascii="Calibri" w:eastAsia="Calibri" w:hAnsi="Calibri" w:cs="Calibri"/>
          </w:rPr>
          <w:t xml:space="preserve">ongruous with current debates </w:t>
        </w:r>
      </w:ins>
      <w:ins w:id="59" w:author="William Lamb" w:date="2018-05-24T11:30:00Z">
        <w:r w:rsidR="000A5F74">
          <w:rPr>
            <w:rFonts w:ascii="Calibri" w:eastAsia="Calibri" w:hAnsi="Calibri" w:cs="Calibri"/>
          </w:rPr>
          <w:t>in</w:t>
        </w:r>
      </w:ins>
      <w:ins w:id="60" w:author="William Lamb" w:date="2018-05-23T21:12:00Z">
        <w:r w:rsidR="000A1E3D">
          <w:rPr>
            <w:rFonts w:ascii="Calibri" w:eastAsia="Calibri" w:hAnsi="Calibri" w:cs="Calibri"/>
          </w:rPr>
          <w:t xml:space="preserve"> climate ethics</w:t>
        </w:r>
      </w:ins>
      <w:ins w:id="61" w:author="William Lamb" w:date="2018-05-23T21:14:00Z">
        <w:r w:rsidR="000A1E3D">
          <w:rPr>
            <w:rFonts w:ascii="Calibri" w:eastAsia="Calibri" w:hAnsi="Calibri" w:cs="Calibri"/>
          </w:rPr>
          <w:t>,</w:t>
        </w:r>
      </w:ins>
      <w:ins w:id="62" w:author="William Lamb" w:date="2018-05-23T21:15:00Z">
        <w:r w:rsidR="000A1E3D">
          <w:rPr>
            <w:rFonts w:ascii="Calibri" w:eastAsia="Calibri" w:hAnsi="Calibri" w:cs="Calibri"/>
          </w:rPr>
          <w:t xml:space="preserve"> where responsibility for drastic mitigation action rests on the shoulders of </w:t>
        </w:r>
      </w:ins>
      <w:ins w:id="63" w:author="William Lamb" w:date="2018-05-23T21:12:00Z">
        <w:r w:rsidR="000A1E3D">
          <w:rPr>
            <w:rFonts w:ascii="Calibri" w:eastAsia="Calibri" w:hAnsi="Calibri" w:cs="Calibri"/>
          </w:rPr>
          <w:t>high-emitters</w:t>
        </w:r>
      </w:ins>
      <w:ins w:id="64" w:author="William Lamb" w:date="2018-05-23T14:22:00Z">
        <w:r w:rsidR="00F217BC">
          <w:rPr>
            <w:rFonts w:ascii="Calibri" w:eastAsia="Calibri" w:hAnsi="Calibri" w:cs="Calibri"/>
          </w:rPr>
          <w:t xml:space="preserve"> </w:t>
        </w:r>
      </w:ins>
      <w:ins w:id="65" w:author="William Lamb" w:date="2018-05-23T14:23:00Z">
        <w:r w:rsidR="00F217BC">
          <w:rPr>
            <w:rFonts w:ascii="Calibri" w:eastAsia="Calibri" w:hAnsi="Calibri" w:cs="Calibri"/>
          </w:rPr>
          <w:fldChar w:fldCharType="begin" w:fldLock="1"/>
        </w:r>
      </w:ins>
      <w:r w:rsidR="00B52BED">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"&lt;sup&gt;7&lt;/sup&gt;", "plainTextFormattedCitation" : "7", "previouslyFormattedCitation" : "&lt;sup&gt;7&lt;/sup&gt;" }, "properties" : { "noteIndex" : 0 }, "schema" : "https://github.com/citation-style-language/schema/raw/master/csl-citation.json" }</w:instrText>
      </w:r>
      <w:r w:rsidR="00F217BC">
        <w:rPr>
          <w:rFonts w:ascii="Calibri" w:eastAsia="Calibri" w:hAnsi="Calibri" w:cs="Calibri"/>
        </w:rPr>
        <w:fldChar w:fldCharType="separate"/>
      </w:r>
      <w:r w:rsidR="00F217BC" w:rsidRPr="00F217BC">
        <w:rPr>
          <w:rFonts w:ascii="Calibri" w:eastAsia="Calibri" w:hAnsi="Calibri" w:cs="Calibri"/>
          <w:noProof/>
          <w:vertAlign w:val="superscript"/>
        </w:rPr>
        <w:t>7</w:t>
      </w:r>
      <w:ins w:id="66" w:author="William Lamb" w:date="2018-05-23T14:23:00Z">
        <w:r w:rsidR="00F217BC">
          <w:rPr>
            <w:rFonts w:ascii="Calibri" w:eastAsia="Calibri" w:hAnsi="Calibri" w:cs="Calibri"/>
          </w:rPr>
          <w:fldChar w:fldCharType="end"/>
        </w:r>
      </w:ins>
      <w:ins w:id="67" w:author="William Lamb" w:date="2018-05-23T14:22:00Z">
        <w:r w:rsidR="00F217BC">
          <w:rPr>
            <w:rFonts w:ascii="Calibri" w:eastAsia="Calibri" w:hAnsi="Calibri" w:cs="Calibri"/>
          </w:rPr>
          <w:t>. Nonetheless, t</w:t>
        </w:r>
      </w:ins>
      <w:ins w:id="68" w:author="William Lamb" w:date="2018-05-23T14:20:00Z">
        <w:r w:rsidR="00F217BC">
          <w:rPr>
            <w:rFonts w:ascii="Calibri" w:eastAsia="Calibri" w:hAnsi="Calibri" w:cs="Calibri"/>
          </w:rPr>
          <w:t xml:space="preserve">he majority of future urban emissions will originate from Asian and African cities, where ongoing processes of urbanization and infrastructure development provide a window of opportunity for establishing urban designs consistent with low-carbon mode choices and building use </w:t>
        </w:r>
        <w:r w:rsidR="00F217BC">
          <w:rPr>
            <w:rFonts w:ascii="Calibri" w:eastAsia="Calibri" w:hAnsi="Calibri" w:cs="Calibri"/>
          </w:rPr>
          <w:fldChar w:fldCharType="begin" w:fldLock="1"/>
        </w:r>
      </w:ins>
      <w:r w:rsidR="00B52BED">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F217BC" w:rsidRPr="00F217BC">
        <w:rPr>
          <w:rFonts w:ascii="Calibri" w:eastAsia="Calibri" w:hAnsi="Calibri" w:cs="Calibri"/>
          <w:noProof/>
          <w:vertAlign w:val="superscript"/>
        </w:rPr>
        <w:t>8</w:t>
      </w:r>
      <w:ins w:id="69" w:author="William Lamb" w:date="2018-05-23T14:20:00Z">
        <w:r w:rsidR="00F217BC">
          <w:rPr>
            <w:rFonts w:ascii="Calibri" w:eastAsia="Calibri" w:hAnsi="Calibri" w:cs="Calibri"/>
          </w:rPr>
          <w:fldChar w:fldCharType="end"/>
        </w:r>
        <w:r w:rsidR="00F217BC">
          <w:rPr>
            <w:rFonts w:ascii="Calibri" w:eastAsia="Calibri" w:hAnsi="Calibri" w:cs="Calibri"/>
          </w:rPr>
          <w:t xml:space="preserve">. </w:t>
        </w:r>
      </w:ins>
      <w:ins w:id="70" w:author="William Lamb" w:date="2018-05-23T14:21:00Z">
        <w:r w:rsidR="00F217BC">
          <w:rPr>
            <w:rFonts w:ascii="Calibri" w:eastAsia="Calibri" w:hAnsi="Calibri" w:cs="Calibri"/>
          </w:rPr>
          <w:t>Guiding these</w:t>
        </w:r>
      </w:ins>
      <w:ins w:id="71" w:author="William Lamb" w:date="2018-05-24T16:25:00Z">
        <w:r w:rsidR="00084749">
          <w:rPr>
            <w:rFonts w:ascii="Calibri" w:eastAsia="Calibri" w:hAnsi="Calibri" w:cs="Calibri"/>
          </w:rPr>
          <w:t xml:space="preserve"> growing</w:t>
        </w:r>
      </w:ins>
      <w:ins w:id="72" w:author="William Lamb" w:date="2018-05-23T14:21:00Z">
        <w:r w:rsidR="00F217BC">
          <w:rPr>
            <w:rFonts w:ascii="Calibri" w:eastAsia="Calibri" w:hAnsi="Calibri" w:cs="Calibri"/>
          </w:rPr>
          <w:t xml:space="preserve"> cities towards compact, low-carbon urban forms requires a major shift in research focus.</w:t>
        </w:r>
      </w:ins>
    </w:p>
    <w:p w14:paraId="06D057B2" w14:textId="4244C143" w:rsidR="00F217BC" w:rsidRDefault="000A5F74">
      <w:pPr>
        <w:spacing w:line="480" w:lineRule="auto"/>
        <w:rPr>
          <w:ins w:id="73" w:author="William Lamb" w:date="2018-05-23T14:57:00Z"/>
          <w:rFonts w:ascii="Calibri" w:eastAsia="Calibri" w:hAnsi="Calibri" w:cs="Calibri"/>
        </w:rPr>
        <w:pPrChange w:id="74" w:author="William Lamb" w:date="2018-05-24T11:34:00Z">
          <w:pPr/>
        </w:pPrChange>
      </w:pPr>
      <w:ins w:id="75" w:author="William Lamb" w:date="2018-05-24T11:31:00Z">
        <w:r>
          <w:rPr>
            <w:rFonts w:ascii="Calibri" w:eastAsia="Calibri" w:hAnsi="Calibri" w:cs="Calibri"/>
          </w:rPr>
          <w:t xml:space="preserve">Redressing the lack of focus on smaller cities </w:t>
        </w:r>
      </w:ins>
      <w:ins w:id="76" w:author="William Lamb" w:date="2018-05-24T16:24:00Z">
        <w:r w:rsidR="00084749">
          <w:rPr>
            <w:rFonts w:ascii="Calibri" w:eastAsia="Calibri" w:hAnsi="Calibri" w:cs="Calibri"/>
          </w:rPr>
          <w:t>emerges as a second</w:t>
        </w:r>
      </w:ins>
      <w:ins w:id="77" w:author="William Lamb" w:date="2018-05-24T11:31:00Z">
        <w:r>
          <w:rPr>
            <w:rFonts w:ascii="Calibri" w:eastAsia="Calibri" w:hAnsi="Calibri" w:cs="Calibri"/>
          </w:rPr>
          <w:t xml:space="preserve"> priority</w:t>
        </w:r>
      </w:ins>
      <w:ins w:id="78" w:author="William Lamb" w:date="2018-05-23T21:18:00Z">
        <w:r w:rsidR="000A1E3D">
          <w:rPr>
            <w:rFonts w:ascii="Calibri" w:eastAsia="Calibri" w:hAnsi="Calibri" w:cs="Calibri"/>
          </w:rPr>
          <w:t xml:space="preserve">. Yet herein lies </w:t>
        </w:r>
      </w:ins>
      <w:ins w:id="79" w:author="William Lamb" w:date="2018-05-23T21:16:00Z">
        <w:r w:rsidR="000A1E3D">
          <w:rPr>
            <w:rFonts w:ascii="Calibri" w:eastAsia="Calibri" w:hAnsi="Calibri" w:cs="Calibri"/>
          </w:rPr>
          <w:t>a more fundamental problem</w:t>
        </w:r>
      </w:ins>
      <w:ins w:id="80" w:author="William Lamb" w:date="2018-05-23T14:42:00Z">
        <w:r w:rsidR="00FB5547">
          <w:rPr>
            <w:rFonts w:ascii="Calibri" w:eastAsia="Calibri" w:hAnsi="Calibri" w:cs="Calibri"/>
          </w:rPr>
          <w:t>: whereas</w:t>
        </w:r>
      </w:ins>
      <w:ins w:id="81" w:author="William Lamb" w:date="2018-05-23T14:43:00Z">
        <w:r w:rsidR="00FB5547">
          <w:rPr>
            <w:rFonts w:ascii="Calibri" w:eastAsia="Calibri" w:hAnsi="Calibri" w:cs="Calibri"/>
          </w:rPr>
          <w:t xml:space="preserve"> large cities are few in number and can be reasonably sure of </w:t>
        </w:r>
      </w:ins>
      <w:ins w:id="82" w:author="William Lamb" w:date="2018-05-23T14:44:00Z">
        <w:r w:rsidR="00FB5547">
          <w:rPr>
            <w:rFonts w:ascii="Calibri" w:eastAsia="Calibri" w:hAnsi="Calibri" w:cs="Calibri"/>
          </w:rPr>
          <w:t>dedicated case studies</w:t>
        </w:r>
      </w:ins>
      <w:ins w:id="83" w:author="William Lamb" w:date="2018-05-25T15:54:00Z">
        <w:r w:rsidR="00271A62">
          <w:rPr>
            <w:rFonts w:ascii="Calibri" w:eastAsia="Calibri" w:hAnsi="Calibri" w:cs="Calibri"/>
          </w:rPr>
          <w:t xml:space="preserve"> that address specific policy needs</w:t>
        </w:r>
      </w:ins>
      <w:ins w:id="84" w:author="William Lamb" w:date="2018-05-23T14:43:00Z">
        <w:r w:rsidR="00FB5547">
          <w:rPr>
            <w:rFonts w:ascii="Calibri" w:eastAsia="Calibri" w:hAnsi="Calibri" w:cs="Calibri"/>
          </w:rPr>
          <w:t xml:space="preserve">, </w:t>
        </w:r>
      </w:ins>
      <w:ins w:id="85" w:author="William Lamb" w:date="2018-05-23T14:44:00Z">
        <w:r w:rsidR="00FB5547">
          <w:rPr>
            <w:rFonts w:ascii="Calibri" w:eastAsia="Calibri" w:hAnsi="Calibri" w:cs="Calibri"/>
          </w:rPr>
          <w:t>smaller cities are far more numerous</w:t>
        </w:r>
      </w:ins>
      <w:ins w:id="86" w:author="William Lamb" w:date="2018-05-23T14:51:00Z">
        <w:r w:rsidR="001754F8">
          <w:rPr>
            <w:rFonts w:ascii="Calibri" w:eastAsia="Calibri" w:hAnsi="Calibri" w:cs="Calibri"/>
          </w:rPr>
          <w:t xml:space="preserve">, rendering direct coverage of </w:t>
        </w:r>
      </w:ins>
      <w:ins w:id="87" w:author="William Lamb" w:date="2018-05-24T10:08:00Z">
        <w:r w:rsidR="00A200BB">
          <w:rPr>
            <w:rFonts w:ascii="Calibri" w:eastAsia="Calibri" w:hAnsi="Calibri" w:cs="Calibri"/>
          </w:rPr>
          <w:t xml:space="preserve">all such </w:t>
        </w:r>
      </w:ins>
      <w:ins w:id="88" w:author="William Lamb" w:date="2018-05-23T14:51:00Z">
        <w:r w:rsidR="001754F8">
          <w:rPr>
            <w:rFonts w:ascii="Calibri" w:eastAsia="Calibri" w:hAnsi="Calibri" w:cs="Calibri"/>
          </w:rPr>
          <w:t>cities</w:t>
        </w:r>
      </w:ins>
      <w:ins w:id="89" w:author="William Lamb" w:date="2018-05-23T14:52:00Z">
        <w:r w:rsidR="001754F8">
          <w:rPr>
            <w:rFonts w:ascii="Calibri" w:eastAsia="Calibri" w:hAnsi="Calibri" w:cs="Calibri"/>
          </w:rPr>
          <w:t xml:space="preserve"> </w:t>
        </w:r>
      </w:ins>
      <w:ins w:id="90" w:author="William Lamb" w:date="2018-05-23T15:01:00Z">
        <w:r w:rsidR="00F966D5">
          <w:rPr>
            <w:rFonts w:ascii="Calibri" w:eastAsia="Calibri" w:hAnsi="Calibri" w:cs="Calibri"/>
          </w:rPr>
          <w:t>near</w:t>
        </w:r>
      </w:ins>
      <w:ins w:id="91" w:author="William Lamb" w:date="2018-05-23T14:52:00Z">
        <w:r w:rsidR="001754F8">
          <w:rPr>
            <w:rFonts w:ascii="Calibri" w:eastAsia="Calibri" w:hAnsi="Calibri" w:cs="Calibri"/>
          </w:rPr>
          <w:t xml:space="preserve"> impossible</w:t>
        </w:r>
      </w:ins>
      <w:ins w:id="92" w:author="William Lamb" w:date="2018-05-23T14:46:00Z">
        <w:r w:rsidR="00FB5547">
          <w:rPr>
            <w:rFonts w:ascii="Calibri" w:eastAsia="Calibri" w:hAnsi="Calibri" w:cs="Calibri"/>
          </w:rPr>
          <w:t>.</w:t>
        </w:r>
      </w:ins>
      <w:ins w:id="93" w:author="William Lamb" w:date="2018-05-23T14:52:00Z">
        <w:r w:rsidR="001754F8">
          <w:rPr>
            <w:rFonts w:ascii="Calibri" w:eastAsia="Calibri" w:hAnsi="Calibri" w:cs="Calibri"/>
          </w:rPr>
          <w:t xml:space="preserve"> In our dataset a</w:t>
        </w:r>
      </w:ins>
      <w:ins w:id="94" w:author="William Lamb" w:date="2018-05-23T14:48:00Z">
        <w:r w:rsidR="00FB5547">
          <w:rPr>
            <w:rFonts w:ascii="Calibri" w:eastAsia="Calibri" w:hAnsi="Calibri" w:cs="Calibri"/>
          </w:rPr>
          <w:t>lmost 60% of global mega-cities (</w:t>
        </w:r>
      </w:ins>
      <w:ins w:id="95" w:author="William Lamb" w:date="2018-05-23T14:49:00Z">
        <w:r w:rsidR="001754F8">
          <w:rPr>
            <w:rFonts w:ascii="Calibri" w:eastAsia="Calibri" w:hAnsi="Calibri" w:cs="Calibri"/>
          </w:rPr>
          <w:t>17/29</w:t>
        </w:r>
      </w:ins>
      <w:ins w:id="96" w:author="William Lamb" w:date="2018-05-23T14:48:00Z">
        <w:r w:rsidR="00FB5547">
          <w:rPr>
            <w:rFonts w:ascii="Calibri" w:eastAsia="Calibri" w:hAnsi="Calibri" w:cs="Calibri"/>
          </w:rPr>
          <w:t xml:space="preserve">) </w:t>
        </w:r>
      </w:ins>
      <w:ins w:id="97" w:author="William Lamb" w:date="2018-05-23T14:49:00Z">
        <w:r w:rsidR="001754F8">
          <w:rPr>
            <w:rFonts w:ascii="Calibri" w:eastAsia="Calibri" w:hAnsi="Calibri" w:cs="Calibri"/>
          </w:rPr>
          <w:t>are directly researched in the case study literature</w:t>
        </w:r>
      </w:ins>
      <w:ins w:id="98" w:author="William Lamb" w:date="2018-05-23T14:52:00Z">
        <w:r w:rsidR="001754F8">
          <w:rPr>
            <w:rFonts w:ascii="Calibri" w:eastAsia="Calibri" w:hAnsi="Calibri" w:cs="Calibri"/>
          </w:rPr>
          <w:t xml:space="preserve">. </w:t>
        </w:r>
      </w:ins>
      <w:ins w:id="99" w:author="William Lamb" w:date="2018-05-23T14:53:00Z">
        <w:r w:rsidR="001754F8">
          <w:rPr>
            <w:rFonts w:ascii="Calibri" w:eastAsia="Calibri" w:hAnsi="Calibri" w:cs="Calibri"/>
          </w:rPr>
          <w:t>T</w:t>
        </w:r>
      </w:ins>
      <w:ins w:id="100" w:author="William Lamb" w:date="2018-05-23T14:49:00Z">
        <w:r w:rsidR="001754F8">
          <w:rPr>
            <w:rFonts w:ascii="Calibri" w:eastAsia="Calibri" w:hAnsi="Calibri" w:cs="Calibri"/>
          </w:rPr>
          <w:t xml:space="preserve">his figure declines to </w:t>
        </w:r>
      </w:ins>
      <w:ins w:id="101" w:author="William Lamb" w:date="2018-05-23T14:50:00Z">
        <w:r w:rsidR="001754F8">
          <w:rPr>
            <w:rFonts w:ascii="Calibri" w:eastAsia="Calibri" w:hAnsi="Calibri" w:cs="Calibri"/>
          </w:rPr>
          <w:t>less than 25% (281/1228) for medium-sized cities</w:t>
        </w:r>
      </w:ins>
      <w:ins w:id="102" w:author="William Lamb" w:date="2018-05-23T14:51:00Z">
        <w:r w:rsidR="001754F8">
          <w:rPr>
            <w:rFonts w:ascii="Calibri" w:eastAsia="Calibri" w:hAnsi="Calibri" w:cs="Calibri"/>
          </w:rPr>
          <w:t xml:space="preserve"> (</w:t>
        </w:r>
        <w:r w:rsidR="001754F8" w:rsidRPr="001754F8">
          <w:rPr>
            <w:rFonts w:ascii="Calibri" w:eastAsia="Calibri" w:hAnsi="Calibri" w:cs="Calibri"/>
            <w:highlight w:val="yellow"/>
            <w:rPrChange w:id="103" w:author="William Lamb" w:date="2018-05-23T14:51:00Z">
              <w:rPr>
                <w:rFonts w:ascii="Calibri" w:eastAsia="Calibri" w:hAnsi="Calibri" w:cs="Calibri"/>
              </w:rPr>
            </w:rPrChange>
          </w:rPr>
          <w:t>SI Text Figure x</w:t>
        </w:r>
        <w:r w:rsidR="001754F8">
          <w:rPr>
            <w:rFonts w:ascii="Calibri" w:eastAsia="Calibri" w:hAnsi="Calibri" w:cs="Calibri"/>
          </w:rPr>
          <w:t xml:space="preserve">). </w:t>
        </w:r>
      </w:ins>
      <w:ins w:id="104" w:author="William Lamb" w:date="2018-05-24T11:33:00Z">
        <w:r>
          <w:rPr>
            <w:rFonts w:ascii="Calibri" w:eastAsia="Calibri" w:hAnsi="Calibri" w:cs="Calibri"/>
          </w:rPr>
          <w:t>Learning about solutions across a variety of contexts and scales thereby requires major innovations in knowledge synthesis</w:t>
        </w:r>
      </w:ins>
      <w:ins w:id="105" w:author="William Lamb" w:date="2018-05-24T11:34:00Z">
        <w:r>
          <w:rPr>
            <w:rFonts w:ascii="Calibri" w:eastAsia="Calibri" w:hAnsi="Calibri" w:cs="Calibri"/>
          </w:rPr>
          <w:t>.</w:t>
        </w:r>
      </w:ins>
    </w:p>
    <w:p w14:paraId="611F95A7" w14:textId="129EF834" w:rsidR="00745B93" w:rsidDel="00AF7D5A" w:rsidRDefault="009805C6">
      <w:pPr>
        <w:spacing w:line="480" w:lineRule="auto"/>
        <w:rPr>
          <w:del w:id="106" w:author="William Lamb" w:date="2018-05-23T14:05:00Z"/>
          <w:rFonts w:ascii="Calibri" w:eastAsia="Calibri" w:hAnsi="Calibri" w:cs="Calibri"/>
        </w:rPr>
      </w:pPr>
      <w:commentRangeStart w:id="107"/>
      <w:del w:id="108" w:author="William Lamb" w:date="2018-05-23T14:21:00Z">
        <w:r w:rsidDel="00F217BC">
          <w:rPr>
            <w:rFonts w:ascii="Calibri" w:eastAsia="Calibri" w:hAnsi="Calibri" w:cs="Calibri"/>
          </w:rPr>
          <w:delText xml:space="preserve">– and </w:delText>
        </w:r>
        <w:r w:rsidR="00CB2B83" w:rsidDel="00F217BC">
          <w:rPr>
            <w:rFonts w:ascii="Calibri" w:eastAsia="Calibri" w:hAnsi="Calibri" w:cs="Calibri"/>
          </w:rPr>
          <w:delText xml:space="preserve">to </w:delText>
        </w:r>
        <w:r w:rsidDel="00F217BC">
          <w:rPr>
            <w:rFonts w:ascii="Calibri" w:eastAsia="Calibri" w:hAnsi="Calibri" w:cs="Calibri"/>
          </w:rPr>
          <w:delText>guide</w:delText>
        </w:r>
        <w:r w:rsidR="009A4EFA" w:rsidDel="00F217BC">
          <w:rPr>
            <w:rFonts w:ascii="Calibri" w:eastAsia="Calibri" w:hAnsi="Calibri" w:cs="Calibri"/>
          </w:rPr>
          <w:delText xml:space="preserve"> emerging cities</w:delText>
        </w:r>
        <w:r w:rsidDel="00F217BC">
          <w:rPr>
            <w:rFonts w:ascii="Calibri" w:eastAsia="Calibri" w:hAnsi="Calibri" w:cs="Calibri"/>
          </w:rPr>
          <w:delText xml:space="preserve"> towards compact, low-carbon urban forms prepared for deep decarbonisation </w:delText>
        </w:r>
        <w:r w:rsidDel="00F217BC">
          <w:rPr>
            <w:rFonts w:ascii="Calibri" w:eastAsia="Calibri" w:hAnsi="Calibri" w:cs="Calibri"/>
          </w:rPr>
          <w:fldChar w:fldCharType="begin" w:fldLock="1"/>
        </w:r>
        <w:r w:rsidR="00F217BC" w:rsidRPr="00271A62" w:rsidDel="00F217BC">
          <w:rPr>
            <w:rFonts w:ascii="Calibri" w:eastAsia="Calibri" w:hAnsi="Calibri" w:cs="Calibri"/>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"&lt;sup&gt;8,9&lt;/sup&gt;", "plainTextFormattedCitation" : "8,9", "previouslyFormattedCitation" : "&lt;sup&gt;7,8&lt;/sup&gt;" }, "properties" : { "noteIndex" : 0 }, "schema" : "https://github.com/citation-style-language/schema/raw/master/csl-citation.json" }</w:delInstrText>
        </w:r>
        <w:r w:rsidDel="00F217BC">
          <w:rPr>
            <w:rFonts w:ascii="Calibri" w:eastAsia="Calibri" w:hAnsi="Calibri" w:cs="Calibri"/>
          </w:rPr>
          <w:fldChar w:fldCharType="separate"/>
        </w:r>
        <w:r w:rsidR="00F217BC" w:rsidRPr="008442C4" w:rsidDel="00F217BC">
          <w:rPr>
            <w:rFonts w:ascii="Calibri" w:eastAsia="Calibri" w:hAnsi="Calibri" w:cs="Calibri"/>
            <w:rPrChange w:id="109" w:author="William Lamb" w:date="2018-05-23T14:29:00Z">
              <w:rPr>
                <w:rFonts w:ascii="Calibri" w:eastAsia="Calibri" w:hAnsi="Calibri" w:cs="Calibri"/>
                <w:noProof/>
                <w:vertAlign w:val="superscript"/>
              </w:rPr>
            </w:rPrChange>
          </w:rPr>
          <w:delText>8,9</w:delText>
        </w:r>
        <w:r w:rsidDel="00F217BC">
          <w:rPr>
            <w:rFonts w:ascii="Calibri" w:eastAsia="Calibri" w:hAnsi="Calibri" w:cs="Calibri"/>
          </w:rPr>
          <w:fldChar w:fldCharType="end"/>
        </w:r>
        <w:r w:rsidR="009A4EFA" w:rsidDel="00F217BC">
          <w:rPr>
            <w:rFonts w:ascii="Calibri" w:eastAsia="Calibri" w:hAnsi="Calibri" w:cs="Calibri"/>
          </w:rPr>
          <w:delText xml:space="preserve">. </w:delText>
        </w:r>
      </w:del>
      <w:del w:id="110" w:author="William Lamb" w:date="2018-05-23T14:05:00Z">
        <w:r w:rsidR="009A4EFA" w:rsidDel="00AF7D5A">
          <w:rPr>
            <w:rFonts w:ascii="Calibri" w:eastAsia="Calibri" w:hAnsi="Calibri" w:cs="Calibri"/>
          </w:rPr>
          <w:delText>G</w:delText>
        </w:r>
        <w:r w:rsidR="00CB2B83" w:rsidDel="00AF7D5A">
          <w:rPr>
            <w:rFonts w:ascii="Calibri" w:eastAsia="Calibri" w:hAnsi="Calibri" w:cs="Calibri"/>
          </w:rPr>
          <w:delText>lobal urban population data suggests priorities</w:delText>
        </w:r>
        <w:r w:rsidR="00A15631" w:rsidDel="00AF7D5A">
          <w:rPr>
            <w:rFonts w:ascii="Calibri" w:eastAsia="Calibri" w:hAnsi="Calibri" w:cs="Calibri"/>
          </w:rPr>
          <w:delText>:</w:delText>
        </w:r>
        <w:r w:rsidR="007A7571" w:rsidDel="00AF7D5A">
          <w:rPr>
            <w:rFonts w:ascii="Calibri" w:eastAsia="Calibri" w:hAnsi="Calibri" w:cs="Calibri"/>
          </w:rPr>
          <w:delText xml:space="preserve"> </w:delText>
        </w:r>
        <w:r w:rsidR="00CB2B83" w:rsidDel="00AF7D5A">
          <w:rPr>
            <w:rFonts w:ascii="Calibri" w:eastAsia="Calibri" w:hAnsi="Calibri" w:cs="Calibri"/>
          </w:rPr>
          <w:delText>t</w:delText>
        </w:r>
        <w:r w:rsidR="00F9256E" w:rsidDel="00AF7D5A">
          <w:rPr>
            <w:rFonts w:ascii="Calibri" w:eastAsia="Calibri" w:hAnsi="Calibri" w:cs="Calibri"/>
          </w:rPr>
          <w:delText xml:space="preserve">he </w:delText>
        </w:r>
        <w:r w:rsidR="007A7571" w:rsidDel="00AF7D5A">
          <w:rPr>
            <w:rFonts w:ascii="Calibri" w:eastAsia="Calibri" w:hAnsi="Calibri" w:cs="Calibri"/>
          </w:rPr>
          <w:delText xml:space="preserve">largest segment of </w:delText>
        </w:r>
        <w:r w:rsidR="00F9256E" w:rsidDel="00AF7D5A">
          <w:rPr>
            <w:rFonts w:ascii="Calibri" w:eastAsia="Calibri" w:hAnsi="Calibri" w:cs="Calibri"/>
          </w:rPr>
          <w:delText xml:space="preserve">the world’s urban population </w:delText>
        </w:r>
        <w:r w:rsidR="00A15631" w:rsidDel="00AF7D5A">
          <w:rPr>
            <w:rFonts w:ascii="Calibri" w:eastAsia="Calibri" w:hAnsi="Calibri" w:cs="Calibri"/>
          </w:rPr>
          <w:delText xml:space="preserve">currently </w:delText>
        </w:r>
        <w:r w:rsidR="007A7571" w:rsidDel="00AF7D5A">
          <w:rPr>
            <w:rFonts w:ascii="Calibri" w:eastAsia="Calibri" w:hAnsi="Calibri" w:cs="Calibri"/>
          </w:rPr>
          <w:delText>reside</w:delText>
        </w:r>
        <w:r w:rsidR="00A15631" w:rsidDel="00AF7D5A">
          <w:rPr>
            <w:rFonts w:ascii="Calibri" w:eastAsia="Calibri" w:hAnsi="Calibri" w:cs="Calibri"/>
          </w:rPr>
          <w:delText xml:space="preserve">s </w:delText>
        </w:r>
        <w:r w:rsidR="007A7571" w:rsidDel="00AF7D5A">
          <w:rPr>
            <w:rFonts w:ascii="Calibri" w:eastAsia="Calibri" w:hAnsi="Calibri" w:cs="Calibri"/>
          </w:rPr>
          <w:delText>in small Asian cities</w:delText>
        </w:r>
        <w:r w:rsidR="00A15631" w:rsidDel="00AF7D5A">
          <w:rPr>
            <w:rFonts w:ascii="Calibri" w:eastAsia="Calibri" w:hAnsi="Calibri" w:cs="Calibri"/>
          </w:rPr>
          <w:delText xml:space="preserve"> (SI </w:delText>
        </w:r>
        <w:r w:rsidR="00A15631" w:rsidRPr="00A15631" w:rsidDel="00AF7D5A">
          <w:rPr>
            <w:rFonts w:ascii="Calibri" w:eastAsia="Calibri" w:hAnsi="Calibri" w:cs="Calibri"/>
          </w:rPr>
          <w:delText xml:space="preserve">Text </w:delText>
        </w:r>
        <w:r w:rsidR="00A15631" w:rsidRPr="00A15631" w:rsidDel="00AF7D5A">
          <w:rPr>
            <w:rFonts w:ascii="Calibri" w:eastAsia="Calibri" w:hAnsi="Calibri" w:cs="Calibri"/>
          </w:rPr>
          <w:fldChar w:fldCharType="begin"/>
        </w:r>
        <w:r w:rsidR="00A15631" w:rsidRPr="00AF7D5A" w:rsidDel="00AF7D5A">
          <w:rPr>
            <w:rFonts w:ascii="Calibri" w:eastAsia="Calibri" w:hAnsi="Calibri" w:cs="Calibri"/>
          </w:rPr>
          <w:delInstrText xml:space="preserve"> REF _Ref512599852 \h  \* MERGEFORMAT </w:delInstrText>
        </w:r>
        <w:r w:rsidR="00A15631" w:rsidRPr="00A15631" w:rsidDel="00AF7D5A">
          <w:rPr>
            <w:rFonts w:ascii="Calibri" w:eastAsia="Calibri" w:hAnsi="Calibri" w:cs="Calibri"/>
          </w:rPr>
        </w:r>
        <w:r w:rsidR="00A15631" w:rsidRPr="00A15631" w:rsidDel="00AF7D5A">
          <w:rPr>
            <w:rFonts w:ascii="Calibri" w:eastAsia="Calibri" w:hAnsi="Calibri" w:cs="Calibri"/>
          </w:rPr>
          <w:fldChar w:fldCharType="separate"/>
        </w:r>
        <w:r w:rsidR="00FA5F0D" w:rsidRPr="008442C4" w:rsidDel="00AF7D5A">
          <w:rPr>
            <w:rFonts w:ascii="Calibri" w:eastAsia="Calibri" w:hAnsi="Calibri" w:cs="Calibri"/>
            <w:rPrChange w:id="111" w:author="William Lamb" w:date="2018-05-23T14:29:00Z">
              <w:rPr/>
            </w:rPrChange>
          </w:rPr>
          <w:delText xml:space="preserve">Figure </w:delText>
        </w:r>
        <w:r w:rsidR="00FA5F0D" w:rsidRPr="008442C4" w:rsidDel="00AF7D5A">
          <w:rPr>
            <w:rFonts w:ascii="Calibri" w:eastAsia="Calibri" w:hAnsi="Calibri" w:cs="Calibri"/>
            <w:rPrChange w:id="112" w:author="William Lamb" w:date="2018-05-23T14:29:00Z">
              <w:rPr>
                <w:noProof/>
              </w:rPr>
            </w:rPrChange>
          </w:rPr>
          <w:delText>1</w:delText>
        </w:r>
        <w:r w:rsidR="00A15631" w:rsidRPr="00A15631" w:rsidDel="00AF7D5A">
          <w:rPr>
            <w:rFonts w:ascii="Calibri" w:eastAsia="Calibri" w:hAnsi="Calibri" w:cs="Calibri"/>
          </w:rPr>
          <w:fldChar w:fldCharType="end"/>
        </w:r>
        <w:r w:rsidR="00A15631" w:rsidDel="00AF7D5A">
          <w:rPr>
            <w:rFonts w:ascii="Calibri" w:eastAsia="Calibri" w:hAnsi="Calibri" w:cs="Calibri"/>
          </w:rPr>
          <w:delText>)</w:delText>
        </w:r>
        <w:r w:rsidR="007A7571" w:rsidDel="00AF7D5A">
          <w:rPr>
            <w:rFonts w:ascii="Calibri" w:eastAsia="Calibri" w:hAnsi="Calibri" w:cs="Calibri"/>
          </w:rPr>
          <w:delText xml:space="preserve">; </w:delText>
        </w:r>
        <w:r w:rsidR="00A15631" w:rsidDel="00AF7D5A">
          <w:rPr>
            <w:rFonts w:ascii="Calibri" w:eastAsia="Calibri" w:hAnsi="Calibri" w:cs="Calibri"/>
          </w:rPr>
          <w:delText xml:space="preserve">while looking forward to 2030, </w:delText>
        </w:r>
        <w:r w:rsidR="007A7571" w:rsidDel="00AF7D5A">
          <w:rPr>
            <w:rFonts w:ascii="Calibri" w:eastAsia="Calibri" w:hAnsi="Calibri" w:cs="Calibri"/>
          </w:rPr>
          <w:delText>the fastest urban growth will take place in Africa</w:delText>
        </w:r>
        <w:r w:rsidR="00591B1D" w:rsidDel="00AF7D5A">
          <w:rPr>
            <w:rFonts w:ascii="Calibri" w:eastAsia="Calibri" w:hAnsi="Calibri" w:cs="Calibri"/>
          </w:rPr>
          <w:delText xml:space="preserve"> </w:delText>
        </w:r>
        <w:r w:rsidR="007A7571" w:rsidDel="00AF7D5A">
          <w:rPr>
            <w:rFonts w:ascii="Calibri" w:eastAsia="Calibri" w:hAnsi="Calibri" w:cs="Calibri"/>
          </w:rPr>
          <w:delText>(SI Text</w:delText>
        </w:r>
        <w:r w:rsidR="00A15631" w:rsidDel="00AF7D5A">
          <w:rPr>
            <w:rFonts w:ascii="Calibri" w:eastAsia="Calibri" w:hAnsi="Calibri" w:cs="Calibri"/>
          </w:rPr>
          <w:delText xml:space="preserve"> </w:delText>
        </w:r>
        <w:r w:rsidR="00A15631" w:rsidRPr="00A15631" w:rsidDel="00AF7D5A">
          <w:rPr>
            <w:rFonts w:ascii="Calibri" w:eastAsia="Calibri" w:hAnsi="Calibri" w:cs="Calibri"/>
          </w:rPr>
          <w:fldChar w:fldCharType="begin"/>
        </w:r>
        <w:r w:rsidR="00A15631" w:rsidRPr="00A15631" w:rsidDel="00AF7D5A">
          <w:rPr>
            <w:rFonts w:ascii="Calibri" w:eastAsia="Calibri" w:hAnsi="Calibri" w:cs="Calibri"/>
          </w:rPr>
          <w:delInstrText xml:space="preserve"> REF _Ref512591308 \h  \* MERGEFORMAT </w:delInstrText>
        </w:r>
        <w:r w:rsidR="00A15631" w:rsidRPr="00A15631" w:rsidDel="00AF7D5A">
          <w:rPr>
            <w:rFonts w:ascii="Calibri" w:eastAsia="Calibri" w:hAnsi="Calibri" w:cs="Calibri"/>
          </w:rPr>
        </w:r>
        <w:r w:rsidR="00A15631" w:rsidRPr="00A15631" w:rsidDel="00AF7D5A">
          <w:rPr>
            <w:rFonts w:ascii="Calibri" w:eastAsia="Calibri" w:hAnsi="Calibri" w:cs="Calibri"/>
          </w:rPr>
          <w:fldChar w:fldCharType="separate"/>
        </w:r>
        <w:r w:rsidR="00FA5F0D" w:rsidRPr="008442C4" w:rsidDel="00AF7D5A">
          <w:rPr>
            <w:rFonts w:ascii="Calibri" w:eastAsia="Calibri" w:hAnsi="Calibri" w:cs="Calibri"/>
            <w:rPrChange w:id="113" w:author="William Lamb" w:date="2018-05-23T14:29:00Z">
              <w:rPr/>
            </w:rPrChange>
          </w:rPr>
          <w:delText xml:space="preserve">Figure </w:delText>
        </w:r>
        <w:r w:rsidR="00FA5F0D" w:rsidRPr="008442C4" w:rsidDel="00AF7D5A">
          <w:rPr>
            <w:rFonts w:ascii="Calibri" w:eastAsia="Calibri" w:hAnsi="Calibri" w:cs="Calibri"/>
            <w:rPrChange w:id="114" w:author="William Lamb" w:date="2018-05-23T14:29:00Z">
              <w:rPr>
                <w:noProof/>
              </w:rPr>
            </w:rPrChange>
          </w:rPr>
          <w:delText>2</w:delText>
        </w:r>
        <w:r w:rsidR="00A15631" w:rsidRPr="00A15631" w:rsidDel="00AF7D5A">
          <w:rPr>
            <w:rFonts w:ascii="Calibri" w:eastAsia="Calibri" w:hAnsi="Calibri" w:cs="Calibri"/>
          </w:rPr>
          <w:fldChar w:fldCharType="end"/>
        </w:r>
        <w:r w:rsidR="007A7571" w:rsidDel="00AF7D5A">
          <w:rPr>
            <w:rFonts w:ascii="Calibri" w:eastAsia="Calibri" w:hAnsi="Calibri" w:cs="Calibri"/>
          </w:rPr>
          <w:delText xml:space="preserve">) </w:delText>
        </w:r>
        <w:r w:rsidR="00591B1D" w:rsidDel="00AF7D5A">
          <w:rPr>
            <w:rFonts w:ascii="Calibri" w:eastAsia="Calibri" w:hAnsi="Calibri" w:cs="Calibri"/>
          </w:rPr>
          <w:fldChar w:fldCharType="begin" w:fldLock="1"/>
        </w:r>
        <w:r w:rsidR="007179F3" w:rsidDel="00AF7D5A">
          <w:rPr>
            <w:rFonts w:ascii="Calibri" w:eastAsia="Calibri" w:hAnsi="Calibri" w:cs="Calibri"/>
          </w:rPr>
          <w:del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"&lt;sup&gt;7,9&lt;/sup&gt;", "plainTextFormattedCitation" : "7,9", "previouslyFormattedCitation" : "&lt;sup&gt;7,9&lt;/sup&gt;" }, "properties" : { "noteIndex" : 0 }, "schema" : "https://github.com/citation-style-language/schema/raw/master/csl-citation.json" }</w:delInstrText>
        </w:r>
        <w:r w:rsidR="00591B1D" w:rsidDel="00AF7D5A">
          <w:rPr>
            <w:rFonts w:ascii="Calibri" w:eastAsia="Calibri" w:hAnsi="Calibri" w:cs="Calibri"/>
          </w:rPr>
          <w:fldChar w:fldCharType="separate"/>
        </w:r>
        <w:r w:rsidR="00D0501E" w:rsidRPr="008442C4" w:rsidDel="00AF7D5A">
          <w:rPr>
            <w:rFonts w:ascii="Calibri" w:eastAsia="Calibri" w:hAnsi="Calibri" w:cs="Calibri"/>
            <w:rPrChange w:id="115" w:author="William Lamb" w:date="2018-05-23T14:29:00Z">
              <w:rPr>
                <w:rFonts w:ascii="Calibri" w:eastAsia="Calibri" w:hAnsi="Calibri" w:cs="Calibri"/>
                <w:noProof/>
                <w:vertAlign w:val="superscript"/>
              </w:rPr>
            </w:rPrChange>
          </w:rPr>
          <w:delText>7,9</w:delText>
        </w:r>
        <w:r w:rsidR="00591B1D" w:rsidDel="00AF7D5A">
          <w:rPr>
            <w:rFonts w:ascii="Calibri" w:eastAsia="Calibri" w:hAnsi="Calibri" w:cs="Calibri"/>
          </w:rPr>
          <w:fldChar w:fldCharType="end"/>
        </w:r>
        <w:r w:rsidR="00745B93" w:rsidDel="00AF7D5A">
          <w:rPr>
            <w:rFonts w:ascii="Calibri" w:eastAsia="Calibri" w:hAnsi="Calibri" w:cs="Calibri"/>
          </w:rPr>
          <w:delText>.</w:delText>
        </w:r>
        <w:r w:rsidR="00F53533" w:rsidDel="00AF7D5A">
          <w:rPr>
            <w:rFonts w:ascii="Calibri" w:eastAsia="Calibri" w:hAnsi="Calibri" w:cs="Calibri"/>
          </w:rPr>
          <w:delText xml:space="preserve"> </w:delText>
        </w:r>
        <w:r w:rsidR="00F53533" w:rsidRPr="008442C4" w:rsidDel="00AF7D5A">
          <w:rPr>
            <w:rFonts w:ascii="Calibri" w:eastAsia="Calibri" w:hAnsi="Calibri" w:cs="Calibri"/>
            <w:rPrChange w:id="116" w:author="William Lamb" w:date="2018-05-23T14:29:00Z">
              <w:rPr/>
            </w:rPrChange>
          </w:rPr>
          <w:delText xml:space="preserve">But it is unclear to what degree case studies </w:delText>
        </w:r>
        <w:r w:rsidR="00FA5F0D" w:rsidRPr="008442C4" w:rsidDel="00AF7D5A">
          <w:rPr>
            <w:rFonts w:ascii="Calibri" w:eastAsia="Calibri" w:hAnsi="Calibri" w:cs="Calibri"/>
            <w:rPrChange w:id="117" w:author="William Lamb" w:date="2018-05-23T14:29:00Z">
              <w:rPr/>
            </w:rPrChange>
          </w:rPr>
          <w:delText>reflect</w:delText>
        </w:r>
        <w:r w:rsidR="00F53533" w:rsidRPr="008442C4" w:rsidDel="00AF7D5A">
          <w:rPr>
            <w:rFonts w:ascii="Calibri" w:eastAsia="Calibri" w:hAnsi="Calibri" w:cs="Calibri"/>
            <w:rPrChange w:id="118" w:author="William Lamb" w:date="2018-05-23T14:29:00Z">
              <w:rPr/>
            </w:rPrChange>
          </w:rPr>
          <w:delText xml:space="preserve"> these priorities.</w:delText>
        </w:r>
        <w:r w:rsidR="00F53533" w:rsidDel="00AF7D5A">
          <w:rPr>
            <w:rFonts w:ascii="Calibri" w:eastAsia="Calibri" w:hAnsi="Calibri" w:cs="Calibri"/>
          </w:rPr>
          <w:delText xml:space="preserve"> </w:delText>
        </w:r>
      </w:del>
    </w:p>
    <w:p w14:paraId="404523C2" w14:textId="1A6F4FB8" w:rsidR="00413EB1" w:rsidDel="00F217BC" w:rsidRDefault="009A145D">
      <w:pPr>
        <w:spacing w:line="480" w:lineRule="auto"/>
        <w:rPr>
          <w:del w:id="119" w:author="William Lamb" w:date="2018-05-23T14:21:00Z"/>
          <w:rFonts w:ascii="Calibri" w:eastAsia="Calibri" w:hAnsi="Calibri" w:cs="Calibri"/>
        </w:rPr>
      </w:pPr>
      <w:del w:id="120" w:author="William Lamb" w:date="2018-05-23T14:21:00Z">
        <w:r w:rsidDel="00F217BC">
          <w:rPr>
            <w:rFonts w:ascii="Calibri" w:eastAsia="Calibri" w:hAnsi="Calibri" w:cs="Calibri"/>
          </w:rPr>
          <w:delText xml:space="preserve">Arguably, </w:delText>
        </w:r>
        <w:r w:rsidR="002B33D5" w:rsidDel="00F217BC">
          <w:rPr>
            <w:rFonts w:ascii="Calibri" w:eastAsia="Calibri" w:hAnsi="Calibri" w:cs="Calibri"/>
          </w:rPr>
          <w:delText xml:space="preserve">the right focus for climate mitigation case studies is on high-emitting cities. </w:delText>
        </w:r>
        <w:r w:rsidDel="00F217BC">
          <w:rPr>
            <w:rFonts w:ascii="Calibri" w:eastAsia="Calibri" w:hAnsi="Calibri" w:cs="Calibri"/>
          </w:rPr>
          <w:delText xml:space="preserve">We agree with this view, </w:delText>
        </w:r>
        <w:r w:rsidR="002B33D5" w:rsidDel="00F217BC">
          <w:rPr>
            <w:rFonts w:ascii="Calibri" w:eastAsia="Calibri" w:hAnsi="Calibri" w:cs="Calibri"/>
          </w:rPr>
          <w:delText xml:space="preserve">which, </w:delText>
        </w:r>
        <w:r w:rsidDel="00F217BC">
          <w:rPr>
            <w:rFonts w:ascii="Calibri" w:eastAsia="Calibri" w:hAnsi="Calibri" w:cs="Calibri"/>
          </w:rPr>
          <w:delText>congruen</w:delText>
        </w:r>
        <w:r w:rsidR="002B33D5" w:rsidDel="00F217BC">
          <w:rPr>
            <w:rFonts w:ascii="Calibri" w:eastAsia="Calibri" w:hAnsi="Calibri" w:cs="Calibri"/>
          </w:rPr>
          <w:delText>t</w:delText>
        </w:r>
        <w:r w:rsidDel="00F217BC">
          <w:rPr>
            <w:rFonts w:ascii="Calibri" w:eastAsia="Calibri" w:hAnsi="Calibri" w:cs="Calibri"/>
          </w:rPr>
          <w:delText xml:space="preserve"> with current debates on climate ethics</w:delText>
        </w:r>
        <w:r w:rsidR="00D0501E" w:rsidDel="00F217BC">
          <w:rPr>
            <w:rFonts w:ascii="Calibri" w:eastAsia="Calibri" w:hAnsi="Calibri" w:cs="Calibri"/>
          </w:rPr>
          <w:delText xml:space="preserve"> </w:delText>
        </w:r>
        <w:r w:rsidR="00D0501E" w:rsidDel="00F217BC">
          <w:rPr>
            <w:rFonts w:ascii="Calibri" w:eastAsia="Calibri" w:hAnsi="Calibri" w:cs="Calibri"/>
          </w:rPr>
          <w:fldChar w:fldCharType="begin" w:fldLock="1"/>
        </w:r>
        <w:r w:rsidR="007179F3" w:rsidDel="00F217BC">
          <w:rPr>
            <w:rFonts w:ascii="Calibri" w:eastAsia="Calibri" w:hAnsi="Calibri" w:cs="Calibri"/>
          </w:rPr>
          <w:del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"&lt;sup&gt;10&lt;/sup&gt;", "plainTextFormattedCitation" : "10", "previouslyFormattedCitation" : "&lt;sup&gt;10&lt;/sup&gt;" }, "properties" : { "noteIndex" : 0 }, "schema" : "https://github.com/citation-style-language/schema/raw/master/csl-citation.json" }</w:delInstrText>
        </w:r>
        <w:r w:rsidR="00D0501E" w:rsidDel="00F217BC">
          <w:rPr>
            <w:rFonts w:ascii="Calibri" w:eastAsia="Calibri" w:hAnsi="Calibri" w:cs="Calibri"/>
          </w:rPr>
          <w:fldChar w:fldCharType="separate"/>
        </w:r>
        <w:r w:rsidR="00D0501E" w:rsidRPr="008442C4" w:rsidDel="00F217BC">
          <w:rPr>
            <w:rFonts w:ascii="Calibri" w:eastAsia="Calibri" w:hAnsi="Calibri" w:cs="Calibri"/>
            <w:rPrChange w:id="121" w:author="William Lamb" w:date="2018-05-23T14:29:00Z">
              <w:rPr>
                <w:rFonts w:ascii="Calibri" w:eastAsia="Calibri" w:hAnsi="Calibri" w:cs="Calibri"/>
                <w:noProof/>
                <w:vertAlign w:val="superscript"/>
              </w:rPr>
            </w:rPrChange>
          </w:rPr>
          <w:delText>10</w:delText>
        </w:r>
        <w:r w:rsidR="00D0501E" w:rsidDel="00F217BC">
          <w:rPr>
            <w:rFonts w:ascii="Calibri" w:eastAsia="Calibri" w:hAnsi="Calibri" w:cs="Calibri"/>
          </w:rPr>
          <w:fldChar w:fldCharType="end"/>
        </w:r>
        <w:r w:rsidDel="00F217BC">
          <w:rPr>
            <w:rFonts w:ascii="Calibri" w:eastAsia="Calibri" w:hAnsi="Calibri" w:cs="Calibri"/>
          </w:rPr>
          <w:delText xml:space="preserve">, </w:delText>
        </w:r>
        <w:r w:rsidR="002B33D5" w:rsidDel="00F217BC">
          <w:rPr>
            <w:rFonts w:ascii="Calibri" w:eastAsia="Calibri" w:hAnsi="Calibri" w:cs="Calibri"/>
          </w:rPr>
          <w:delText xml:space="preserve">places the </w:delText>
        </w:r>
        <w:r w:rsidDel="00F217BC">
          <w:rPr>
            <w:rFonts w:ascii="Calibri" w:eastAsia="Calibri" w:hAnsi="Calibri" w:cs="Calibri"/>
          </w:rPr>
          <w:delText xml:space="preserve">responsibility </w:delText>
        </w:r>
        <w:r w:rsidR="002B33D5" w:rsidDel="00F217BC">
          <w:rPr>
            <w:rFonts w:ascii="Calibri" w:eastAsia="Calibri" w:hAnsi="Calibri" w:cs="Calibri"/>
          </w:rPr>
          <w:delText>for</w:delText>
        </w:r>
        <w:r w:rsidDel="00F217BC">
          <w:rPr>
            <w:rFonts w:ascii="Calibri" w:eastAsia="Calibri" w:hAnsi="Calibri" w:cs="Calibri"/>
          </w:rPr>
          <w:delText xml:space="preserve"> drastic climate change mitigation </w:delText>
        </w:r>
        <w:r w:rsidR="002B33D5" w:rsidDel="00F217BC">
          <w:rPr>
            <w:rFonts w:ascii="Calibri" w:eastAsia="Calibri" w:hAnsi="Calibri" w:cs="Calibri"/>
          </w:rPr>
          <w:delText xml:space="preserve">action on </w:delText>
        </w:r>
        <w:r w:rsidDel="00F217BC">
          <w:rPr>
            <w:rFonts w:ascii="Calibri" w:eastAsia="Calibri" w:hAnsi="Calibri" w:cs="Calibri"/>
          </w:rPr>
          <w:delText xml:space="preserve">the shoulders of the cities </w:delText>
        </w:r>
        <w:r w:rsidR="002B33D5" w:rsidDel="00F217BC">
          <w:rPr>
            <w:rFonts w:ascii="Calibri" w:eastAsia="Calibri" w:hAnsi="Calibri" w:cs="Calibri"/>
          </w:rPr>
          <w:delText xml:space="preserve">in </w:delText>
        </w:r>
        <w:r w:rsidDel="00F217BC">
          <w:rPr>
            <w:rFonts w:ascii="Calibri" w:eastAsia="Calibri" w:hAnsi="Calibri" w:cs="Calibri"/>
          </w:rPr>
          <w:delText>the Global North. Nonetheless, the majority of future urban emissions will originate from Asian and African cities</w:delText>
        </w:r>
        <w:r w:rsidR="002B33D5" w:rsidDel="00F217BC">
          <w:rPr>
            <w:rFonts w:ascii="Calibri" w:eastAsia="Calibri" w:hAnsi="Calibri" w:cs="Calibri"/>
          </w:rPr>
          <w:delText xml:space="preserve">, </w:delText>
        </w:r>
        <w:r w:rsidR="00D0501E" w:rsidDel="00F217BC">
          <w:rPr>
            <w:rFonts w:ascii="Calibri" w:eastAsia="Calibri" w:hAnsi="Calibri" w:cs="Calibri"/>
          </w:rPr>
          <w:delText xml:space="preserve">where </w:delText>
        </w:r>
        <w:r w:rsidDel="00F217BC">
          <w:rPr>
            <w:rFonts w:ascii="Calibri" w:eastAsia="Calibri" w:hAnsi="Calibri" w:cs="Calibri"/>
          </w:rPr>
          <w:delText xml:space="preserve">ongoing </w:delText>
        </w:r>
        <w:r w:rsidR="002B33D5" w:rsidDel="00F217BC">
          <w:rPr>
            <w:rFonts w:ascii="Calibri" w:eastAsia="Calibri" w:hAnsi="Calibri" w:cs="Calibri"/>
          </w:rPr>
          <w:delText xml:space="preserve">processes of </w:delText>
        </w:r>
        <w:r w:rsidDel="00F217BC">
          <w:rPr>
            <w:rFonts w:ascii="Calibri" w:eastAsia="Calibri" w:hAnsi="Calibri" w:cs="Calibri"/>
          </w:rPr>
          <w:delText xml:space="preserve">urbanization and infrastructure </w:delText>
        </w:r>
        <w:r w:rsidR="002B33D5" w:rsidDel="00F217BC">
          <w:rPr>
            <w:rFonts w:ascii="Calibri" w:eastAsia="Calibri" w:hAnsi="Calibri" w:cs="Calibri"/>
          </w:rPr>
          <w:delText xml:space="preserve">development </w:delText>
        </w:r>
        <w:r w:rsidDel="00F217BC">
          <w:rPr>
            <w:rFonts w:ascii="Calibri" w:eastAsia="Calibri" w:hAnsi="Calibri" w:cs="Calibri"/>
          </w:rPr>
          <w:delText xml:space="preserve">provide a </w:delText>
        </w:r>
        <w:r w:rsidR="002B33D5" w:rsidDel="00F217BC">
          <w:rPr>
            <w:rFonts w:ascii="Calibri" w:eastAsia="Calibri" w:hAnsi="Calibri" w:cs="Calibri"/>
          </w:rPr>
          <w:delText xml:space="preserve">window of </w:delText>
        </w:r>
        <w:r w:rsidDel="00F217BC">
          <w:rPr>
            <w:rFonts w:ascii="Calibri" w:eastAsia="Calibri" w:hAnsi="Calibri" w:cs="Calibri"/>
          </w:rPr>
          <w:delText xml:space="preserve">opportunity for </w:delText>
        </w:r>
        <w:r w:rsidR="002B33D5" w:rsidDel="00F217BC">
          <w:rPr>
            <w:rFonts w:ascii="Calibri" w:eastAsia="Calibri" w:hAnsi="Calibri" w:cs="Calibri"/>
          </w:rPr>
          <w:delText xml:space="preserve">establishing </w:delText>
        </w:r>
        <w:r w:rsidDel="00F217BC">
          <w:rPr>
            <w:rFonts w:ascii="Calibri" w:eastAsia="Calibri" w:hAnsi="Calibri" w:cs="Calibri"/>
          </w:rPr>
          <w:delText>urban design</w:delText>
        </w:r>
        <w:r w:rsidR="002B33D5" w:rsidDel="00F217BC">
          <w:rPr>
            <w:rFonts w:ascii="Calibri" w:eastAsia="Calibri" w:hAnsi="Calibri" w:cs="Calibri"/>
          </w:rPr>
          <w:delText>s</w:delText>
        </w:r>
        <w:r w:rsidDel="00F217BC">
          <w:rPr>
            <w:rFonts w:ascii="Calibri" w:eastAsia="Calibri" w:hAnsi="Calibri" w:cs="Calibri"/>
          </w:rPr>
          <w:delText xml:space="preserve"> that </w:delText>
        </w:r>
        <w:r w:rsidR="002B33D5" w:rsidDel="00F217BC">
          <w:rPr>
            <w:rFonts w:ascii="Calibri" w:eastAsia="Calibri" w:hAnsi="Calibri" w:cs="Calibri"/>
          </w:rPr>
          <w:delText xml:space="preserve">are </w:delText>
        </w:r>
        <w:r w:rsidDel="00F217BC">
          <w:rPr>
            <w:rFonts w:ascii="Calibri" w:eastAsia="Calibri" w:hAnsi="Calibri" w:cs="Calibri"/>
          </w:rPr>
          <w:delText>consistent with low-carbon mode choices and building use</w:delText>
        </w:r>
        <w:r w:rsidRPr="008442C4" w:rsidDel="00F217BC">
          <w:rPr>
            <w:rFonts w:ascii="Calibri" w:eastAsia="Calibri" w:hAnsi="Calibri" w:cs="Calibri"/>
            <w:rPrChange w:id="122" w:author="William Lamb" w:date="2018-05-23T14:29:00Z">
              <w:rPr>
                <w:rFonts w:ascii="Calibri" w:eastAsia="Calibri" w:hAnsi="Calibri" w:cs="Calibri"/>
                <w:noProof/>
                <w:vertAlign w:val="superscript"/>
              </w:rPr>
            </w:rPrChange>
          </w:rPr>
          <w:delText>19</w:delText>
        </w:r>
        <w:r w:rsidDel="00F217BC">
          <w:rPr>
            <w:rFonts w:ascii="Calibri" w:eastAsia="Calibri" w:hAnsi="Calibri" w:cs="Calibri"/>
          </w:rPr>
          <w:delText>. Hence, a</w:delText>
        </w:r>
        <w:r w:rsidR="00A15631" w:rsidDel="00F217BC">
          <w:rPr>
            <w:rFonts w:ascii="Calibri" w:eastAsia="Calibri" w:hAnsi="Calibri" w:cs="Calibri"/>
          </w:rPr>
          <w:delText xml:space="preserve"> major shift in focus emerges as a clear priority for future research</w:delText>
        </w:r>
        <w:r w:rsidR="00E04EE8" w:rsidDel="00F217BC">
          <w:rPr>
            <w:rFonts w:ascii="Calibri" w:eastAsia="Calibri" w:hAnsi="Calibri" w:cs="Calibri"/>
          </w:rPr>
          <w:delText>.</w:delText>
        </w:r>
      </w:del>
    </w:p>
    <w:p w14:paraId="3C6302A4" w14:textId="1602920A" w:rsidR="0075626F" w:rsidRPr="008442C4" w:rsidDel="001754F8" w:rsidRDefault="0075626F">
      <w:pPr>
        <w:spacing w:line="480" w:lineRule="auto"/>
        <w:rPr>
          <w:del w:id="123" w:author="William Lamb" w:date="2018-05-23T14:57:00Z"/>
          <w:rFonts w:ascii="Calibri" w:eastAsia="Calibri" w:hAnsi="Calibri" w:cs="Calibri"/>
          <w:rPrChange w:id="124" w:author="William Lamb" w:date="2018-05-23T14:29:00Z">
            <w:rPr>
              <w:del w:id="125" w:author="William Lamb" w:date="2018-05-23T14:57:00Z"/>
            </w:rPr>
          </w:rPrChange>
        </w:rPr>
        <w:pPrChange w:id="126" w:author="William Lamb" w:date="2018-05-23T14:29:00Z">
          <w:pPr/>
        </w:pPrChange>
      </w:pPr>
    </w:p>
    <w:p w14:paraId="25E6FF9B" w14:textId="77777777" w:rsidR="0075626F" w:rsidDel="002C6A9B" w:rsidRDefault="0075626F" w:rsidP="0075626F">
      <w:pPr>
        <w:spacing w:line="480" w:lineRule="auto"/>
        <w:rPr>
          <w:del w:id="127" w:author="William Lamb" w:date="2018-05-23T13:26:00Z"/>
          <w:rFonts w:ascii="Calibri" w:eastAsia="Calibri" w:hAnsi="Calibri" w:cs="Calibri"/>
        </w:rPr>
      </w:pPr>
    </w:p>
    <w:p w14:paraId="29E89AC0" w14:textId="7BA950E3" w:rsidR="0075626F" w:rsidRPr="008442C4" w:rsidDel="001754F8" w:rsidRDefault="0075626F" w:rsidP="0075626F">
      <w:pPr>
        <w:spacing w:line="480" w:lineRule="auto"/>
        <w:rPr>
          <w:del w:id="128" w:author="William Lamb" w:date="2018-05-23T14:57:00Z"/>
          <w:rFonts w:ascii="Calibri" w:eastAsia="Calibri" w:hAnsi="Calibri" w:cs="Calibri"/>
          <w:rPrChange w:id="129" w:author="William Lamb" w:date="2018-05-23T14:29:00Z">
            <w:rPr>
              <w:del w:id="130" w:author="William Lamb" w:date="2018-05-23T14:57:00Z"/>
            </w:rPr>
          </w:rPrChange>
        </w:rPr>
      </w:pPr>
      <w:del w:id="131" w:author="William Lamb" w:date="2018-05-23T14:57:00Z">
        <w:r w:rsidRPr="008442C4" w:rsidDel="001754F8">
          <w:rPr>
            <w:rFonts w:ascii="Calibri" w:eastAsia="Calibri" w:hAnsi="Calibri" w:cs="Calibri"/>
            <w:rPrChange w:id="132" w:author="William Lamb" w:date="2018-05-23T14:29:00Z">
              <w:rPr/>
            </w:rPrChange>
          </w:rPr>
          <w:delText>2 aspects throughout: bias; what does it mean for learning (if bias)</w:delText>
        </w:r>
      </w:del>
    </w:p>
    <w:p w14:paraId="5B858F7D" w14:textId="0D05C26C" w:rsidR="0075626F" w:rsidRPr="008442C4" w:rsidDel="001754F8" w:rsidRDefault="0075626F" w:rsidP="0075626F">
      <w:pPr>
        <w:spacing w:line="480" w:lineRule="auto"/>
        <w:rPr>
          <w:del w:id="133" w:author="William Lamb" w:date="2018-05-23T14:57:00Z"/>
          <w:rFonts w:ascii="Calibri" w:eastAsia="Calibri" w:hAnsi="Calibri" w:cs="Calibri"/>
          <w:rPrChange w:id="134" w:author="William Lamb" w:date="2018-05-23T14:29:00Z">
            <w:rPr>
              <w:del w:id="135" w:author="William Lamb" w:date="2018-05-23T14:57:00Z"/>
            </w:rPr>
          </w:rPrChange>
        </w:rPr>
      </w:pPr>
      <w:del w:id="136" w:author="William Lamb" w:date="2018-05-23T14:57:00Z">
        <w:r w:rsidRPr="008442C4" w:rsidDel="001754F8">
          <w:rPr>
            <w:rFonts w:ascii="Calibri" w:eastAsia="Calibri" w:hAnsi="Calibri" w:cs="Calibri"/>
            <w:rPrChange w:id="137" w:author="William Lamb" w:date="2018-05-23T14:29:00Z">
              <w:rPr/>
            </w:rPrChange>
          </w:rPr>
          <w:delText>Normalise by no. cities in each band: probably 100% coverage for big cities; hardly any for small. Probably impossible to reach universal coverage, *hence the need for innovations and learning about peer groups*</w:delText>
        </w:r>
      </w:del>
    </w:p>
    <w:p w14:paraId="3D692FE2" w14:textId="310063C1" w:rsidR="0075626F" w:rsidRPr="008442C4" w:rsidDel="001754F8" w:rsidRDefault="0075626F">
      <w:pPr>
        <w:spacing w:line="480" w:lineRule="auto"/>
        <w:rPr>
          <w:del w:id="138" w:author="William Lamb" w:date="2018-05-23T14:58:00Z"/>
          <w:rFonts w:ascii="Calibri" w:eastAsia="Calibri" w:hAnsi="Calibri" w:cs="Calibri"/>
          <w:rPrChange w:id="139" w:author="William Lamb" w:date="2018-05-23T14:29:00Z">
            <w:rPr>
              <w:del w:id="140" w:author="William Lamb" w:date="2018-05-23T14:58:00Z"/>
            </w:rPr>
          </w:rPrChange>
        </w:rPr>
        <w:pPrChange w:id="141" w:author="William Lamb" w:date="2018-05-23T14:29:00Z">
          <w:pPr/>
        </w:pPrChange>
      </w:pPr>
    </w:p>
    <w:p w14:paraId="075ED6EF" w14:textId="76FFB7A1" w:rsidR="0075626F" w:rsidDel="001754F8" w:rsidRDefault="0075626F" w:rsidP="0075626F">
      <w:pPr>
        <w:rPr>
          <w:del w:id="142" w:author="William Lamb" w:date="2018-05-23T14:58:00Z"/>
        </w:rPr>
      </w:pPr>
    </w:p>
    <w:p w14:paraId="5C683C87" w14:textId="28BC10C2" w:rsidR="0075626F" w:rsidRPr="0075626F" w:rsidDel="005C6025" w:rsidRDefault="0075626F" w:rsidP="0075626F">
      <w:pPr>
        <w:rPr>
          <w:del w:id="143" w:author="William Lamb" w:date="2018-05-25T13:51:00Z"/>
        </w:rPr>
      </w:pPr>
    </w:p>
    <w:p w14:paraId="0E34BDC1" w14:textId="18605840" w:rsidR="00BC7C92" w:rsidRDefault="002D2950" w:rsidP="005E0A73">
      <w:pPr>
        <w:pStyle w:val="Heading2"/>
        <w:rPr>
          <w:rFonts w:eastAsia="Calibri"/>
        </w:rPr>
      </w:pPr>
      <w:r>
        <w:rPr>
          <w:rFonts w:eastAsia="Calibri"/>
        </w:rPr>
        <w:t>Demand-side topics dominate urban case studies</w:t>
      </w:r>
      <w:commentRangeEnd w:id="107"/>
      <w:r w:rsidR="00271A62">
        <w:rPr>
          <w:rStyle w:val="CommentReference"/>
          <w:rFonts w:asciiTheme="minorHAnsi" w:eastAsiaTheme="minorEastAsia" w:hAnsiTheme="minorHAnsi" w:cstheme="minorBidi"/>
          <w:color w:val="auto"/>
        </w:rPr>
        <w:commentReference w:id="107"/>
      </w:r>
    </w:p>
    <w:p w14:paraId="78714B56" w14:textId="2E7CE65C" w:rsidR="00C875ED" w:rsidDel="00C875ED" w:rsidRDefault="00C875ED" w:rsidP="00C875ED">
      <w:pPr>
        <w:spacing w:line="480" w:lineRule="auto"/>
        <w:rPr>
          <w:del w:id="144" w:author="William Lamb" w:date="2018-05-25T11:09:00Z"/>
          <w:rFonts w:ascii="Calibri" w:eastAsia="Calibri" w:hAnsi="Calibri" w:cs="Calibri"/>
        </w:rPr>
      </w:pPr>
      <w:del w:id="145" w:author="William Lamb" w:date="2018-05-25T11:09:00Z">
        <w:r w:rsidDel="00C875ED">
          <w:rPr>
            <w:rFonts w:ascii="Calibri" w:eastAsia="Calibri" w:hAnsi="Calibri" w:cs="Calibri"/>
          </w:rPr>
          <w:delText xml:space="preserve">Energy demand reduction is increasingly seen as a crucial component of ambitious climate mitigation </w:delText>
        </w:r>
        <w:r w:rsidDel="00C875ED">
          <w:rPr>
            <w:rFonts w:ascii="Calibri" w:eastAsia="Calibri" w:hAnsi="Calibri" w:cs="Calibri"/>
          </w:rPr>
          <w:fldChar w:fldCharType="begin" w:fldLock="1"/>
        </w:r>
        <w:r w:rsidRPr="00C875ED" w:rsidDel="00C875ED">
          <w:rPr>
            <w:rFonts w:ascii="Calibri" w:eastAsia="Calibri" w:hAnsi="Calibri" w:cs="Calibri"/>
          </w:rPr>
          <w:delInstrText>ADDIN CSL_CITATION { "citationItems" : [ { "id" : "ITEM-1", "itemData" : { "DOI" : "10.1038/s41558-018-0119-8", "ISSN" : "1758-678X", "abstract" : "Mitigation scenarios that achieve the ambitious targets included in the Paris Agreement typically rely on greenhouse gas emission reductions combined with net carbon dioxide removal (CDR) from the atmosphere, mostly accomplished through large-scale application of bioenergy with carbon capture and storage, and afforestation. However, CDR strategies face several difficulties such as reliance on underground CO2 storage and competition for land with food production and biodiversity protection. The question arises whether alternative deep mitigation pathways exist. Here, using an integrated assessment model, we explore the impact of alternative pathways that include lifestyle change, additional reduction of non-CO2 greenhouse gases and more rapid electrification of energy demand based on renewable energy. Although these alternatives also face specific difficulties, they are found to significantly reduce the need for CDR, but not fully eliminate it. The alternatives offer a means to diversify transition pathways to meet the Paris Agreement targets, while simultaneously benefiting other sustainability goals.", "author" : [ { "dropping-particle" : "", "family" : "Vuuren", "given" : "Detlef P.", "non-dropping-particle" : "van", "parse-names" : false, "suffix" : "" }, { "dropping-particle" : "", "family" : "Stehfest", "given" : "Elke", "non-dropping-particle" : "", "parse-names" : false, "suffix" : "" }, { "dropping-particle" : "", "family" : "Gernaat", "given" : "David E. H. J.", "non-dropping-particle" : "", "parse-names" : false, "suffix" : "" }, { "dropping-particle" : "", "family" : "Berg", "given" : "Maarten", "non-dropping-particle" : "van den", "parse-names" : false, "suffix" : "" }, { "dropping-particle" : "", "family" : "Bijl", "given" : "David L.", "non-dropping-particle" : "", "parse-names" : false, "suffix" : "" }, { "dropping-particle" : "", "family" : "Boer", "given" : "Harmen Sytze", "non-dropping-particle" : "de", "parse-names" : false, "suffix" : "" }, { "dropping-particle" : "", "family" : "Daioglou", "given" : "Vassilis", "non-dropping-particle" : "", "parse-names" : false, "suffix" : "" }, { "dropping-particle" : "", "family" : "Doelman", "given" : "Jonathan C.", "non-dropping-particle" : "", "parse-names" : false, "suffix" : "" }, { "dropping-particle" : "", "family" : "Edelenbosch", "given" : "Oreane Y.", "non-dropping-particle" : "", "parse-names" : false, "suffix" : "" }, { "dropping-particle" : "", "family" : "Harmsen", "given" : "Mathijs", "non-dropping-particle" : "", "parse-names" : false, "suffix" : "" }, { "dropping-particle" : "", "family" : "Hof", "given" : "Andries F.", "non-dropping-particle" : "", "parse-names" : false, "suffix" : "" }, { "dropping-particle" : "", "family" : "Sluisveld", "given" : "Mari\u00ebsse A. E.", "non-dropping-particle" : "van", "parse-names" : false, "suffix" : "" } ], "container-title" : "Nature Climate Change", "id" : "ITEM-1", "issued" : { "date-parts" : [ [ "2018" ] ] }, "page" : "391-397", "title" : "Alternative pathways to the 1.5 \u00b0C target reduce the need for negative emission technologies", "type" : "article-journal", "volume" : "8" }, "uris" : [ "http://www.mendeley.com/documents/?uuid=af2e562b-71c3-42c9-8ed5-bc69c25c2456" ] }, { "id" : "ITEM-2",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"ITEM-2", "issue" : "April", "issued" : { "date-parts" : [ [ "2018" ] ] }, "page" : "260-271", "title" : "Towards demand-side solutions for mitigating climate change", "type" : "article-journal", "volume" : "8" }, "uris" : [ "http://www.mendeley.com/documents/?uuid=fb3dcf30-eb56-4283-b79a-957a86896efe" ] } ], "mendeley" : { "formattedCitation" : "&lt;sup&gt;9,10&lt;/sup&gt;", "plainTextFormattedCitation" : "9,10", "previouslyFormattedCitation" : "&lt;sup&gt;11,12&lt;/sup&gt;" }, "properties" : { "noteIndex" : 0 }, "schema" : "https://github.com/citation-style-language/schema/raw/master/csl-citation.json" }</w:delInstrText>
        </w:r>
        <w:r w:rsidDel="00C875ED">
          <w:rPr>
            <w:rFonts w:ascii="Calibri" w:eastAsia="Calibri" w:hAnsi="Calibri" w:cs="Calibri"/>
          </w:rPr>
          <w:fldChar w:fldCharType="separate"/>
        </w:r>
        <w:r w:rsidRPr="00F217BC" w:rsidDel="00C875ED">
          <w:rPr>
            <w:rFonts w:ascii="Calibri" w:eastAsia="Calibri" w:hAnsi="Calibri" w:cs="Calibri"/>
            <w:noProof/>
            <w:vertAlign w:val="superscript"/>
          </w:rPr>
          <w:delText>9,10</w:delText>
        </w:r>
        <w:r w:rsidDel="00C875ED">
          <w:rPr>
            <w:rFonts w:ascii="Calibri" w:eastAsia="Calibri" w:hAnsi="Calibri" w:cs="Calibri"/>
          </w:rPr>
          <w:fldChar w:fldCharType="end"/>
        </w:r>
        <w:r w:rsidDel="00C875ED">
          <w:rPr>
            <w:rFonts w:ascii="Calibri" w:eastAsia="Calibri" w:hAnsi="Calibri" w:cs="Calibri"/>
          </w:rPr>
          <w:delText xml:space="preserve">. Cities, as the site of everyday behaviours and practices, offer significant scope for shaping energy demand through infrastructures, land-use planning and bottom-up social change </w:delText>
        </w:r>
        <w:r w:rsidDel="00C875ED">
          <w:rPr>
            <w:rFonts w:ascii="Calibri" w:eastAsia="Calibri" w:hAnsi="Calibri" w:cs="Calibri"/>
          </w:rPr>
          <w:fldChar w:fldCharType="begin" w:fldLock="1"/>
        </w:r>
        <w:r w:rsidDel="00C875ED">
          <w:rPr>
            <w:rFonts w:ascii="Calibri" w:eastAsia="Calibri" w:hAnsi="Calibri" w:cs="Calibri"/>
          </w:rPr>
          <w:delInstrText>ADDIN CSL_CITATION { "citationItems" : [ { "id" : "ITEM-1", "itemData" : { "DOI" : "10.1146/annurev-environ-110615-085428", "ISSN" : "15435938", "abstract" : "The assessment literature on climate change solutions to date has emphasized technologies and options based on cost-effectiveness analysis. However, many solutions to climate change mitigation misalign with such analytical frameworks. Here, we examine demand-side solutions, a crucial class of mitigation options that go beyond technological specification and cost-benefit analysis. To do so, we synthesize demand-side mitigation options in the urban, building, transport, and agricultural sectors. We also highlight the specific nature of demand-side solutions in the context of development. We then discuss key analytical considerations to integrate demand-side options into overarching assessments on mitigation. Such a framework would include infrastructure solutions that interact with endogenous preference formation. Both hard infrastructures, such as the built environment, and soft infrastructures, such as habits and norms, shape behavior and as a consequence offer significant potential for reducing overall energy demand and greenhouse gas emissions. We conclude that systemic infrastructural and behavioral change will likely be a necessary component of a transition to a low-carbon society. [ABSTRACT FROM AUTHOR]", "author" : [ { "dropping-particle" : "", "family" : "Creutzig", "given" : "Felix",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&amp; Resources", "id" : "ITEM-1", "issue" : "1", "issued" : { "date-parts" : [ [ "2016" ] ] }, "page" : "173-198", "title" : "Beyond Technology: Demand-Side Solutions for Climate Change Mitigation.", "type" : "article-journal", "volume" : "41" }, "uris" : [ "http://www.mendeley.com/documents/?uuid=b99c036c-6e7a-4d1a-94bd-e187ae514817" ] } ], "mendeley" : { "formattedCitation" : "&lt;sup&gt;9&lt;/sup&gt;", "plainTextFormattedCitation" : "9", "previouslyFormattedCitation" : "&lt;sup&gt;11&lt;/sup&gt;" }, "properties" : { "noteIndex" : 0 }, "schema" : "https://github.com/citation-style-language/schema/raw/master/csl-citation.json" }</w:delInstrText>
        </w:r>
        <w:r w:rsidDel="00C875ED">
          <w:rPr>
            <w:rFonts w:ascii="Calibri" w:eastAsia="Calibri" w:hAnsi="Calibri" w:cs="Calibri"/>
          </w:rPr>
          <w:fldChar w:fldCharType="separate"/>
        </w:r>
        <w:r w:rsidRPr="00B52BED" w:rsidDel="00C875ED">
          <w:rPr>
            <w:rFonts w:ascii="Calibri" w:eastAsia="Calibri" w:hAnsi="Calibri" w:cs="Calibri"/>
            <w:noProof/>
            <w:vertAlign w:val="superscript"/>
          </w:rPr>
          <w:delText>9</w:delText>
        </w:r>
        <w:r w:rsidDel="00C875ED">
          <w:rPr>
            <w:rFonts w:ascii="Calibri" w:eastAsia="Calibri" w:hAnsi="Calibri" w:cs="Calibri"/>
          </w:rPr>
          <w:fldChar w:fldCharType="end"/>
        </w:r>
        <w:r w:rsidDel="00C875ED">
          <w:rPr>
            <w:rFonts w:ascii="Calibri" w:eastAsia="Calibri" w:hAnsi="Calibri" w:cs="Calibri"/>
          </w:rPr>
          <w:delText xml:space="preserve">. We therefore see an important role for urban research in assessing demand-side solutions, not least from the perspective of trade-offs and synergies with broader sustainability issues and human well-being </w:delText>
        </w:r>
        <w:r w:rsidDel="00C875ED">
          <w:rPr>
            <w:rFonts w:ascii="Calibri" w:eastAsia="Calibri" w:hAnsi="Calibri" w:cs="Calibri"/>
          </w:rPr>
          <w:fldChar w:fldCharType="begin" w:fldLock="1"/>
        </w:r>
        <w:r w:rsidRPr="00EF7E18" w:rsidDel="00C875ED">
          <w:rPr>
            <w:rFonts w:ascii="Calibri" w:eastAsia="Calibri" w:hAnsi="Calibri" w:cs="Calibri"/>
          </w:rPr>
          <w:del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"id" : "ITEM-2", "itemData" : { "DOI" : "10.1088/1748-9326/aa9281", "author" : [ { "dropping-particle" : "", "family" : "Ahmad", "given" : "Sohail", "non-dropping-particle" : "", "parse-names" : false, "suffix" : "" }, { "dropping-particle" : "", "family" : "Pachauri", "given" : "Shonali", "non-dropping-particle" : "", "parse-names" : false, "suffix" : "" }, { "dropping-particle" : "", "family" : "Creutzig", "given" : "Felix", "non-dropping-particle" : "", "parse-names" : false, "suffix" : "" } ], "container-title" : "Environmental Research Letters", "id" : "ITEM-2", "issue" : "114017", "issued" : { "date-parts" : [ [ "2017" ] ] }, "title" : "Synergies and trade-offs between energy-efficient urbanization and health", "type" : "article-journal", "volume" : "12" }, "uris" : [ "http://www.mendeley.com/documents/?uuid=9e89a9f6-c668-4909-b140-a43aa5691163" ] } ], "mendeley" : { "formattedCitation" : "&lt;sup&gt;11,12&lt;/sup&gt;", "plainTextFormattedCitation" : "11,12", "previouslyFormattedCitation" : "&lt;sup&gt;12,13&lt;/sup&gt;" }, "properties" : { "noteIndex" : 0 }, "schema" : "https://github.com/citation-style-language/schema/raw/master/csl-citation.json" }</w:delInstrText>
        </w:r>
        <w:r w:rsidDel="00C875ED">
          <w:rPr>
            <w:rFonts w:ascii="Calibri" w:eastAsia="Calibri" w:hAnsi="Calibri" w:cs="Calibri"/>
          </w:rPr>
          <w:fldChar w:fldCharType="separate"/>
        </w:r>
        <w:r w:rsidRPr="00EF7E18" w:rsidDel="00C875ED">
          <w:rPr>
            <w:rFonts w:ascii="Calibri" w:eastAsia="Calibri" w:hAnsi="Calibri" w:cs="Calibri"/>
            <w:noProof/>
            <w:vertAlign w:val="superscript"/>
          </w:rPr>
          <w:delText>11,12</w:delText>
        </w:r>
        <w:r w:rsidDel="00C875ED">
          <w:rPr>
            <w:rFonts w:ascii="Calibri" w:eastAsia="Calibri" w:hAnsi="Calibri" w:cs="Calibri"/>
          </w:rPr>
          <w:fldChar w:fldCharType="end"/>
        </w:r>
        <w:r w:rsidDel="00C875ED">
          <w:rPr>
            <w:rFonts w:ascii="Calibri" w:eastAsia="Calibri" w:hAnsi="Calibri" w:cs="Calibri"/>
          </w:rPr>
          <w:delText>. Case studies may be well suited for this task, due to their rich contextual analysis and ability to integrate diverse quantitative and qualitative lines of evidence.</w:delText>
        </w:r>
      </w:del>
    </w:p>
    <w:p w14:paraId="7DEC4BA7" w14:textId="7894D8C5" w:rsidR="00F966D5" w:rsidRDefault="0055295C" w:rsidP="00EE30A7">
      <w:pPr>
        <w:spacing w:line="480" w:lineRule="auto"/>
        <w:rPr>
          <w:ins w:id="146" w:author="William Lamb" w:date="2018-05-25T11:08:00Z"/>
          <w:rFonts w:ascii="Calibri" w:eastAsia="Calibri" w:hAnsi="Calibri" w:cs="Calibri"/>
        </w:rPr>
      </w:pPr>
      <w:ins w:id="147" w:author="William Lamb" w:date="2018-05-23T21:31:00Z">
        <w:r>
          <w:rPr>
            <w:rFonts w:ascii="Calibri" w:eastAsia="Calibri" w:hAnsi="Calibri" w:cs="Calibri"/>
          </w:rPr>
          <w:t>Urban climate mitigation is a broad church, encompassing</w:t>
        </w:r>
      </w:ins>
      <w:ins w:id="148" w:author="William Lamb" w:date="2018-05-23T21:32:00Z">
        <w:r>
          <w:rPr>
            <w:rFonts w:ascii="Calibri" w:eastAsia="Calibri" w:hAnsi="Calibri" w:cs="Calibri"/>
          </w:rPr>
          <w:t xml:space="preserve"> </w:t>
        </w:r>
      </w:ins>
      <w:ins w:id="149" w:author="William Lamb" w:date="2018-05-23T21:57:00Z">
        <w:r w:rsidR="00031989">
          <w:rPr>
            <w:rFonts w:ascii="Calibri" w:eastAsia="Calibri" w:hAnsi="Calibri" w:cs="Calibri"/>
          </w:rPr>
          <w:t xml:space="preserve">research on </w:t>
        </w:r>
      </w:ins>
      <w:ins w:id="150" w:author="William Lamb" w:date="2018-05-23T21:32:00Z">
        <w:r>
          <w:rPr>
            <w:rFonts w:ascii="Calibri" w:eastAsia="Calibri" w:hAnsi="Calibri" w:cs="Calibri"/>
          </w:rPr>
          <w:t>a variety of sectors (buildings, transport, waste)</w:t>
        </w:r>
      </w:ins>
      <w:ins w:id="151" w:author="William Lamb" w:date="2018-05-23T21:33:00Z">
        <w:r>
          <w:rPr>
            <w:rFonts w:ascii="Calibri" w:eastAsia="Calibri" w:hAnsi="Calibri" w:cs="Calibri"/>
          </w:rPr>
          <w:t>, policies (infrastructure provisioning, behavioural incentives) and overarching concerns (</w:t>
        </w:r>
      </w:ins>
      <w:ins w:id="152" w:author="William Lamb" w:date="2018-05-23T21:34:00Z">
        <w:r>
          <w:rPr>
            <w:rFonts w:ascii="Calibri" w:eastAsia="Calibri" w:hAnsi="Calibri" w:cs="Calibri"/>
          </w:rPr>
          <w:t xml:space="preserve">human well-being, sustainability). </w:t>
        </w:r>
      </w:ins>
      <w:ins w:id="153" w:author="William Lamb" w:date="2018-05-24T16:19:00Z">
        <w:r w:rsidR="006E40A0">
          <w:rPr>
            <w:rFonts w:ascii="Calibri" w:eastAsia="Calibri" w:hAnsi="Calibri" w:cs="Calibri"/>
          </w:rPr>
          <w:t>The</w:t>
        </w:r>
      </w:ins>
      <w:ins w:id="154" w:author="William Lamb" w:date="2018-05-24T16:21:00Z">
        <w:r w:rsidR="006E40A0">
          <w:rPr>
            <w:rFonts w:ascii="Calibri" w:eastAsia="Calibri" w:hAnsi="Calibri" w:cs="Calibri"/>
          </w:rPr>
          <w:t xml:space="preserve"> </w:t>
        </w:r>
      </w:ins>
      <w:ins w:id="155" w:author="William Lamb" w:date="2018-05-24T16:19:00Z">
        <w:r w:rsidR="006E40A0">
          <w:rPr>
            <w:rFonts w:ascii="Calibri" w:eastAsia="Calibri" w:hAnsi="Calibri" w:cs="Calibri"/>
          </w:rPr>
          <w:t xml:space="preserve">relevance of </w:t>
        </w:r>
      </w:ins>
      <w:ins w:id="156" w:author="William Lamb" w:date="2018-05-24T16:21:00Z">
        <w:r w:rsidR="006E40A0">
          <w:rPr>
            <w:rFonts w:ascii="Calibri" w:eastAsia="Calibri" w:hAnsi="Calibri" w:cs="Calibri"/>
          </w:rPr>
          <w:t xml:space="preserve">a </w:t>
        </w:r>
      </w:ins>
      <w:ins w:id="157" w:author="William Lamb" w:date="2018-05-24T16:20:00Z">
        <w:r w:rsidR="006E40A0">
          <w:rPr>
            <w:rFonts w:ascii="Calibri" w:eastAsia="Calibri" w:hAnsi="Calibri" w:cs="Calibri"/>
          </w:rPr>
          <w:t xml:space="preserve">particular </w:t>
        </w:r>
      </w:ins>
      <w:ins w:id="158" w:author="William Lamb" w:date="2018-05-24T16:23:00Z">
        <w:r w:rsidR="006E40A0">
          <w:rPr>
            <w:rFonts w:ascii="Calibri" w:eastAsia="Calibri" w:hAnsi="Calibri" w:cs="Calibri"/>
          </w:rPr>
          <w:t>research stream</w:t>
        </w:r>
      </w:ins>
      <w:ins w:id="159" w:author="William Lamb" w:date="2018-05-24T16:20:00Z">
        <w:r w:rsidR="006E40A0">
          <w:rPr>
            <w:rFonts w:ascii="Calibri" w:eastAsia="Calibri" w:hAnsi="Calibri" w:cs="Calibri"/>
          </w:rPr>
          <w:t xml:space="preserve"> </w:t>
        </w:r>
      </w:ins>
      <w:ins w:id="160" w:author="William Lamb" w:date="2018-05-24T16:19:00Z">
        <w:r w:rsidR="006E40A0">
          <w:rPr>
            <w:rFonts w:ascii="Calibri" w:eastAsia="Calibri" w:hAnsi="Calibri" w:cs="Calibri"/>
          </w:rPr>
          <w:t>depends on the cities and context at hand.</w:t>
        </w:r>
      </w:ins>
      <w:ins w:id="161" w:author="William Lamb" w:date="2018-05-23T21:36:00Z">
        <w:r>
          <w:rPr>
            <w:rFonts w:ascii="Calibri" w:eastAsia="Calibri" w:hAnsi="Calibri" w:cs="Calibri"/>
          </w:rPr>
          <w:t xml:space="preserve"> </w:t>
        </w:r>
      </w:ins>
      <w:ins w:id="162" w:author="William Lamb" w:date="2018-05-24T20:20:00Z">
        <w:r w:rsidR="001B5162">
          <w:rPr>
            <w:rFonts w:ascii="Calibri" w:eastAsia="Calibri" w:hAnsi="Calibri" w:cs="Calibri"/>
          </w:rPr>
          <w:t>S</w:t>
        </w:r>
      </w:ins>
      <w:ins w:id="163" w:author="William Lamb" w:date="2018-05-23T15:22:00Z">
        <w:r w:rsidR="0066132F">
          <w:rPr>
            <w:rFonts w:ascii="Calibri" w:eastAsia="Calibri" w:hAnsi="Calibri" w:cs="Calibri"/>
          </w:rPr>
          <w:t>ome urban iss</w:t>
        </w:r>
        <w:r w:rsidR="00113FB9">
          <w:rPr>
            <w:rFonts w:ascii="Calibri" w:eastAsia="Calibri" w:hAnsi="Calibri" w:cs="Calibri"/>
          </w:rPr>
          <w:t xml:space="preserve">ues are known to be ubiquitous </w:t>
        </w:r>
      </w:ins>
      <w:ins w:id="164" w:author="William Lamb" w:date="2018-05-23T21:42:00Z">
        <w:r w:rsidR="00113FB9">
          <w:rPr>
            <w:rFonts w:ascii="Calibri" w:eastAsia="Calibri" w:hAnsi="Calibri" w:cs="Calibri"/>
          </w:rPr>
          <w:t>–</w:t>
        </w:r>
      </w:ins>
      <w:ins w:id="165" w:author="William Lamb" w:date="2018-05-23T15:22:00Z">
        <w:r w:rsidR="00113FB9">
          <w:rPr>
            <w:rFonts w:ascii="Calibri" w:eastAsia="Calibri" w:hAnsi="Calibri" w:cs="Calibri"/>
          </w:rPr>
          <w:t xml:space="preserve"> </w:t>
        </w:r>
      </w:ins>
      <w:ins w:id="166" w:author="William Lamb" w:date="2018-05-23T15:29:00Z">
        <w:r w:rsidR="0066132F">
          <w:rPr>
            <w:rFonts w:ascii="Calibri" w:eastAsia="Calibri" w:hAnsi="Calibri" w:cs="Calibri"/>
          </w:rPr>
          <w:t>car-</w:t>
        </w:r>
      </w:ins>
      <w:ins w:id="167" w:author="William Lamb" w:date="2018-05-23T21:37:00Z">
        <w:r>
          <w:rPr>
            <w:rFonts w:ascii="Calibri" w:eastAsia="Calibri" w:hAnsi="Calibri" w:cs="Calibri"/>
          </w:rPr>
          <w:t>centric</w:t>
        </w:r>
      </w:ins>
      <w:ins w:id="168" w:author="William Lamb" w:date="2018-05-23T15:29:00Z">
        <w:r w:rsidR="0066132F">
          <w:rPr>
            <w:rFonts w:ascii="Calibri" w:eastAsia="Calibri" w:hAnsi="Calibri" w:cs="Calibri"/>
          </w:rPr>
          <w:t xml:space="preserve"> </w:t>
        </w:r>
      </w:ins>
      <w:ins w:id="169" w:author="William Lamb" w:date="2018-05-23T15:36:00Z">
        <w:r w:rsidR="0092577B">
          <w:rPr>
            <w:rFonts w:ascii="Calibri" w:eastAsia="Calibri" w:hAnsi="Calibri" w:cs="Calibri"/>
          </w:rPr>
          <w:t xml:space="preserve">transportation </w:t>
        </w:r>
      </w:ins>
      <w:ins w:id="170" w:author="William Lamb" w:date="2018-05-23T15:24:00Z">
        <w:r w:rsidR="0066132F">
          <w:rPr>
            <w:rFonts w:ascii="Calibri" w:eastAsia="Calibri" w:hAnsi="Calibri" w:cs="Calibri"/>
          </w:rPr>
          <w:t>infrastructure</w:t>
        </w:r>
      </w:ins>
      <w:ins w:id="171" w:author="William Lamb" w:date="2018-05-23T21:42:00Z">
        <w:r w:rsidR="00113FB9">
          <w:rPr>
            <w:rFonts w:ascii="Calibri" w:eastAsia="Calibri" w:hAnsi="Calibri" w:cs="Calibri"/>
          </w:rPr>
          <w:t>s</w:t>
        </w:r>
      </w:ins>
      <w:ins w:id="172" w:author="William Lamb" w:date="2018-05-23T15:24:00Z">
        <w:r w:rsidR="0066132F">
          <w:rPr>
            <w:rFonts w:ascii="Calibri" w:eastAsia="Calibri" w:hAnsi="Calibri" w:cs="Calibri"/>
          </w:rPr>
          <w:t xml:space="preserve"> </w:t>
        </w:r>
      </w:ins>
      <w:ins w:id="173" w:author="William Lamb" w:date="2018-05-23T15:35:00Z">
        <w:r w:rsidR="0092577B">
          <w:rPr>
            <w:rFonts w:ascii="Calibri" w:eastAsia="Calibri" w:hAnsi="Calibri" w:cs="Calibri"/>
          </w:rPr>
          <w:t xml:space="preserve">often result in a variety of harms </w:t>
        </w:r>
      </w:ins>
      <w:ins w:id="174" w:author="William Lamb" w:date="2018-05-23T15:36:00Z">
        <w:r w:rsidR="0092577B">
          <w:rPr>
            <w:rFonts w:ascii="Calibri" w:eastAsia="Calibri" w:hAnsi="Calibri" w:cs="Calibri"/>
          </w:rPr>
          <w:t>to</w:t>
        </w:r>
      </w:ins>
      <w:ins w:id="175" w:author="William Lamb" w:date="2018-05-23T15:35:00Z">
        <w:r w:rsidR="0092577B">
          <w:rPr>
            <w:rFonts w:ascii="Calibri" w:eastAsia="Calibri" w:hAnsi="Calibri" w:cs="Calibri"/>
          </w:rPr>
          <w:t xml:space="preserve"> human health, civic life and equal access to services</w:t>
        </w:r>
      </w:ins>
      <w:ins w:id="176" w:author="William Lamb" w:date="2018-05-23T21:42:00Z">
        <w:r w:rsidR="00113FB9">
          <w:rPr>
            <w:rFonts w:ascii="Calibri" w:eastAsia="Calibri" w:hAnsi="Calibri" w:cs="Calibri"/>
          </w:rPr>
          <w:t xml:space="preserve"> –</w:t>
        </w:r>
      </w:ins>
      <w:ins w:id="177" w:author="William Lamb" w:date="2018-05-23T15:35:00Z">
        <w:r w:rsidR="0092577B">
          <w:rPr>
            <w:rFonts w:ascii="Calibri" w:eastAsia="Calibri" w:hAnsi="Calibri" w:cs="Calibri"/>
          </w:rPr>
          <w:t xml:space="preserve"> </w:t>
        </w:r>
      </w:ins>
      <w:ins w:id="178" w:author="William Lamb" w:date="2018-05-24T20:20:00Z">
        <w:r w:rsidR="001B5162">
          <w:rPr>
            <w:rFonts w:ascii="Calibri" w:eastAsia="Calibri" w:hAnsi="Calibri" w:cs="Calibri"/>
          </w:rPr>
          <w:t xml:space="preserve">while </w:t>
        </w:r>
      </w:ins>
      <w:ins w:id="179" w:author="William Lamb" w:date="2018-05-23T21:42:00Z">
        <w:r w:rsidR="00113FB9">
          <w:rPr>
            <w:rFonts w:ascii="Calibri" w:eastAsia="Calibri" w:hAnsi="Calibri" w:cs="Calibri"/>
          </w:rPr>
          <w:t>o</w:t>
        </w:r>
      </w:ins>
      <w:ins w:id="180" w:author="William Lamb" w:date="2018-05-23T15:31:00Z">
        <w:r w:rsidR="003A275B">
          <w:rPr>
            <w:rFonts w:ascii="Calibri" w:eastAsia="Calibri" w:hAnsi="Calibri" w:cs="Calibri"/>
          </w:rPr>
          <w:t xml:space="preserve">thers </w:t>
        </w:r>
        <w:r w:rsidR="0092577B">
          <w:rPr>
            <w:rFonts w:ascii="Calibri" w:eastAsia="Calibri" w:hAnsi="Calibri" w:cs="Calibri"/>
          </w:rPr>
          <w:t xml:space="preserve">are </w:t>
        </w:r>
      </w:ins>
      <w:ins w:id="181" w:author="William Lamb" w:date="2018-05-23T15:32:00Z">
        <w:r w:rsidR="0092577B">
          <w:rPr>
            <w:rFonts w:ascii="Calibri" w:eastAsia="Calibri" w:hAnsi="Calibri" w:cs="Calibri"/>
          </w:rPr>
          <w:t xml:space="preserve">far more </w:t>
        </w:r>
      </w:ins>
      <w:ins w:id="182" w:author="William Lamb" w:date="2018-05-24T16:20:00Z">
        <w:r w:rsidR="006E40A0">
          <w:rPr>
            <w:rFonts w:ascii="Calibri" w:eastAsia="Calibri" w:hAnsi="Calibri" w:cs="Calibri"/>
          </w:rPr>
          <w:t xml:space="preserve">location </w:t>
        </w:r>
      </w:ins>
      <w:ins w:id="183" w:author="William Lamb" w:date="2018-05-23T15:32:00Z">
        <w:r w:rsidR="0092577B">
          <w:rPr>
            <w:rFonts w:ascii="Calibri" w:eastAsia="Calibri" w:hAnsi="Calibri" w:cs="Calibri"/>
          </w:rPr>
          <w:t>spe</w:t>
        </w:r>
        <w:r w:rsidR="00113FB9">
          <w:rPr>
            <w:rFonts w:ascii="Calibri" w:eastAsia="Calibri" w:hAnsi="Calibri" w:cs="Calibri"/>
          </w:rPr>
          <w:t xml:space="preserve">cific, such as </w:t>
        </w:r>
      </w:ins>
      <w:ins w:id="184" w:author="William Lamb" w:date="2018-05-23T15:33:00Z">
        <w:r w:rsidR="0092577B">
          <w:rPr>
            <w:rFonts w:ascii="Calibri" w:eastAsia="Calibri" w:hAnsi="Calibri" w:cs="Calibri"/>
          </w:rPr>
          <w:t xml:space="preserve">high </w:t>
        </w:r>
      </w:ins>
      <w:ins w:id="185" w:author="William Lamb" w:date="2018-05-23T15:32:00Z">
        <w:r w:rsidR="0092577B">
          <w:rPr>
            <w:rFonts w:ascii="Calibri" w:eastAsia="Calibri" w:hAnsi="Calibri" w:cs="Calibri"/>
          </w:rPr>
          <w:t xml:space="preserve">heating demands </w:t>
        </w:r>
      </w:ins>
      <w:ins w:id="186" w:author="William Lamb" w:date="2018-05-23T21:43:00Z">
        <w:r w:rsidR="00113FB9">
          <w:rPr>
            <w:rFonts w:ascii="Calibri" w:eastAsia="Calibri" w:hAnsi="Calibri" w:cs="Calibri"/>
          </w:rPr>
          <w:t xml:space="preserve">in </w:t>
        </w:r>
      </w:ins>
      <w:ins w:id="187" w:author="William Lamb" w:date="2018-05-23T15:32:00Z">
        <w:r w:rsidR="0092577B">
          <w:rPr>
            <w:rFonts w:ascii="Calibri" w:eastAsia="Calibri" w:hAnsi="Calibri" w:cs="Calibri"/>
          </w:rPr>
          <w:t>northern latitudes</w:t>
        </w:r>
      </w:ins>
      <w:ins w:id="188" w:author="William Lamb" w:date="2018-05-24T20:20:00Z">
        <w:r w:rsidR="001B5162">
          <w:rPr>
            <w:rFonts w:ascii="Calibri" w:eastAsia="Calibri" w:hAnsi="Calibri" w:cs="Calibri"/>
          </w:rPr>
          <w:t>,</w:t>
        </w:r>
      </w:ins>
      <w:ins w:id="189" w:author="William Lamb" w:date="2018-05-23T15:33:00Z">
        <w:r>
          <w:rPr>
            <w:rFonts w:ascii="Calibri" w:eastAsia="Calibri" w:hAnsi="Calibri" w:cs="Calibri"/>
          </w:rPr>
          <w:t xml:space="preserve"> </w:t>
        </w:r>
      </w:ins>
      <w:ins w:id="190" w:author="William Lamb" w:date="2018-05-24T11:36:00Z">
        <w:r w:rsidR="003A275B">
          <w:rPr>
            <w:rFonts w:ascii="Calibri" w:eastAsia="Calibri" w:hAnsi="Calibri" w:cs="Calibri"/>
          </w:rPr>
          <w:t xml:space="preserve">or </w:t>
        </w:r>
      </w:ins>
      <w:ins w:id="191" w:author="William Lamb" w:date="2018-05-23T15:38:00Z">
        <w:r w:rsidR="0092577B">
          <w:rPr>
            <w:rFonts w:ascii="Calibri" w:eastAsia="Calibri" w:hAnsi="Calibri" w:cs="Calibri"/>
          </w:rPr>
          <w:t>climate adaptation</w:t>
        </w:r>
      </w:ins>
      <w:ins w:id="192" w:author="William Lamb" w:date="2018-05-24T10:12:00Z">
        <w:r w:rsidR="00F07C33">
          <w:rPr>
            <w:rFonts w:ascii="Calibri" w:eastAsia="Calibri" w:hAnsi="Calibri" w:cs="Calibri"/>
          </w:rPr>
          <w:t xml:space="preserve"> needs</w:t>
        </w:r>
      </w:ins>
      <w:ins w:id="193" w:author="William Lamb" w:date="2018-05-23T15:38:00Z">
        <w:r w:rsidR="0092577B">
          <w:rPr>
            <w:rFonts w:ascii="Calibri" w:eastAsia="Calibri" w:hAnsi="Calibri" w:cs="Calibri"/>
          </w:rPr>
          <w:t xml:space="preserve"> </w:t>
        </w:r>
      </w:ins>
      <w:ins w:id="194" w:author="William Lamb" w:date="2018-05-23T21:43:00Z">
        <w:r w:rsidR="00113FB9">
          <w:rPr>
            <w:rFonts w:ascii="Calibri" w:eastAsia="Calibri" w:hAnsi="Calibri" w:cs="Calibri"/>
          </w:rPr>
          <w:t xml:space="preserve">in </w:t>
        </w:r>
      </w:ins>
      <w:ins w:id="195" w:author="William Lamb" w:date="2018-05-23T15:38:00Z">
        <w:r w:rsidR="0092577B">
          <w:rPr>
            <w:rFonts w:ascii="Calibri" w:eastAsia="Calibri" w:hAnsi="Calibri" w:cs="Calibri"/>
          </w:rPr>
          <w:t>low-lying coastal cities</w:t>
        </w:r>
      </w:ins>
      <w:ins w:id="196" w:author="William Lamb" w:date="2018-05-23T21:37:00Z">
        <w:r>
          <w:rPr>
            <w:rFonts w:ascii="Calibri" w:eastAsia="Calibri" w:hAnsi="Calibri" w:cs="Calibri"/>
          </w:rPr>
          <w:t>.</w:t>
        </w:r>
      </w:ins>
      <w:ins w:id="197" w:author="William Lamb" w:date="2018-05-23T15:38:00Z">
        <w:r w:rsidR="0092577B">
          <w:rPr>
            <w:rFonts w:ascii="Calibri" w:eastAsia="Calibri" w:hAnsi="Calibri" w:cs="Calibri"/>
          </w:rPr>
          <w:t xml:space="preserve"> </w:t>
        </w:r>
      </w:ins>
      <w:ins w:id="198" w:author="William Lamb" w:date="2018-05-24T16:20:00Z">
        <w:r w:rsidR="006E40A0">
          <w:rPr>
            <w:rFonts w:ascii="Calibri" w:eastAsia="Calibri" w:hAnsi="Calibri" w:cs="Calibri"/>
          </w:rPr>
          <w:t xml:space="preserve">Understanding the scope of </w:t>
        </w:r>
      </w:ins>
      <w:ins w:id="199" w:author="William Lamb" w:date="2018-05-24T16:27:00Z">
        <w:r w:rsidR="00084749">
          <w:rPr>
            <w:rFonts w:ascii="Calibri" w:eastAsia="Calibri" w:hAnsi="Calibri" w:cs="Calibri"/>
          </w:rPr>
          <w:t xml:space="preserve">mitigation </w:t>
        </w:r>
      </w:ins>
      <w:ins w:id="200" w:author="William Lamb" w:date="2018-05-24T16:20:00Z">
        <w:r w:rsidR="006E40A0">
          <w:rPr>
            <w:rFonts w:ascii="Calibri" w:eastAsia="Calibri" w:hAnsi="Calibri" w:cs="Calibri"/>
          </w:rPr>
          <w:t xml:space="preserve">research carried out on </w:t>
        </w:r>
      </w:ins>
      <w:ins w:id="201" w:author="William Lamb" w:date="2018-05-24T16:21:00Z">
        <w:r w:rsidR="006E40A0">
          <w:rPr>
            <w:rFonts w:ascii="Calibri" w:eastAsia="Calibri" w:hAnsi="Calibri" w:cs="Calibri"/>
          </w:rPr>
          <w:t xml:space="preserve">cities </w:t>
        </w:r>
      </w:ins>
      <w:ins w:id="202" w:author="William Lamb" w:date="2018-05-24T16:26:00Z">
        <w:r w:rsidR="00084749">
          <w:rPr>
            <w:rFonts w:ascii="Calibri" w:eastAsia="Calibri" w:hAnsi="Calibri" w:cs="Calibri"/>
          </w:rPr>
          <w:t>is</w:t>
        </w:r>
      </w:ins>
      <w:ins w:id="203" w:author="William Lamb" w:date="2018-05-24T16:21:00Z">
        <w:r w:rsidR="006E40A0">
          <w:rPr>
            <w:rFonts w:ascii="Calibri" w:eastAsia="Calibri" w:hAnsi="Calibri" w:cs="Calibri"/>
          </w:rPr>
          <w:t xml:space="preserve"> an entry point to structured learning </w:t>
        </w:r>
      </w:ins>
      <w:ins w:id="204" w:author="William Lamb" w:date="2018-05-24T20:21:00Z">
        <w:r w:rsidR="001B5162">
          <w:rPr>
            <w:rFonts w:ascii="Calibri" w:eastAsia="Calibri" w:hAnsi="Calibri" w:cs="Calibri"/>
          </w:rPr>
          <w:t>on</w:t>
        </w:r>
      </w:ins>
      <w:ins w:id="205" w:author="William Lamb" w:date="2018-05-24T16:21:00Z">
        <w:r w:rsidR="006E40A0">
          <w:rPr>
            <w:rFonts w:ascii="Calibri" w:eastAsia="Calibri" w:hAnsi="Calibri" w:cs="Calibri"/>
          </w:rPr>
          <w:t xml:space="preserve"> solutions.</w:t>
        </w:r>
      </w:ins>
    </w:p>
    <w:p w14:paraId="078B13DE" w14:textId="2255553E" w:rsidR="004B5351" w:rsidRDefault="008E2951">
      <w:pPr>
        <w:spacing w:line="480" w:lineRule="auto"/>
        <w:rPr>
          <w:ins w:id="206" w:author="William Lamb" w:date="2018-05-24T16:13:00Z"/>
          <w:rFonts w:ascii="Calibri" w:eastAsia="Calibri" w:hAnsi="Calibri" w:cs="Calibri"/>
        </w:rPr>
      </w:pPr>
      <w:r>
        <w:rPr>
          <w:rFonts w:ascii="Calibri" w:eastAsia="Calibri" w:hAnsi="Calibri" w:cs="Calibri"/>
        </w:rPr>
        <w:t>As i</w:t>
      </w:r>
      <w:r w:rsidR="00F52E6F">
        <w:rPr>
          <w:rFonts w:ascii="Calibri" w:eastAsia="Calibri" w:hAnsi="Calibri" w:cs="Calibri"/>
        </w:rPr>
        <w:t xml:space="preserve">t is increasingly difficult to track the development of </w:t>
      </w:r>
      <w:r>
        <w:rPr>
          <w:rFonts w:ascii="Calibri" w:eastAsia="Calibri" w:hAnsi="Calibri" w:cs="Calibri"/>
        </w:rPr>
        <w:t xml:space="preserve">rapidly growing </w:t>
      </w:r>
      <w:r w:rsidR="007F533E">
        <w:rPr>
          <w:rFonts w:ascii="Calibri" w:eastAsia="Calibri" w:hAnsi="Calibri" w:cs="Calibri"/>
        </w:rPr>
        <w:t xml:space="preserve">scientific fields, </w:t>
      </w:r>
      <w:r>
        <w:rPr>
          <w:rFonts w:ascii="Calibri" w:eastAsia="Calibri" w:hAnsi="Calibri" w:cs="Calibri"/>
        </w:rPr>
        <w:t>w</w:t>
      </w:r>
      <w:r w:rsidR="002A1FFB">
        <w:rPr>
          <w:rFonts w:ascii="Calibri" w:eastAsia="Calibri" w:hAnsi="Calibri" w:cs="Calibri"/>
        </w:rPr>
        <w:t>e</w:t>
      </w:r>
      <w:r w:rsidR="006B0909">
        <w:rPr>
          <w:rFonts w:ascii="Calibri" w:eastAsia="Calibri" w:hAnsi="Calibri" w:cs="Calibri"/>
        </w:rPr>
        <w:t xml:space="preserve"> turn to natural language processing methods </w:t>
      </w:r>
      <w:del w:id="207" w:author="William Lamb" w:date="2018-05-24T16:27:00Z">
        <w:r w:rsidR="005140EE" w:rsidDel="00084749">
          <w:rPr>
            <w:rFonts w:ascii="Calibri" w:eastAsia="Calibri" w:hAnsi="Calibri" w:cs="Calibri"/>
          </w:rPr>
          <w:delText xml:space="preserve">in order </w:delText>
        </w:r>
        <w:r w:rsidR="006B0909" w:rsidDel="00084749">
          <w:rPr>
            <w:rFonts w:ascii="Calibri" w:eastAsia="Calibri" w:hAnsi="Calibri" w:cs="Calibri"/>
          </w:rPr>
          <w:delText xml:space="preserve">to </w:delText>
        </w:r>
        <w:r w:rsidR="00B167F8" w:rsidDel="00084749">
          <w:rPr>
            <w:rFonts w:ascii="Calibri" w:eastAsia="Calibri" w:hAnsi="Calibri" w:cs="Calibri"/>
          </w:rPr>
          <w:delText>uncover</w:delText>
        </w:r>
        <w:r w:rsidR="006B0909" w:rsidDel="00084749">
          <w:rPr>
            <w:rFonts w:ascii="Calibri" w:eastAsia="Calibri" w:hAnsi="Calibri" w:cs="Calibri"/>
          </w:rPr>
          <w:delText xml:space="preserve"> </w:delText>
        </w:r>
      </w:del>
      <w:ins w:id="208" w:author="William Lamb" w:date="2018-05-24T16:27:00Z">
        <w:r w:rsidR="00084749">
          <w:rPr>
            <w:rFonts w:ascii="Calibri" w:eastAsia="Calibri" w:hAnsi="Calibri" w:cs="Calibri"/>
          </w:rPr>
          <w:t xml:space="preserve">to explore </w:t>
        </w:r>
      </w:ins>
      <w:ins w:id="209" w:author="William Lamb" w:date="2018-05-24T16:26:00Z">
        <w:r w:rsidR="00084749">
          <w:rPr>
            <w:rFonts w:ascii="Calibri" w:eastAsia="Calibri" w:hAnsi="Calibri" w:cs="Calibri"/>
          </w:rPr>
          <w:t xml:space="preserve">the </w:t>
        </w:r>
      </w:ins>
      <w:ins w:id="210" w:author="William Lamb" w:date="2018-05-24T20:55:00Z">
        <w:r w:rsidR="000C4464">
          <w:rPr>
            <w:rFonts w:ascii="Calibri" w:eastAsia="Calibri" w:hAnsi="Calibri" w:cs="Calibri"/>
          </w:rPr>
          <w:t>thematic</w:t>
        </w:r>
      </w:ins>
      <w:ins w:id="211" w:author="William Lamb" w:date="2018-05-24T16:26:00Z">
        <w:r w:rsidR="00084749">
          <w:rPr>
            <w:rFonts w:ascii="Calibri" w:eastAsia="Calibri" w:hAnsi="Calibri" w:cs="Calibri"/>
          </w:rPr>
          <w:t xml:space="preserve"> content </w:t>
        </w:r>
      </w:ins>
      <w:ins w:id="212" w:author="William Lamb" w:date="2018-05-24T16:27:00Z">
        <w:r w:rsidR="00084749">
          <w:rPr>
            <w:rFonts w:ascii="Calibri" w:eastAsia="Calibri" w:hAnsi="Calibri" w:cs="Calibri"/>
          </w:rPr>
          <w:t>of urban case studies</w:t>
        </w:r>
      </w:ins>
      <w:del w:id="213" w:author="William Lamb" w:date="2018-05-24T16:27:00Z">
        <w:r w:rsidR="006B0909" w:rsidDel="00084749">
          <w:rPr>
            <w:rFonts w:ascii="Calibri" w:eastAsia="Calibri" w:hAnsi="Calibri" w:cs="Calibri"/>
          </w:rPr>
          <w:delText xml:space="preserve">the scope of </w:delText>
        </w:r>
        <w:r w:rsidR="00E77AAE" w:rsidDel="00084749">
          <w:rPr>
            <w:rFonts w:ascii="Calibri" w:eastAsia="Calibri" w:hAnsi="Calibri" w:cs="Calibri"/>
          </w:rPr>
          <w:delText xml:space="preserve">mitigation </w:delText>
        </w:r>
        <w:r w:rsidR="006B0909" w:rsidDel="00084749">
          <w:rPr>
            <w:rFonts w:ascii="Calibri" w:eastAsia="Calibri" w:hAnsi="Calibri" w:cs="Calibri"/>
          </w:rPr>
          <w:delText>research carried out on cities</w:delText>
        </w:r>
      </w:del>
      <w:r w:rsidR="006B0909">
        <w:rPr>
          <w:rFonts w:ascii="Calibri" w:eastAsia="Calibri" w:hAnsi="Calibri" w:cs="Calibri"/>
        </w:rPr>
        <w:t xml:space="preserve">. </w:t>
      </w:r>
      <w:r w:rsidR="007B525F">
        <w:rPr>
          <w:rFonts w:ascii="Calibri" w:eastAsia="Calibri" w:hAnsi="Calibri" w:cs="Calibri"/>
        </w:rPr>
        <w:t xml:space="preserve">Using </w:t>
      </w:r>
      <w:r w:rsidR="007B525F">
        <w:rPr>
          <w:rFonts w:ascii="Calibri" w:eastAsia="Calibri" w:hAnsi="Calibri" w:cs="Calibri"/>
        </w:rPr>
        <w:lastRenderedPageBreak/>
        <w:t>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and the words </w:t>
      </w:r>
      <w:del w:id="214" w:author="William Lamb" w:date="2018-05-24T11:38:00Z">
        <w:r w:rsidR="00800CE3" w:rsidDel="003A275B">
          <w:rPr>
            <w:rFonts w:ascii="Calibri" w:eastAsia="Calibri" w:hAnsi="Calibri" w:cs="Calibri"/>
          </w:rPr>
          <w:delText xml:space="preserve">they </w:delText>
        </w:r>
      </w:del>
      <w:r w:rsidR="00800CE3">
        <w:rPr>
          <w:rFonts w:ascii="Calibri" w:eastAsia="Calibri" w:hAnsi="Calibri" w:cs="Calibri"/>
        </w:rPr>
        <w:t>contain</w:t>
      </w:r>
      <w:ins w:id="215" w:author="William Lamb" w:date="2018-05-24T11:38:00Z">
        <w:r w:rsidR="003A275B">
          <w:rPr>
            <w:rFonts w:ascii="Calibri" w:eastAsia="Calibri" w:hAnsi="Calibri" w:cs="Calibri"/>
          </w:rPr>
          <w:t xml:space="preserve">ed in their </w:t>
        </w:r>
      </w:ins>
      <w:del w:id="216" w:author="William Lamb" w:date="2018-05-24T11:38:00Z">
        <w:r w:rsidR="00800CE3" w:rsidDel="003A275B">
          <w:rPr>
            <w:rFonts w:ascii="Calibri" w:eastAsia="Calibri" w:hAnsi="Calibri" w:cs="Calibri"/>
          </w:rPr>
          <w:delText xml:space="preserve"> (</w:delText>
        </w:r>
      </w:del>
      <w:r w:rsidR="00800CE3">
        <w:rPr>
          <w:rFonts w:ascii="Calibri" w:eastAsia="Calibri" w:hAnsi="Calibri" w:cs="Calibri"/>
        </w:rPr>
        <w:t>abstracts</w:t>
      </w:r>
      <w:del w:id="217" w:author="William Lamb" w:date="2018-05-24T11:38:00Z">
        <w:r w:rsidR="00800CE3" w:rsidDel="003A275B">
          <w:rPr>
            <w:rFonts w:ascii="Calibri" w:eastAsia="Calibri" w:hAnsi="Calibri" w:cs="Calibri"/>
          </w:rPr>
          <w:delText xml:space="preserve"> only)</w:delText>
        </w:r>
      </w:del>
      <w:r w:rsidR="00800CE3">
        <w:rPr>
          <w:rFonts w:ascii="Calibri" w:eastAsia="Calibri" w:hAnsi="Calibri" w:cs="Calibri"/>
        </w:rPr>
        <w:t xml:space="preserve">,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78C2F998" w14:textId="78043983" w:rsidR="006E40A0" w:rsidRDefault="00C54933" w:rsidP="0034754E">
      <w:pPr>
        <w:spacing w:line="480" w:lineRule="auto"/>
        <w:rPr>
          <w:rFonts w:ascii="Calibri" w:eastAsia="Calibri" w:hAnsi="Calibri" w:cs="Calibri"/>
        </w:rPr>
      </w:pPr>
      <w:ins w:id="218" w:author="William Lamb" w:date="2018-05-24T20:53:00Z">
        <w:r>
          <w:rPr>
            <w:rFonts w:ascii="Calibri" w:eastAsia="Calibri" w:hAnsi="Calibri" w:cs="Calibri"/>
            <w:noProof/>
          </w:rPr>
          <w:drawing>
            <wp:inline distT="0" distB="0" distL="0" distR="0" wp14:anchorId="551F567E" wp14:editId="6A7ECA27">
              <wp:extent cx="5760720" cy="3725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25545"/>
                      </a:xfrm>
                      <a:prstGeom prst="rect">
                        <a:avLst/>
                      </a:prstGeom>
                    </pic:spPr>
                  </pic:pic>
                </a:graphicData>
              </a:graphic>
            </wp:inline>
          </w:drawing>
        </w:r>
      </w:ins>
    </w:p>
    <w:p w14:paraId="7434F5AC" w14:textId="08CEDCF2" w:rsidR="008637D8" w:rsidRPr="006E40A0" w:rsidDel="006E40A0" w:rsidRDefault="005140EE" w:rsidP="0034754E">
      <w:pPr>
        <w:keepNext/>
        <w:spacing w:line="480" w:lineRule="auto"/>
        <w:rPr>
          <w:del w:id="219" w:author="William Lamb" w:date="2018-05-24T16:14:00Z"/>
          <w:b/>
          <w:rPrChange w:id="220" w:author="William Lamb" w:date="2018-05-24T16:14:00Z">
            <w:rPr>
              <w:del w:id="221" w:author="William Lamb" w:date="2018-05-24T16:14:00Z"/>
            </w:rPr>
          </w:rPrChange>
        </w:rPr>
      </w:pPr>
      <w:del w:id="222" w:author="William Lamb" w:date="2018-05-24T14:23:00Z">
        <w:r w:rsidRPr="006E40A0" w:rsidDel="00BE0F2B">
          <w:rPr>
            <w:b/>
            <w:noProof/>
            <w:rPrChange w:id="223" w:author="William Lamb" w:date="2018-05-24T16:14:00Z">
              <w:rPr>
                <w:noProof/>
              </w:rPr>
            </w:rPrChange>
          </w:rPr>
          <w:drawing>
            <wp:inline distT="0" distB="0" distL="0" distR="0" wp14:anchorId="6EDA950B" wp14:editId="07B7AC8F">
              <wp:extent cx="5760720" cy="3429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29635"/>
                      </a:xfrm>
                      <a:prstGeom prst="rect">
                        <a:avLst/>
                      </a:prstGeom>
                    </pic:spPr>
                  </pic:pic>
                </a:graphicData>
              </a:graphic>
            </wp:inline>
          </w:drawing>
        </w:r>
      </w:del>
    </w:p>
    <w:p w14:paraId="6E99FCD2" w14:textId="062D5076" w:rsidR="00994AE5" w:rsidRPr="006E40A0" w:rsidRDefault="008637D8">
      <w:pPr>
        <w:keepNext/>
        <w:spacing w:line="480" w:lineRule="auto"/>
        <w:rPr>
          <w:rFonts w:ascii="Calibri" w:eastAsia="Calibri" w:hAnsi="Calibri" w:cs="Calibri"/>
          <w:b/>
          <w:rPrChange w:id="224" w:author="William Lamb" w:date="2018-05-24T16:14:00Z">
            <w:rPr>
              <w:rFonts w:ascii="Calibri" w:eastAsia="Calibri" w:hAnsi="Calibri" w:cs="Calibri"/>
            </w:rPr>
          </w:rPrChange>
        </w:rPr>
        <w:pPrChange w:id="225" w:author="William Lamb" w:date="2018-05-24T16:14:00Z">
          <w:pPr>
            <w:pStyle w:val="Caption"/>
            <w:spacing w:line="480" w:lineRule="auto"/>
          </w:pPr>
        </w:pPrChange>
      </w:pPr>
      <w:bookmarkStart w:id="226" w:name="_Ref512603180"/>
      <w:r w:rsidRPr="006E40A0">
        <w:rPr>
          <w:b/>
          <w:rPrChange w:id="227" w:author="William Lamb" w:date="2018-05-24T16:14:00Z">
            <w:rPr>
              <w:i w:val="0"/>
              <w:iCs w:val="0"/>
            </w:rPr>
          </w:rPrChange>
        </w:rPr>
        <w:t xml:space="preserve">Figure </w:t>
      </w:r>
      <w:r w:rsidR="003A275B" w:rsidRPr="006E40A0">
        <w:rPr>
          <w:b/>
          <w:rPrChange w:id="228" w:author="William Lamb" w:date="2018-05-24T16:14:00Z">
            <w:rPr>
              <w:i w:val="0"/>
              <w:iCs w:val="0"/>
            </w:rPr>
          </w:rPrChange>
        </w:rPr>
        <w:fldChar w:fldCharType="begin"/>
      </w:r>
      <w:r w:rsidR="003A275B" w:rsidRPr="006E40A0">
        <w:rPr>
          <w:b/>
          <w:rPrChange w:id="229" w:author="William Lamb" w:date="2018-05-24T16:14:00Z">
            <w:rPr>
              <w:i w:val="0"/>
              <w:iCs w:val="0"/>
            </w:rPr>
          </w:rPrChange>
        </w:rPr>
        <w:instrText xml:space="preserve"> SEQ Figure \* ARABIC </w:instrText>
      </w:r>
      <w:r w:rsidR="003A275B" w:rsidRPr="006E40A0">
        <w:rPr>
          <w:b/>
          <w:rPrChange w:id="230" w:author="William Lamb" w:date="2018-05-24T16:14:00Z">
            <w:rPr>
              <w:i w:val="0"/>
              <w:iCs w:val="0"/>
              <w:noProof/>
            </w:rPr>
          </w:rPrChange>
        </w:rPr>
        <w:fldChar w:fldCharType="separate"/>
      </w:r>
      <w:r w:rsidR="001470AD">
        <w:rPr>
          <w:b/>
          <w:noProof/>
        </w:rPr>
        <w:t>3</w:t>
      </w:r>
      <w:r w:rsidR="003A275B" w:rsidRPr="006E40A0">
        <w:rPr>
          <w:b/>
          <w:noProof/>
          <w:rPrChange w:id="231" w:author="William Lamb" w:date="2018-05-24T16:14:00Z">
            <w:rPr>
              <w:i w:val="0"/>
              <w:iCs w:val="0"/>
              <w:noProof/>
            </w:rPr>
          </w:rPrChange>
        </w:rPr>
        <w:fldChar w:fldCharType="end"/>
      </w:r>
      <w:bookmarkEnd w:id="226"/>
      <w:r w:rsidRPr="006E40A0">
        <w:rPr>
          <w:b/>
          <w:rPrChange w:id="232" w:author="William Lamb" w:date="2018-05-24T16:14:00Z">
            <w:rPr>
              <w:i w:val="0"/>
              <w:iCs w:val="0"/>
            </w:rPr>
          </w:rPrChange>
        </w:rPr>
        <w:t xml:space="preserve">: </w:t>
      </w:r>
      <w:r w:rsidR="00C7223C" w:rsidRPr="006E40A0">
        <w:rPr>
          <w:b/>
          <w:rPrChange w:id="233" w:author="William Lamb" w:date="2018-05-24T16:14:00Z">
            <w:rPr>
              <w:i w:val="0"/>
              <w:iCs w:val="0"/>
            </w:rPr>
          </w:rPrChange>
        </w:rPr>
        <w:t>Urban c</w:t>
      </w:r>
      <w:r w:rsidRPr="006E40A0">
        <w:rPr>
          <w:b/>
          <w:rPrChange w:id="234" w:author="William Lamb" w:date="2018-05-24T16:14:00Z">
            <w:rPr>
              <w:i w:val="0"/>
              <w:iCs w:val="0"/>
            </w:rPr>
          </w:rPrChange>
        </w:rPr>
        <w:t>ase study</w:t>
      </w:r>
      <w:r w:rsidR="00C7223C" w:rsidRPr="006E40A0">
        <w:rPr>
          <w:b/>
          <w:rPrChange w:id="235" w:author="William Lamb" w:date="2018-05-24T16:14:00Z">
            <w:rPr>
              <w:i w:val="0"/>
              <w:iCs w:val="0"/>
            </w:rPr>
          </w:rPrChange>
        </w:rPr>
        <w:t xml:space="preserve"> cities</w:t>
      </w:r>
      <w:r w:rsidRPr="006E40A0">
        <w:rPr>
          <w:b/>
          <w:rPrChange w:id="236" w:author="William Lamb" w:date="2018-05-24T16:14:00Z">
            <w:rPr>
              <w:i w:val="0"/>
              <w:iCs w:val="0"/>
            </w:rPr>
          </w:rPrChange>
        </w:rPr>
        <w:t xml:space="preserve"> and topics by region</w:t>
      </w:r>
    </w:p>
    <w:p w14:paraId="627D0A01" w14:textId="49A5764C" w:rsidR="002D3326" w:rsidRDefault="008E2951" w:rsidP="00CA7BF7">
      <w:pPr>
        <w:spacing w:line="480" w:lineRule="auto"/>
        <w:rPr>
          <w:ins w:id="237" w:author="William Lamb" w:date="2018-05-23T22:09:00Z"/>
          <w:rFonts w:ascii="Calibri" w:eastAsia="Calibri" w:hAnsi="Calibri" w:cs="Calibri"/>
        </w:rPr>
      </w:pPr>
      <w:del w:id="238" w:author="William Lamb" w:date="2018-05-24T20:56:00Z">
        <w:r w:rsidDel="000C4464">
          <w:rPr>
            <w:rFonts w:ascii="Calibri" w:eastAsia="Calibri" w:hAnsi="Calibri" w:cs="Calibri"/>
          </w:rPr>
          <w:delText>We i</w:delText>
        </w:r>
      </w:del>
      <w:ins w:id="239" w:author="William Lamb" w:date="2018-05-24T20:56:00Z">
        <w:r w:rsidR="000C4464">
          <w:rPr>
            <w:rFonts w:ascii="Calibri" w:eastAsia="Calibri" w:hAnsi="Calibri" w:cs="Calibri"/>
          </w:rPr>
          <w:t>I</w:t>
        </w:r>
      </w:ins>
      <w:r>
        <w:rPr>
          <w:rFonts w:ascii="Calibri" w:eastAsia="Calibri" w:hAnsi="Calibri" w:cs="Calibri"/>
        </w:rPr>
        <w:t>solat</w:t>
      </w:r>
      <w:ins w:id="240" w:author="William Lamb" w:date="2018-05-24T20:56:00Z">
        <w:r w:rsidR="000C4464">
          <w:rPr>
            <w:rFonts w:ascii="Calibri" w:eastAsia="Calibri" w:hAnsi="Calibri" w:cs="Calibri"/>
          </w:rPr>
          <w:t>ing</w:t>
        </w:r>
      </w:ins>
      <w:del w:id="241" w:author="William Lamb" w:date="2018-05-24T20:56:00Z">
        <w:r w:rsidDel="000C4464">
          <w:rPr>
            <w:rFonts w:ascii="Calibri" w:eastAsia="Calibri" w:hAnsi="Calibri" w:cs="Calibri"/>
          </w:rPr>
          <w:delText>e</w:delText>
        </w:r>
      </w:del>
      <w:r>
        <w:rPr>
          <w:rFonts w:ascii="Calibri" w:eastAsia="Calibri" w:hAnsi="Calibri" w:cs="Calibri"/>
        </w:rPr>
        <w:t xml:space="preserve"> 17 </w:t>
      </w:r>
      <w:del w:id="242" w:author="William Lamb" w:date="2018-05-24T11:39:00Z">
        <w:r w:rsidDel="003A275B">
          <w:rPr>
            <w:rFonts w:ascii="Calibri" w:eastAsia="Calibri" w:hAnsi="Calibri" w:cs="Calibri"/>
          </w:rPr>
          <w:delText xml:space="preserve">topics areas </w:delText>
        </w:r>
      </w:del>
      <w:ins w:id="243" w:author="William Lamb" w:date="2018-05-24T11:39:00Z">
        <w:r w:rsidR="003A275B">
          <w:rPr>
            <w:rFonts w:ascii="Calibri" w:eastAsia="Calibri" w:hAnsi="Calibri" w:cs="Calibri"/>
          </w:rPr>
          <w:t xml:space="preserve">overarching themes </w:t>
        </w:r>
      </w:ins>
      <w:r w:rsidR="00E77AAE">
        <w:rPr>
          <w:rFonts w:ascii="Calibri" w:eastAsia="Calibri" w:hAnsi="Calibri" w:cs="Calibri"/>
        </w:rPr>
        <w:t>in the set of case studies</w:t>
      </w:r>
      <w:ins w:id="244" w:author="William Lamb" w:date="2018-05-24T11:40:00Z">
        <w:r w:rsidR="00356E41">
          <w:rPr>
            <w:rFonts w:ascii="Calibri" w:eastAsia="Calibri" w:hAnsi="Calibri" w:cs="Calibri"/>
          </w:rPr>
          <w:t xml:space="preserve"> </w:t>
        </w:r>
      </w:ins>
      <w:del w:id="245" w:author="William Lamb" w:date="2018-05-24T20:55:00Z">
        <w:r w:rsidR="00E77AAE" w:rsidDel="000C4464">
          <w:rPr>
            <w:rFonts w:ascii="Calibri" w:eastAsia="Calibri" w:hAnsi="Calibri" w:cs="Calibri"/>
          </w:rPr>
          <w:delText xml:space="preserve"> </w:delText>
        </w:r>
      </w:del>
      <w:r w:rsidR="00E77AAE">
        <w:rPr>
          <w:rFonts w:ascii="Calibri" w:eastAsia="Calibri" w:hAnsi="Calibri" w:cs="Calibri"/>
        </w:rPr>
        <w:t xml:space="preserve">(SI Text </w:t>
      </w:r>
      <w:r w:rsidR="005140EE" w:rsidRPr="005140EE">
        <w:rPr>
          <w:rFonts w:ascii="Calibri" w:eastAsia="Calibri" w:hAnsi="Calibri" w:cs="Calibri"/>
        </w:rPr>
        <w:fldChar w:fldCharType="begin"/>
      </w:r>
      <w:r w:rsidR="005140EE" w:rsidRPr="005140EE">
        <w:rPr>
          <w:rFonts w:ascii="Calibri" w:eastAsia="Calibri" w:hAnsi="Calibri" w:cs="Calibri"/>
        </w:rPr>
        <w:instrText xml:space="preserve"> REF _Ref512600234 \h  \* MERGEFORMAT </w:instrText>
      </w:r>
      <w:r w:rsidR="005140EE" w:rsidRPr="005140EE">
        <w:rPr>
          <w:rFonts w:ascii="Calibri" w:eastAsia="Calibri" w:hAnsi="Calibri" w:cs="Calibri"/>
        </w:rPr>
      </w:r>
      <w:r w:rsidR="005140EE" w:rsidRPr="005140EE">
        <w:rPr>
          <w:rFonts w:ascii="Calibri" w:eastAsia="Calibri" w:hAnsi="Calibri" w:cs="Calibri"/>
        </w:rPr>
        <w:fldChar w:fldCharType="separate"/>
      </w:r>
      <w:r w:rsidR="001470AD" w:rsidRPr="001470AD">
        <w:t xml:space="preserve">Table </w:t>
      </w:r>
      <w:r w:rsidR="001470AD" w:rsidRPr="001470AD">
        <w:rPr>
          <w:noProof/>
        </w:rPr>
        <w:t>1</w:t>
      </w:r>
      <w:r w:rsidR="005140EE" w:rsidRPr="005140EE">
        <w:rPr>
          <w:rFonts w:ascii="Calibri" w:eastAsia="Calibri" w:hAnsi="Calibri" w:cs="Calibri"/>
        </w:rPr>
        <w:fldChar w:fldCharType="end"/>
      </w:r>
      <w:r w:rsidR="00E77AAE" w:rsidRPr="005140EE">
        <w:rPr>
          <w:rFonts w:ascii="Calibri" w:eastAsia="Calibri" w:hAnsi="Calibri" w:cs="Calibri"/>
        </w:rPr>
        <w:t>)</w:t>
      </w:r>
      <w:ins w:id="246" w:author="William Lamb" w:date="2018-05-24T20:56:00Z">
        <w:r w:rsidR="000C4464">
          <w:rPr>
            <w:rFonts w:ascii="Calibri" w:eastAsia="Calibri" w:hAnsi="Calibri" w:cs="Calibri"/>
          </w:rPr>
          <w:t xml:space="preserve">, we observe a prevalence of </w:t>
        </w:r>
      </w:ins>
      <w:del w:id="247" w:author="William Lamb" w:date="2018-05-24T20:56:00Z">
        <w:r w:rsidR="00E77AAE" w:rsidRPr="005140EE" w:rsidDel="000C4464">
          <w:rPr>
            <w:rFonts w:ascii="Calibri" w:eastAsia="Calibri" w:hAnsi="Calibri" w:cs="Calibri"/>
          </w:rPr>
          <w:delText xml:space="preserve">. </w:delText>
        </w:r>
        <w:r w:rsidR="002D3326" w:rsidRPr="005140EE" w:rsidDel="000C4464">
          <w:rPr>
            <w:rFonts w:ascii="Calibri" w:eastAsia="Calibri" w:hAnsi="Calibri" w:cs="Calibri"/>
          </w:rPr>
          <w:delText>D</w:delText>
        </w:r>
      </w:del>
      <w:ins w:id="248" w:author="William Lamb" w:date="2018-05-24T20:56:00Z">
        <w:r w:rsidR="000C4464">
          <w:rPr>
            <w:rFonts w:ascii="Calibri" w:eastAsia="Calibri" w:hAnsi="Calibri" w:cs="Calibri"/>
          </w:rPr>
          <w:t>d</w:t>
        </w:r>
      </w:ins>
      <w:r w:rsidR="00A32826" w:rsidRPr="005140EE">
        <w:rPr>
          <w:rFonts w:ascii="Calibri" w:eastAsia="Calibri" w:hAnsi="Calibri" w:cs="Calibri"/>
        </w:rPr>
        <w:t xml:space="preserve">emand-side </w:t>
      </w:r>
      <w:r w:rsidR="00816415" w:rsidRPr="005140EE">
        <w:rPr>
          <w:rFonts w:ascii="Calibri" w:eastAsia="Calibri" w:hAnsi="Calibri" w:cs="Calibri"/>
        </w:rPr>
        <w:t>topics</w:t>
      </w:r>
      <w:del w:id="249" w:author="William Lamb" w:date="2018-05-24T20:56:00Z">
        <w:r w:rsidR="00816415" w:rsidRPr="005140EE" w:rsidDel="000C4464">
          <w:rPr>
            <w:rFonts w:ascii="Calibri" w:eastAsia="Calibri" w:hAnsi="Calibri" w:cs="Calibri"/>
          </w:rPr>
          <w:delText xml:space="preserve"> </w:delText>
        </w:r>
        <w:r w:rsidR="002D3326" w:rsidRPr="005140EE" w:rsidDel="000C4464">
          <w:rPr>
            <w:rFonts w:ascii="Calibri" w:eastAsia="Calibri" w:hAnsi="Calibri" w:cs="Calibri"/>
          </w:rPr>
          <w:delText>are prevalent</w:delText>
        </w:r>
      </w:del>
      <w:r w:rsidR="00FD1394" w:rsidRPr="005140EE">
        <w:rPr>
          <w:rFonts w:ascii="Calibri" w:eastAsia="Calibri" w:hAnsi="Calibri" w:cs="Calibri"/>
        </w:rPr>
        <w:t xml:space="preserve">, </w:t>
      </w:r>
      <w:del w:id="250" w:author="William Lamb" w:date="2018-05-24T11:40:00Z">
        <w:r w:rsidR="005140EE" w:rsidDel="00356E41">
          <w:rPr>
            <w:rFonts w:ascii="Calibri" w:eastAsia="Calibri" w:hAnsi="Calibri" w:cs="Calibri"/>
          </w:rPr>
          <w:delText xml:space="preserve">covering </w:delText>
        </w:r>
      </w:del>
      <w:ins w:id="251" w:author="William Lamb" w:date="2018-05-23T22:06:00Z">
        <w:r w:rsidR="00EE30A7">
          <w:rPr>
            <w:rFonts w:ascii="Calibri" w:eastAsia="Calibri" w:hAnsi="Calibri" w:cs="Calibri"/>
          </w:rPr>
          <w:t xml:space="preserve">including </w:t>
        </w:r>
      </w:ins>
      <w:r w:rsidR="00A32826" w:rsidRPr="005140EE">
        <w:rPr>
          <w:rFonts w:ascii="Calibri" w:eastAsia="Calibri" w:hAnsi="Calibri" w:cs="Calibri"/>
        </w:rPr>
        <w:t>transportation, waste management</w:t>
      </w:r>
      <w:ins w:id="252" w:author="William Lamb" w:date="2018-05-25T15:55:00Z">
        <w:r w:rsidR="00271A62">
          <w:rPr>
            <w:rFonts w:ascii="Calibri" w:eastAsia="Calibri" w:hAnsi="Calibri" w:cs="Calibri"/>
          </w:rPr>
          <w:t>,</w:t>
        </w:r>
      </w:ins>
      <w:del w:id="253" w:author="William Lamb" w:date="2018-05-25T15:55:00Z">
        <w:r w:rsidR="007D21EC" w:rsidDel="00271A62">
          <w:rPr>
            <w:rFonts w:ascii="Calibri" w:eastAsia="Calibri" w:hAnsi="Calibri" w:cs="Calibri"/>
          </w:rPr>
          <w:delText>,</w:delText>
        </w:r>
      </w:del>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 A single supply-side topic emerges</w:t>
      </w:r>
      <w:r w:rsidR="009A145D">
        <w:rPr>
          <w:rFonts w:ascii="Calibri" w:eastAsia="Calibri" w:hAnsi="Calibri" w:cs="Calibri"/>
        </w:rPr>
        <w:t>,</w:t>
      </w:r>
      <w:r w:rsidR="00A32826">
        <w:rPr>
          <w:rFonts w:ascii="Calibri" w:eastAsia="Calibri" w:hAnsi="Calibri" w:cs="Calibri"/>
        </w:rPr>
        <w:t xml:space="preserve"> </w:t>
      </w:r>
      <w:ins w:id="254" w:author="William Lamb" w:date="2018-05-23T22:07:00Z">
        <w:r w:rsidR="00EE30A7">
          <w:rPr>
            <w:rFonts w:ascii="Calibri" w:eastAsia="Calibri" w:hAnsi="Calibri" w:cs="Calibri"/>
          </w:rPr>
          <w:t xml:space="preserve">on </w:t>
        </w:r>
      </w:ins>
      <w:r w:rsidR="00A32826">
        <w:rPr>
          <w:rFonts w:ascii="Calibri" w:eastAsia="Calibri" w:hAnsi="Calibri" w:cs="Calibri"/>
        </w:rPr>
        <w:t>solar PV.</w:t>
      </w:r>
      <w:r w:rsidR="001857F0">
        <w:rPr>
          <w:rFonts w:ascii="Calibri" w:eastAsia="Calibri" w:hAnsi="Calibri" w:cs="Calibri"/>
        </w:rPr>
        <w:t xml:space="preserve"> </w:t>
      </w:r>
      <w:ins w:id="255" w:author="William Lamb" w:date="2018-05-25T16:00:00Z">
        <w:r w:rsidR="00271A62">
          <w:rPr>
            <w:rFonts w:ascii="Calibri" w:eastAsia="Calibri" w:hAnsi="Calibri" w:cs="Calibri"/>
          </w:rPr>
          <w:t xml:space="preserve">Topic modelling typically ascribes multiple topics to each document, </w:t>
        </w:r>
      </w:ins>
      <w:ins w:id="256" w:author="William Lamb" w:date="2018-05-25T16:01:00Z">
        <w:r w:rsidR="00271A62">
          <w:rPr>
            <w:rFonts w:ascii="Calibri" w:eastAsia="Calibri" w:hAnsi="Calibri" w:cs="Calibri"/>
          </w:rPr>
          <w:t>allowing</w:t>
        </w:r>
      </w:ins>
      <w:ins w:id="257" w:author="William Lamb" w:date="2018-05-25T16:00:00Z">
        <w:r w:rsidR="00271A62">
          <w:rPr>
            <w:rFonts w:ascii="Calibri" w:eastAsia="Calibri" w:hAnsi="Calibri" w:cs="Calibri"/>
          </w:rPr>
          <w:t xml:space="preserve"> combinations of issues </w:t>
        </w:r>
      </w:ins>
      <w:ins w:id="258" w:author="William Lamb" w:date="2018-05-25T16:01:00Z">
        <w:r w:rsidR="00271A62">
          <w:rPr>
            <w:rFonts w:ascii="Calibri" w:eastAsia="Calibri" w:hAnsi="Calibri" w:cs="Calibri"/>
          </w:rPr>
          <w:t xml:space="preserve">to be </w:t>
        </w:r>
      </w:ins>
      <w:ins w:id="259" w:author="William Lamb" w:date="2018-05-25T16:00:00Z">
        <w:r w:rsidR="00271A62">
          <w:rPr>
            <w:rFonts w:ascii="Calibri" w:eastAsia="Calibri" w:hAnsi="Calibri" w:cs="Calibri"/>
          </w:rPr>
          <w:t>found</w:t>
        </w:r>
      </w:ins>
      <w:ins w:id="260" w:author="William Lamb" w:date="2018-05-25T16:01:00Z">
        <w:r w:rsidR="00271A62">
          <w:rPr>
            <w:rFonts w:ascii="Calibri" w:eastAsia="Calibri" w:hAnsi="Calibri" w:cs="Calibri"/>
          </w:rPr>
          <w:t xml:space="preserve">, hence we see a wider set of </w:t>
        </w:r>
        <w:r w:rsidR="00271A62">
          <w:rPr>
            <w:rFonts w:ascii="Calibri" w:eastAsia="Calibri" w:hAnsi="Calibri" w:cs="Calibri"/>
          </w:rPr>
          <w:lastRenderedPageBreak/>
          <w:t xml:space="preserve">sustainability concerns represented in the urban mitigation cases such as </w:t>
        </w:r>
      </w:ins>
      <w:del w:id="261" w:author="William Lamb" w:date="2018-05-25T16:01:00Z">
        <w:r w:rsidR="007D21EC" w:rsidDel="00271A62">
          <w:rPr>
            <w:rFonts w:ascii="Calibri" w:eastAsia="Calibri" w:hAnsi="Calibri" w:cs="Calibri"/>
          </w:rPr>
          <w:delText xml:space="preserve">Wider sustainability issues such as </w:delText>
        </w:r>
      </w:del>
      <w:r w:rsidR="007D21EC">
        <w:rPr>
          <w:rFonts w:ascii="Calibri" w:eastAsia="Calibri" w:hAnsi="Calibri" w:cs="Calibri"/>
        </w:rPr>
        <w:t>air pollution, water demand, urban ecology and climate adaptation</w:t>
      </w:r>
      <w:del w:id="262" w:author="William Lamb" w:date="2018-05-25T16:02:00Z">
        <w:r w:rsidR="007D21EC" w:rsidDel="00271A62">
          <w:rPr>
            <w:rFonts w:ascii="Calibri" w:eastAsia="Calibri" w:hAnsi="Calibri" w:cs="Calibri"/>
          </w:rPr>
          <w:delText xml:space="preserve"> are also integrated in the case studies we identify</w:delText>
        </w:r>
      </w:del>
      <w:r w:rsidR="007D21EC">
        <w:rPr>
          <w:rFonts w:ascii="Calibri" w:eastAsia="Calibri" w:hAnsi="Calibri" w:cs="Calibri"/>
        </w:rPr>
        <w:t>.</w:t>
      </w:r>
    </w:p>
    <w:p w14:paraId="60E04EF0" w14:textId="49E4735F" w:rsidR="00EE30A7" w:rsidDel="00356E41" w:rsidRDefault="003F40BD">
      <w:pPr>
        <w:spacing w:line="480" w:lineRule="auto"/>
        <w:rPr>
          <w:del w:id="263" w:author="William Lamb" w:date="2018-05-24T11:41:00Z"/>
          <w:rFonts w:ascii="Calibri" w:eastAsia="Calibri" w:hAnsi="Calibri" w:cs="Calibri"/>
        </w:rPr>
      </w:pPr>
      <w:ins w:id="264" w:author="William Lamb" w:date="2018-05-24T21:04:00Z">
        <w:r>
          <w:rPr>
            <w:rFonts w:ascii="Calibri" w:eastAsia="Calibri" w:hAnsi="Calibri" w:cs="Calibri"/>
          </w:rPr>
          <w:t>T</w:t>
        </w:r>
      </w:ins>
      <w:ins w:id="265" w:author="William Lamb" w:date="2018-05-24T11:41:00Z">
        <w:r w:rsidR="00356E41">
          <w:rPr>
            <w:rFonts w:ascii="Calibri" w:eastAsia="Calibri" w:hAnsi="Calibri" w:cs="Calibri"/>
          </w:rPr>
          <w:t xml:space="preserve">opics are not evenly distributed </w:t>
        </w:r>
      </w:ins>
      <w:ins w:id="266" w:author="William Lamb" w:date="2018-05-25T10:50:00Z">
        <w:r w:rsidR="002C01D1">
          <w:rPr>
            <w:rFonts w:ascii="Calibri" w:eastAsia="Calibri" w:hAnsi="Calibri" w:cs="Calibri"/>
          </w:rPr>
          <w:t>across different urban regions</w:t>
        </w:r>
      </w:ins>
      <w:ins w:id="267" w:author="William Lamb" w:date="2018-05-24T11:41:00Z">
        <w:r w:rsidR="00356E41">
          <w:rPr>
            <w:rFonts w:ascii="Calibri" w:eastAsia="Calibri" w:hAnsi="Calibri" w:cs="Calibri"/>
          </w:rPr>
          <w:t xml:space="preserve">. </w:t>
        </w:r>
      </w:ins>
    </w:p>
    <w:p w14:paraId="0F49B939" w14:textId="0EB968C3" w:rsidR="00A32826" w:rsidRDefault="002D3326" w:rsidP="002C01D1">
      <w:pPr>
        <w:spacing w:line="480" w:lineRule="auto"/>
        <w:rPr>
          <w:rFonts w:ascii="Calibri" w:eastAsia="Calibri" w:hAnsi="Calibri" w:cs="Calibri"/>
        </w:rPr>
      </w:pPr>
      <w:del w:id="268" w:author="William Lamb" w:date="2018-05-24T11:41:00Z">
        <w:r w:rsidDel="00356E41">
          <w:rPr>
            <w:rFonts w:ascii="Calibri" w:eastAsia="Calibri" w:hAnsi="Calibri" w:cs="Calibri"/>
          </w:rPr>
          <w:delText>As</w:delText>
        </w:r>
      </w:del>
      <w:del w:id="269" w:author="William Lamb" w:date="2018-05-24T11:48:00Z">
        <w:r w:rsidR="008E2951" w:rsidDel="00356E41">
          <w:rPr>
            <w:rFonts w:ascii="Calibri" w:eastAsia="Calibri" w:hAnsi="Calibri" w:cs="Calibri"/>
          </w:rPr>
          <w:delText xml:space="preserve"> e</w:delText>
        </w:r>
      </w:del>
      <w:ins w:id="270" w:author="William Lamb" w:date="2018-05-25T10:48:00Z">
        <w:r w:rsidR="002C01D1">
          <w:rPr>
            <w:rFonts w:ascii="Calibri" w:eastAsia="Calibri" w:hAnsi="Calibri" w:cs="Calibri"/>
          </w:rPr>
          <w:t xml:space="preserve">Scaling up the analysis from individual documents to groups of documents, </w:t>
        </w:r>
      </w:ins>
      <w:del w:id="271" w:author="William Lamb" w:date="2018-05-25T10:48:00Z">
        <w:r w:rsidR="008E2951" w:rsidDel="002C01D1">
          <w:rPr>
            <w:rFonts w:ascii="Calibri" w:eastAsia="Calibri" w:hAnsi="Calibri" w:cs="Calibri"/>
          </w:rPr>
          <w:delText xml:space="preserve">ach case study document </w:delText>
        </w:r>
      </w:del>
      <w:del w:id="272" w:author="William Lamb" w:date="2018-05-24T11:42:00Z">
        <w:r w:rsidR="008E2951" w:rsidDel="00356E41">
          <w:rPr>
            <w:rFonts w:ascii="Calibri" w:eastAsia="Calibri" w:hAnsi="Calibri" w:cs="Calibri"/>
          </w:rPr>
          <w:delText xml:space="preserve">is </w:delText>
        </w:r>
      </w:del>
      <w:del w:id="273" w:author="William Lamb" w:date="2018-05-25T10:48:00Z">
        <w:r w:rsidR="008E2951" w:rsidDel="002C01D1">
          <w:rPr>
            <w:rFonts w:ascii="Calibri" w:eastAsia="Calibri" w:hAnsi="Calibri" w:cs="Calibri"/>
          </w:rPr>
          <w:delText xml:space="preserve">marked up by </w:delText>
        </w:r>
        <w:r w:rsidDel="002C01D1">
          <w:rPr>
            <w:rFonts w:ascii="Calibri" w:eastAsia="Calibri" w:hAnsi="Calibri" w:cs="Calibri"/>
          </w:rPr>
          <w:delText xml:space="preserve">a </w:delText>
        </w:r>
      </w:del>
      <w:del w:id="274" w:author="William Lamb" w:date="2018-05-24T21:23:00Z">
        <w:r w:rsidR="008E2951" w:rsidDel="00D92935">
          <w:rPr>
            <w:rFonts w:ascii="Calibri" w:eastAsia="Calibri" w:hAnsi="Calibri" w:cs="Calibri"/>
          </w:rPr>
          <w:delText xml:space="preserve">combination </w:delText>
        </w:r>
      </w:del>
      <w:del w:id="275" w:author="William Lamb" w:date="2018-05-25T10:48:00Z">
        <w:r w:rsidR="008E2951" w:rsidDel="002C01D1">
          <w:rPr>
            <w:rFonts w:ascii="Calibri" w:eastAsia="Calibri" w:hAnsi="Calibri" w:cs="Calibri"/>
          </w:rPr>
          <w:delText xml:space="preserve">of </w:delText>
        </w:r>
      </w:del>
      <w:del w:id="276" w:author="William Lamb" w:date="2018-05-24T11:42:00Z">
        <w:r w:rsidR="00022DCB" w:rsidDel="00356E41">
          <w:rPr>
            <w:rFonts w:ascii="Calibri" w:eastAsia="Calibri" w:hAnsi="Calibri" w:cs="Calibri"/>
          </w:rPr>
          <w:delText xml:space="preserve">these </w:delText>
        </w:r>
      </w:del>
      <w:del w:id="277" w:author="William Lamb" w:date="2018-05-25T10:48:00Z">
        <w:r w:rsidR="008E2951" w:rsidDel="002C01D1">
          <w:rPr>
            <w:rFonts w:ascii="Calibri" w:eastAsia="Calibri" w:hAnsi="Calibri" w:cs="Calibri"/>
          </w:rPr>
          <w:delText>topics</w:delText>
        </w:r>
        <w:r w:rsidDel="002C01D1">
          <w:rPr>
            <w:rFonts w:ascii="Calibri" w:eastAsia="Calibri" w:hAnsi="Calibri" w:cs="Calibri"/>
          </w:rPr>
          <w:delText xml:space="preserve">, </w:delText>
        </w:r>
        <w:r w:rsidR="008E3899" w:rsidDel="002C01D1">
          <w:rPr>
            <w:rFonts w:ascii="Calibri" w:eastAsia="Calibri" w:hAnsi="Calibri" w:cs="Calibri"/>
          </w:rPr>
          <w:delText>the</w:delText>
        </w:r>
        <w:r w:rsidR="00FD1394" w:rsidDel="002C01D1">
          <w:rPr>
            <w:rFonts w:ascii="Calibri" w:eastAsia="Calibri" w:hAnsi="Calibri" w:cs="Calibri"/>
          </w:rPr>
          <w:delText xml:space="preserve"> </w:delText>
        </w:r>
        <w:r w:rsidDel="002C01D1">
          <w:rPr>
            <w:rFonts w:ascii="Calibri" w:eastAsia="Calibri" w:hAnsi="Calibri" w:cs="Calibri"/>
          </w:rPr>
          <w:delText xml:space="preserve">analysis </w:delText>
        </w:r>
        <w:r w:rsidR="008E3899" w:rsidDel="002C01D1">
          <w:rPr>
            <w:rFonts w:ascii="Calibri" w:eastAsia="Calibri" w:hAnsi="Calibri" w:cs="Calibri"/>
          </w:rPr>
          <w:delText xml:space="preserve">can be scaled-up </w:delText>
        </w:r>
        <w:r w:rsidDel="002C01D1">
          <w:rPr>
            <w:rFonts w:ascii="Calibri" w:eastAsia="Calibri" w:hAnsi="Calibri" w:cs="Calibri"/>
          </w:rPr>
          <w:delText>to groups of documents</w:delText>
        </w:r>
      </w:del>
      <w:del w:id="278" w:author="William Lamb" w:date="2018-05-24T11:42:00Z">
        <w:r w:rsidR="00B167F8" w:rsidDel="00356E41">
          <w:rPr>
            <w:rFonts w:ascii="Calibri" w:eastAsia="Calibri" w:hAnsi="Calibri" w:cs="Calibri"/>
          </w:rPr>
          <w:delText xml:space="preserve">. </w:delText>
        </w:r>
      </w:del>
      <w:del w:id="279" w:author="William Lamb" w:date="2018-05-24T11:43:00Z">
        <w:r w:rsidR="00B167F8" w:rsidDel="00356E41">
          <w:rPr>
            <w:rFonts w:ascii="Calibri" w:eastAsia="Calibri" w:hAnsi="Calibri" w:cs="Calibri"/>
          </w:rPr>
          <w:delText xml:space="preserve">Hence we can </w:delText>
        </w:r>
        <w:r w:rsidR="0025301F" w:rsidDel="00356E41">
          <w:rPr>
            <w:rFonts w:ascii="Calibri" w:eastAsia="Calibri" w:hAnsi="Calibri" w:cs="Calibri"/>
          </w:rPr>
          <w:delText>analyse prevalent (or lacking) topics at a regional level</w:delText>
        </w:r>
        <w:r w:rsidR="00B167F8" w:rsidDel="00356E41">
          <w:rPr>
            <w:rFonts w:ascii="Calibri" w:eastAsia="Calibri" w:hAnsi="Calibri" w:cs="Calibri"/>
          </w:rPr>
          <w:delText>.</w:delText>
        </w:r>
        <w:r w:rsidR="0025301F" w:rsidDel="00356E41">
          <w:rPr>
            <w:rFonts w:ascii="Calibri" w:eastAsia="Calibri" w:hAnsi="Calibri" w:cs="Calibri"/>
          </w:rPr>
          <w:delText xml:space="preserve"> </w:delText>
        </w:r>
      </w:del>
      <w:del w:id="280" w:author="William Lamb" w:date="2018-05-25T10:48:00Z">
        <w:r w:rsidR="0025301F" w:rsidDel="002C01D1">
          <w:rPr>
            <w:rFonts w:ascii="Calibri" w:eastAsia="Calibri" w:hAnsi="Calibri" w:cs="Calibri"/>
          </w:rPr>
          <w:delText>Here</w:delText>
        </w:r>
        <w:r w:rsidR="00A32826" w:rsidDel="002C01D1">
          <w:rPr>
            <w:rFonts w:ascii="Calibri" w:eastAsia="Calibri" w:hAnsi="Calibri" w:cs="Calibri"/>
          </w:rPr>
          <w:delText xml:space="preserve"> </w:delText>
        </w:r>
      </w:del>
      <w:r w:rsidR="00A32826">
        <w:rPr>
          <w:rFonts w:ascii="Calibri" w:eastAsia="Calibri" w:hAnsi="Calibri" w:cs="Calibri"/>
        </w:rPr>
        <w:t>we observe that emissions accounting and urban form are frequent subjects of case study research situated in Asia</w:t>
      </w:r>
      <w:r w:rsidR="007179F3">
        <w:rPr>
          <w:rFonts w:ascii="Calibri" w:eastAsia="Calibri" w:hAnsi="Calibri" w:cs="Calibri"/>
        </w:rPr>
        <w:t xml:space="preserve"> (</w:t>
      </w:r>
      <w:r w:rsidR="007179F3">
        <w:rPr>
          <w:rFonts w:ascii="Calibri" w:eastAsia="Calibri" w:hAnsi="Calibri" w:cs="Calibri"/>
        </w:rPr>
        <w:fldChar w:fldCharType="begin"/>
      </w:r>
      <w:r w:rsidR="007179F3">
        <w:rPr>
          <w:rFonts w:ascii="Calibri" w:eastAsia="Calibri" w:hAnsi="Calibri" w:cs="Calibri"/>
        </w:rPr>
        <w:instrText xml:space="preserve"> REF _Ref512603180 \h </w:instrText>
      </w:r>
      <w:r w:rsidR="007179F3">
        <w:rPr>
          <w:rFonts w:ascii="Calibri" w:eastAsia="Calibri" w:hAnsi="Calibri" w:cs="Calibri"/>
        </w:rPr>
      </w:r>
      <w:r w:rsidR="007179F3">
        <w:rPr>
          <w:rFonts w:ascii="Calibri" w:eastAsia="Calibri" w:hAnsi="Calibri" w:cs="Calibri"/>
        </w:rPr>
        <w:fldChar w:fldCharType="separate"/>
      </w:r>
      <w:r w:rsidR="001470AD" w:rsidRPr="006E40A0">
        <w:rPr>
          <w:b/>
          <w:rPrChange w:id="281" w:author="William Lamb" w:date="2018-05-24T16:14:00Z">
            <w:rPr>
              <w:color w:val="44546A" w:themeColor="text2"/>
              <w:sz w:val="18"/>
              <w:szCs w:val="18"/>
            </w:rPr>
          </w:rPrChange>
        </w:rPr>
        <w:t xml:space="preserve">Figure </w:t>
      </w:r>
      <w:r w:rsidR="001470AD">
        <w:rPr>
          <w:b/>
          <w:noProof/>
        </w:rPr>
        <w:t>3</w:t>
      </w:r>
      <w:r w:rsidR="007179F3">
        <w:rPr>
          <w:rFonts w:ascii="Calibri" w:eastAsia="Calibri" w:hAnsi="Calibri" w:cs="Calibri"/>
        </w:rPr>
        <w:fldChar w:fldCharType="end"/>
      </w:r>
      <w:r w:rsidR="007179F3">
        <w:rPr>
          <w:rFonts w:ascii="Calibri" w:eastAsia="Calibri" w:hAnsi="Calibri" w:cs="Calibri"/>
        </w:rPr>
        <w:t>)</w:t>
      </w:r>
      <w:ins w:id="282" w:author="Felix Creutzig" w:date="2018-05-01T15:34:00Z">
        <w:r w:rsidR="009116AF">
          <w:rPr>
            <w:rFonts w:ascii="Calibri" w:eastAsia="Calibri" w:hAnsi="Calibri" w:cs="Calibri"/>
          </w:rPr>
          <w:t xml:space="preserve">, </w:t>
        </w:r>
      </w:ins>
      <w:ins w:id="283" w:author="William Lamb" w:date="2018-05-24T11:43:00Z">
        <w:r w:rsidR="00356E41">
          <w:rPr>
            <w:rFonts w:ascii="Calibri" w:eastAsia="Calibri" w:hAnsi="Calibri" w:cs="Calibri"/>
          </w:rPr>
          <w:t xml:space="preserve">perhaps reflecting strong investments into </w:t>
        </w:r>
      </w:ins>
      <w:ins w:id="284" w:author="Felix Creutzig" w:date="2018-05-01T15:34:00Z">
        <w:del w:id="285" w:author="William Lamb" w:date="2018-05-24T11:44:00Z">
          <w:r w:rsidR="009116AF" w:rsidDel="00356E41">
            <w:rPr>
              <w:rFonts w:ascii="Calibri" w:eastAsia="Calibri" w:hAnsi="Calibri" w:cs="Calibri"/>
            </w:rPr>
            <w:delText>reflecting</w:delText>
          </w:r>
        </w:del>
      </w:ins>
      <w:ins w:id="286" w:author="Felix Creutzig" w:date="2018-05-01T15:19:00Z">
        <w:del w:id="287" w:author="William Lamb" w:date="2018-05-24T11:44:00Z">
          <w:r w:rsidR="001C3638" w:rsidDel="00356E41">
            <w:rPr>
              <w:rFonts w:ascii="Calibri" w:eastAsia="Calibri" w:hAnsi="Calibri" w:cs="Calibri"/>
            </w:rPr>
            <w:delText xml:space="preserve"> a focus of R&amp;D investments into </w:delText>
          </w:r>
        </w:del>
        <w:r w:rsidR="001C3638">
          <w:rPr>
            <w:rFonts w:ascii="Calibri" w:eastAsia="Calibri" w:hAnsi="Calibri" w:cs="Calibri"/>
          </w:rPr>
          <w:t xml:space="preserve">engineering disciplines </w:t>
        </w:r>
      </w:ins>
      <w:ins w:id="288" w:author="William Lamb" w:date="2018-05-24T11:44:00Z">
        <w:r w:rsidR="00356E41">
          <w:rPr>
            <w:rFonts w:ascii="Calibri" w:eastAsia="Calibri" w:hAnsi="Calibri" w:cs="Calibri"/>
          </w:rPr>
          <w:t xml:space="preserve">and education </w:t>
        </w:r>
      </w:ins>
      <w:ins w:id="289" w:author="Felix Creutzig" w:date="2018-05-01T15:19:00Z">
        <w:r w:rsidR="001C3638">
          <w:rPr>
            <w:rFonts w:ascii="Calibri" w:eastAsia="Calibri" w:hAnsi="Calibri" w:cs="Calibri"/>
          </w:rPr>
          <w:t>in China and So</w:t>
        </w:r>
      </w:ins>
      <w:ins w:id="290" w:author="Felix Creutzig" w:date="2018-05-01T15:20:00Z">
        <w:r w:rsidR="001C3638">
          <w:rPr>
            <w:rFonts w:ascii="Calibri" w:eastAsia="Calibri" w:hAnsi="Calibri" w:cs="Calibri"/>
          </w:rPr>
          <w:t xml:space="preserve">uth </w:t>
        </w:r>
        <w:commentRangeStart w:id="291"/>
        <w:r w:rsidR="001C3638">
          <w:rPr>
            <w:rFonts w:ascii="Calibri" w:eastAsia="Calibri" w:hAnsi="Calibri" w:cs="Calibri"/>
          </w:rPr>
          <w:t>Korea</w:t>
        </w:r>
        <w:commentRangeEnd w:id="291"/>
        <w:r w:rsidR="001C3638">
          <w:rPr>
            <w:rStyle w:val="CommentReference"/>
          </w:rPr>
          <w:commentReference w:id="291"/>
        </w:r>
      </w:ins>
      <w:ins w:id="292" w:author="Felix Creutzig" w:date="2018-05-01T15:33:00Z">
        <w:r w:rsidR="009116AF">
          <w:rPr>
            <w:rFonts w:ascii="Calibri" w:eastAsia="Calibri" w:hAnsi="Calibri" w:cs="Calibri"/>
          </w:rPr>
          <w:t xml:space="preserve"> </w:t>
        </w:r>
        <w:del w:id="293" w:author="William Lamb" w:date="2018-05-24T11:44:00Z">
          <w:r w:rsidR="009116AF" w:rsidDel="00356E41">
            <w:rPr>
              <w:rFonts w:ascii="Calibri" w:eastAsia="Calibri" w:hAnsi="Calibri" w:cs="Calibri"/>
            </w:rPr>
            <w:delText xml:space="preserve">and corresponding focus in education </w:delText>
          </w:r>
        </w:del>
        <w:r w:rsidR="009116AF">
          <w:rPr>
            <w:rFonts w:ascii="Calibri" w:eastAsia="Calibri" w:hAnsi="Calibri" w:cs="Calibri"/>
          </w:rPr>
          <w:t xml:space="preserve">(44% of all students in China graduate in science &amp; engineering, compared with 16% in the </w:t>
        </w:r>
        <w:commentRangeStart w:id="294"/>
        <w:r w:rsidR="009116AF">
          <w:rPr>
            <w:rFonts w:ascii="Calibri" w:eastAsia="Calibri" w:hAnsi="Calibri" w:cs="Calibri"/>
          </w:rPr>
          <w:t>US</w:t>
        </w:r>
        <w:commentRangeEnd w:id="294"/>
        <w:r w:rsidR="009116AF">
          <w:rPr>
            <w:rStyle w:val="CommentReference"/>
          </w:rPr>
          <w:commentReference w:id="294"/>
        </w:r>
        <w:r w:rsidR="009116AF">
          <w:rPr>
            <w:rFonts w:ascii="Calibri" w:eastAsia="Calibri" w:hAnsi="Calibri" w:cs="Calibri"/>
          </w:rPr>
          <w:t>)</w:t>
        </w:r>
      </w:ins>
      <w:ins w:id="295" w:author="Felix Creutzig" w:date="2018-05-01T15:20:00Z">
        <w:r w:rsidR="001C3638">
          <w:rPr>
            <w:rFonts w:ascii="Calibri" w:eastAsia="Calibri" w:hAnsi="Calibri" w:cs="Calibri"/>
          </w:rPr>
          <w:t xml:space="preserve">. </w:t>
        </w:r>
      </w:ins>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A32826">
        <w:rPr>
          <w:rFonts w:ascii="Calibri" w:eastAsia="Calibri" w:hAnsi="Calibri" w:cs="Calibri"/>
        </w:rPr>
        <w:t>which captu</w:t>
      </w:r>
      <w:r w:rsidR="0025301F">
        <w:rPr>
          <w:rFonts w:ascii="Calibri" w:eastAsia="Calibri" w:hAnsi="Calibri" w:cs="Calibri"/>
        </w:rPr>
        <w:t xml:space="preserve">res </w:t>
      </w:r>
      <w:ins w:id="296" w:author="William Lamb" w:date="2018-05-24T21:05:00Z">
        <w:r w:rsidR="003F40BD">
          <w:rPr>
            <w:rFonts w:ascii="Calibri" w:eastAsia="Calibri" w:hAnsi="Calibri" w:cs="Calibri"/>
          </w:rPr>
          <w:t xml:space="preserve">research on </w:t>
        </w:r>
      </w:ins>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ins w:id="297" w:author="William Lamb" w:date="2018-05-24T11:49:00Z">
        <w:r w:rsidR="00663246">
          <w:rPr>
            <w:rFonts w:ascii="Calibri" w:eastAsia="Calibri" w:hAnsi="Calibri" w:cs="Calibri"/>
          </w:rPr>
          <w:t xml:space="preserve">And despite specifying no </w:t>
        </w:r>
      </w:ins>
      <w:ins w:id="298" w:author="William Lamb" w:date="2018-05-24T11:50:00Z">
        <w:r w:rsidR="00663246">
          <w:rPr>
            <w:rFonts w:ascii="Calibri" w:eastAsia="Calibri" w:hAnsi="Calibri" w:cs="Calibri"/>
          </w:rPr>
          <w:t xml:space="preserve">climate </w:t>
        </w:r>
      </w:ins>
      <w:ins w:id="299" w:author="William Lamb" w:date="2018-05-24T11:49:00Z">
        <w:r w:rsidR="00663246">
          <w:rPr>
            <w:rFonts w:ascii="Calibri" w:eastAsia="Calibri" w:hAnsi="Calibri" w:cs="Calibri"/>
          </w:rPr>
          <w:t xml:space="preserve">adaptation keywords in our search query, </w:t>
        </w:r>
      </w:ins>
      <w:del w:id="300" w:author="William Lamb" w:date="2018-05-24T11:50:00Z">
        <w:r w:rsidR="0025301F" w:rsidDel="00663246">
          <w:rPr>
            <w:rFonts w:ascii="Calibri" w:eastAsia="Calibri" w:hAnsi="Calibri" w:cs="Calibri"/>
          </w:rPr>
          <w:delText>C</w:delText>
        </w:r>
        <w:r w:rsidR="00A32826" w:rsidDel="00663246">
          <w:rPr>
            <w:rFonts w:ascii="Calibri" w:eastAsia="Calibri" w:hAnsi="Calibri" w:cs="Calibri"/>
          </w:rPr>
          <w:delText>limate adaption</w:delText>
        </w:r>
      </w:del>
      <w:ins w:id="301" w:author="William Lamb" w:date="2018-05-24T11:50:00Z">
        <w:r w:rsidR="00663246">
          <w:rPr>
            <w:rFonts w:ascii="Calibri" w:eastAsia="Calibri" w:hAnsi="Calibri" w:cs="Calibri"/>
          </w:rPr>
          <w:t>it</w:t>
        </w:r>
      </w:ins>
      <w:r w:rsidR="00A32826">
        <w:rPr>
          <w:rFonts w:ascii="Calibri" w:eastAsia="Calibri" w:hAnsi="Calibri" w:cs="Calibri"/>
        </w:rPr>
        <w:t xml:space="preserve"> </w:t>
      </w:r>
      <w:del w:id="302" w:author="William Lamb" w:date="2018-05-24T11:50:00Z">
        <w:r w:rsidR="0025301F" w:rsidDel="00663246">
          <w:rPr>
            <w:rFonts w:ascii="Calibri" w:eastAsia="Calibri" w:hAnsi="Calibri" w:cs="Calibri"/>
          </w:rPr>
          <w:delText xml:space="preserve">also </w:delText>
        </w:r>
      </w:del>
      <w:r w:rsidR="00A32826">
        <w:rPr>
          <w:rFonts w:ascii="Calibri" w:eastAsia="Calibri" w:hAnsi="Calibri" w:cs="Calibri"/>
        </w:rPr>
        <w:t xml:space="preserve">emerges as </w:t>
      </w:r>
      <w:r>
        <w:rPr>
          <w:rFonts w:ascii="Calibri" w:eastAsia="Calibri" w:hAnsi="Calibri" w:cs="Calibri"/>
        </w:rPr>
        <w:t>the most</w:t>
      </w:r>
      <w:r w:rsidR="00A32826">
        <w:rPr>
          <w:rFonts w:ascii="Calibri" w:eastAsia="Calibri" w:hAnsi="Calibri" w:cs="Calibri"/>
        </w:rPr>
        <w:t xml:space="preserve"> prominent topic in </w:t>
      </w:r>
      <w:ins w:id="303" w:author="William Lamb" w:date="2018-05-24T21:05:00Z">
        <w:r w:rsidR="003F40BD">
          <w:rPr>
            <w:rFonts w:ascii="Calibri" w:eastAsia="Calibri" w:hAnsi="Calibri" w:cs="Calibri"/>
          </w:rPr>
          <w:t xml:space="preserve">the cities of </w:t>
        </w:r>
      </w:ins>
      <w:r w:rsidR="00A32826">
        <w:rPr>
          <w:rFonts w:ascii="Calibri" w:eastAsia="Calibri" w:hAnsi="Calibri" w:cs="Calibri"/>
        </w:rPr>
        <w:t xml:space="preserve">Africa, </w:t>
      </w:r>
      <w:r w:rsidR="0025301F">
        <w:rPr>
          <w:rFonts w:ascii="Calibri" w:eastAsia="Calibri" w:hAnsi="Calibri" w:cs="Calibri"/>
        </w:rPr>
        <w:t>Latin America and Oceania</w:t>
      </w:r>
      <w:ins w:id="304" w:author="William Lamb" w:date="2018-05-24T11:50:00Z">
        <w:r w:rsidR="00663246">
          <w:rPr>
            <w:rFonts w:ascii="Calibri" w:eastAsia="Calibri" w:hAnsi="Calibri" w:cs="Calibri"/>
          </w:rPr>
          <w:t xml:space="preserve">, reflecting </w:t>
        </w:r>
      </w:ins>
      <w:del w:id="305" w:author="William Lamb" w:date="2018-05-24T11:50:00Z">
        <w:r w:rsidR="00022DCB" w:rsidDel="00663246">
          <w:rPr>
            <w:rFonts w:ascii="Calibri" w:eastAsia="Calibri" w:hAnsi="Calibri" w:cs="Calibri"/>
          </w:rPr>
          <w:delText xml:space="preserve">. </w:delText>
        </w:r>
        <w:r w:rsidR="00EE4A6C" w:rsidDel="00663246">
          <w:rPr>
            <w:rFonts w:ascii="Calibri" w:eastAsia="Calibri" w:hAnsi="Calibri" w:cs="Calibri"/>
          </w:rPr>
          <w:delText xml:space="preserve">As our search query specified no adaptation keywords, this latter result suggests </w:delText>
        </w:r>
      </w:del>
      <w:r w:rsidR="00EE4A6C">
        <w:rPr>
          <w:rFonts w:ascii="Calibri" w:eastAsia="Calibri" w:hAnsi="Calibri" w:cs="Calibri"/>
        </w:rPr>
        <w:t xml:space="preserve">a continued failure to </w:t>
      </w:r>
      <w:ins w:id="306" w:author="William Lamb" w:date="2018-05-24T11:50:00Z">
        <w:r w:rsidR="00663246">
          <w:rPr>
            <w:rFonts w:ascii="Calibri" w:eastAsia="Calibri" w:hAnsi="Calibri" w:cs="Calibri"/>
          </w:rPr>
          <w:t xml:space="preserve">place </w:t>
        </w:r>
      </w:ins>
      <w:del w:id="307" w:author="William Lamb" w:date="2018-05-24T11:50:00Z">
        <w:r w:rsidR="00EE4A6C" w:rsidDel="00663246">
          <w:rPr>
            <w:rFonts w:ascii="Calibri" w:eastAsia="Calibri" w:hAnsi="Calibri" w:cs="Calibri"/>
          </w:rPr>
          <w:delText>balance urban adaptation research in these regions with a</w:delText>
        </w:r>
      </w:del>
      <w:ins w:id="308" w:author="William Lamb" w:date="2018-05-24T11:50:00Z">
        <w:r w:rsidR="00663246">
          <w:rPr>
            <w:rFonts w:ascii="Calibri" w:eastAsia="Calibri" w:hAnsi="Calibri" w:cs="Calibri"/>
          </w:rPr>
          <w:t>climate</w:t>
        </w:r>
      </w:ins>
      <w:r w:rsidR="00EE4A6C">
        <w:rPr>
          <w:rFonts w:ascii="Calibri" w:eastAsia="Calibri" w:hAnsi="Calibri" w:cs="Calibri"/>
        </w:rPr>
        <w:t xml:space="preserve"> mitigation </w:t>
      </w:r>
      <w:ins w:id="309" w:author="William Lamb" w:date="2018-05-24T11:50:00Z">
        <w:r w:rsidR="00663246">
          <w:rPr>
            <w:rFonts w:ascii="Calibri" w:eastAsia="Calibri" w:hAnsi="Calibri" w:cs="Calibri"/>
          </w:rPr>
          <w:t xml:space="preserve">on the </w:t>
        </w:r>
      </w:ins>
      <w:ins w:id="310" w:author="William Lamb" w:date="2018-05-24T11:51:00Z">
        <w:r w:rsidR="00663246">
          <w:rPr>
            <w:rFonts w:ascii="Calibri" w:eastAsia="Calibri" w:hAnsi="Calibri" w:cs="Calibri"/>
          </w:rPr>
          <w:t xml:space="preserve">urban </w:t>
        </w:r>
      </w:ins>
      <w:r w:rsidR="00EE4A6C">
        <w:rPr>
          <w:rFonts w:ascii="Calibri" w:eastAsia="Calibri" w:hAnsi="Calibri" w:cs="Calibri"/>
        </w:rPr>
        <w:t>agenda</w:t>
      </w:r>
      <w:ins w:id="311" w:author="William Lamb" w:date="2018-05-24T11:50:00Z">
        <w:r w:rsidR="00663246">
          <w:rPr>
            <w:rFonts w:ascii="Calibri" w:eastAsia="Calibri" w:hAnsi="Calibri" w:cs="Calibri"/>
          </w:rPr>
          <w:t xml:space="preserve"> in these</w:t>
        </w:r>
      </w:ins>
      <w:ins w:id="312" w:author="William Lamb" w:date="2018-05-24T11:51:00Z">
        <w:r w:rsidR="00663246">
          <w:rPr>
            <w:rFonts w:ascii="Calibri" w:eastAsia="Calibri" w:hAnsi="Calibri" w:cs="Calibri"/>
          </w:rPr>
          <w:t xml:space="preserve"> regions</w:t>
        </w:r>
      </w:ins>
      <w:r w:rsidR="00EE4A6C">
        <w:rPr>
          <w:rFonts w:ascii="Calibri" w:eastAsia="Calibri" w:hAnsi="Calibri" w:cs="Calibri"/>
        </w:rPr>
        <w:t>.</w:t>
      </w:r>
    </w:p>
    <w:p w14:paraId="373896A1" w14:textId="2748571C" w:rsidR="00F63760" w:rsidRDefault="00663246">
      <w:pPr>
        <w:spacing w:line="480" w:lineRule="auto"/>
        <w:rPr>
          <w:rFonts w:ascii="Calibri" w:eastAsia="Calibri" w:hAnsi="Calibri" w:cs="Calibri"/>
        </w:rPr>
      </w:pPr>
      <w:ins w:id="313" w:author="William Lamb" w:date="2018-05-24T11:53:00Z">
        <w:r>
          <w:rPr>
            <w:rFonts w:ascii="Calibri" w:eastAsia="Calibri" w:hAnsi="Calibri" w:cs="Calibri"/>
          </w:rPr>
          <w:t xml:space="preserve">Individual cities are hotspots for particular </w:t>
        </w:r>
      </w:ins>
      <w:ins w:id="314" w:author="William Lamb" w:date="2018-05-24T21:33:00Z">
        <w:r w:rsidR="00C80E27">
          <w:rPr>
            <w:rFonts w:ascii="Calibri" w:eastAsia="Calibri" w:hAnsi="Calibri" w:cs="Calibri"/>
          </w:rPr>
          <w:t>mitigation</w:t>
        </w:r>
      </w:ins>
      <w:ins w:id="315" w:author="William Lamb" w:date="2018-05-24T11:53:00Z">
        <w:r>
          <w:rPr>
            <w:rFonts w:ascii="Calibri" w:eastAsia="Calibri" w:hAnsi="Calibri" w:cs="Calibri"/>
          </w:rPr>
          <w:t xml:space="preserve"> topics.</w:t>
        </w:r>
      </w:ins>
      <w:ins w:id="316" w:author="William Lamb" w:date="2018-05-24T21:06:00Z">
        <w:r w:rsidR="003F40BD">
          <w:rPr>
            <w:rFonts w:ascii="Calibri" w:eastAsia="Calibri" w:hAnsi="Calibri" w:cs="Calibri"/>
          </w:rPr>
          <w:t xml:space="preserve"> </w:t>
        </w:r>
      </w:ins>
      <w:ins w:id="317" w:author="William Lamb" w:date="2018-05-24T21:33:00Z">
        <w:r w:rsidR="00C80E27">
          <w:rPr>
            <w:rFonts w:ascii="Calibri" w:eastAsia="Calibri" w:hAnsi="Calibri" w:cs="Calibri"/>
          </w:rPr>
          <w:t xml:space="preserve">Transportation </w:t>
        </w:r>
      </w:ins>
      <w:ins w:id="318" w:author="William Lamb" w:date="2018-05-24T21:34:00Z">
        <w:r w:rsidR="00C80E27">
          <w:rPr>
            <w:rFonts w:ascii="Calibri" w:eastAsia="Calibri" w:hAnsi="Calibri" w:cs="Calibri"/>
          </w:rPr>
          <w:t>case studies are</w:t>
        </w:r>
      </w:ins>
      <w:ins w:id="319" w:author="William Lamb" w:date="2018-05-24T21:08:00Z">
        <w:r w:rsidR="003F40BD">
          <w:rPr>
            <w:rFonts w:ascii="Calibri" w:eastAsia="Calibri" w:hAnsi="Calibri" w:cs="Calibri"/>
          </w:rPr>
          <w:t xml:space="preserve"> well developed for London, but scarcely researched in </w:t>
        </w:r>
      </w:ins>
      <w:del w:id="320" w:author="William Lamb" w:date="2018-05-24T21:09:00Z">
        <w:r w:rsidR="00816415" w:rsidDel="003F40BD">
          <w:rPr>
            <w:rFonts w:ascii="Calibri" w:eastAsia="Calibri" w:hAnsi="Calibri" w:cs="Calibri"/>
          </w:rPr>
          <w:delText xml:space="preserve">Isolating </w:delText>
        </w:r>
        <w:r w:rsidR="00E34B7C" w:rsidDel="003F40BD">
          <w:rPr>
            <w:rFonts w:ascii="Calibri" w:eastAsia="Calibri" w:hAnsi="Calibri" w:cs="Calibri"/>
          </w:rPr>
          <w:delText>research topics</w:delText>
        </w:r>
        <w:r w:rsidR="00816415" w:rsidDel="003F40BD">
          <w:rPr>
            <w:rFonts w:ascii="Calibri" w:eastAsia="Calibri" w:hAnsi="Calibri" w:cs="Calibri"/>
          </w:rPr>
          <w:delText xml:space="preserve"> on individual cities is also possible. For instance we find that low-carbon transportation is scarcely researched for </w:delText>
        </w:r>
      </w:del>
      <w:r w:rsidR="00816415">
        <w:rPr>
          <w:rFonts w:ascii="Calibri" w:eastAsia="Calibri" w:hAnsi="Calibri" w:cs="Calibri"/>
        </w:rPr>
        <w:t>New York City</w:t>
      </w:r>
      <w:r w:rsidR="0025301F">
        <w:rPr>
          <w:rFonts w:ascii="Calibri" w:eastAsia="Calibri" w:hAnsi="Calibri" w:cs="Calibri"/>
        </w:rPr>
        <w:t xml:space="preserve"> and Chicago</w:t>
      </w:r>
      <w:del w:id="321" w:author="William Lamb" w:date="2018-05-24T21:09:00Z">
        <w:r w:rsidR="00816415" w:rsidDel="003F40BD">
          <w:rPr>
            <w:rFonts w:ascii="Calibri" w:eastAsia="Calibri" w:hAnsi="Calibri" w:cs="Calibri"/>
          </w:rPr>
          <w:delText>, but well developed for London</w:delText>
        </w:r>
      </w:del>
      <w:r w:rsidR="00F2001E">
        <w:rPr>
          <w:rFonts w:ascii="Calibri" w:eastAsia="Calibri" w:hAnsi="Calibri" w:cs="Calibri"/>
        </w:rPr>
        <w:t xml:space="preserve"> (</w:t>
      </w:r>
      <w:r w:rsidR="00D96CF7" w:rsidRPr="00D96CF7">
        <w:rPr>
          <w:rFonts w:ascii="Calibri" w:eastAsia="Calibri" w:hAnsi="Calibri" w:cs="Calibri"/>
        </w:rPr>
        <w:fldChar w:fldCharType="begin"/>
      </w:r>
      <w:r w:rsidR="00D96CF7" w:rsidRPr="00D96CF7">
        <w:rPr>
          <w:rFonts w:ascii="Calibri" w:eastAsia="Calibri" w:hAnsi="Calibri" w:cs="Calibri"/>
        </w:rPr>
        <w:instrText xml:space="preserve"> REF _Ref512603754 \h  \* MERGEFORMAT </w:instrText>
      </w:r>
      <w:r w:rsidR="00D96CF7" w:rsidRPr="00D96CF7">
        <w:rPr>
          <w:rFonts w:ascii="Calibri" w:eastAsia="Calibri" w:hAnsi="Calibri" w:cs="Calibri"/>
        </w:rPr>
      </w:r>
      <w:r w:rsidR="00D96CF7" w:rsidRPr="00D96CF7">
        <w:rPr>
          <w:rFonts w:ascii="Calibri" w:eastAsia="Calibri" w:hAnsi="Calibri" w:cs="Calibri"/>
        </w:rPr>
        <w:fldChar w:fldCharType="separate"/>
      </w:r>
      <w:r w:rsidR="001470AD" w:rsidRPr="001470AD">
        <w:t xml:space="preserve">Table </w:t>
      </w:r>
      <w:r w:rsidR="001470AD" w:rsidRPr="001470AD">
        <w:rPr>
          <w:noProof/>
        </w:rPr>
        <w:t>1</w:t>
      </w:r>
      <w:r w:rsidR="00D96CF7" w:rsidRPr="00D96CF7">
        <w:rPr>
          <w:rFonts w:ascii="Calibri" w:eastAsia="Calibri" w:hAnsi="Calibri" w:cs="Calibri"/>
        </w:rPr>
        <w:fldChar w:fldCharType="end"/>
      </w:r>
      <w:r w:rsidR="00F2001E">
        <w:rPr>
          <w:rFonts w:ascii="Calibri" w:eastAsia="Calibri" w:hAnsi="Calibri" w:cs="Calibri"/>
        </w:rPr>
        <w:t>)</w:t>
      </w:r>
      <w:r w:rsidR="0025301F">
        <w:rPr>
          <w:rFonts w:ascii="Calibri" w:eastAsia="Calibri" w:hAnsi="Calibri" w:cs="Calibri"/>
        </w:rPr>
        <w:t xml:space="preserve">. Again, emissions accounting dominates the </w:t>
      </w:r>
      <w:del w:id="322" w:author="William Lamb" w:date="2018-05-24T21:34:00Z">
        <w:r w:rsidR="0025301F" w:rsidDel="005F4D85">
          <w:rPr>
            <w:rFonts w:ascii="Calibri" w:eastAsia="Calibri" w:hAnsi="Calibri" w:cs="Calibri"/>
          </w:rPr>
          <w:delText>research landscape of</w:delText>
        </w:r>
      </w:del>
      <w:ins w:id="323" w:author="William Lamb" w:date="2018-05-24T21:34:00Z">
        <w:r w:rsidR="005F4D85">
          <w:rPr>
            <w:rFonts w:ascii="Calibri" w:eastAsia="Calibri" w:hAnsi="Calibri" w:cs="Calibri"/>
          </w:rPr>
          <w:t>case study work on</w:t>
        </w:r>
      </w:ins>
      <w:r w:rsidR="0025301F">
        <w:rPr>
          <w:rFonts w:ascii="Calibri" w:eastAsia="Calibri" w:hAnsi="Calibri" w:cs="Calibri"/>
        </w:rPr>
        <w:t xml:space="preserve"> top-tier cities in China (Beijing, Shanghai</w:t>
      </w:r>
      <w:r w:rsidR="00361973">
        <w:rPr>
          <w:rFonts w:ascii="Calibri" w:eastAsia="Calibri" w:hAnsi="Calibri" w:cs="Calibri"/>
        </w:rPr>
        <w:t xml:space="preserve"> and</w:t>
      </w:r>
      <w:r w:rsidR="0025301F">
        <w:rPr>
          <w:rFonts w:ascii="Calibri" w:eastAsia="Calibri" w:hAnsi="Calibri" w:cs="Calibri"/>
        </w:rPr>
        <w:t xml:space="preserve"> Tianjin), while topics around urban ecology, water demand and waste management are overlooked </w:t>
      </w:r>
      <w:r w:rsidR="005B6595">
        <w:rPr>
          <w:rFonts w:ascii="Calibri" w:eastAsia="Calibri" w:hAnsi="Calibri" w:cs="Calibri"/>
        </w:rPr>
        <w:t xml:space="preserve">here </w:t>
      </w:r>
      <w:r w:rsidR="0025301F">
        <w:rPr>
          <w:rFonts w:ascii="Calibri" w:eastAsia="Calibri" w:hAnsi="Calibri" w:cs="Calibri"/>
        </w:rPr>
        <w:t>– at least in the mitigation focused literature we identify.</w:t>
      </w:r>
      <w:r w:rsidR="00F2001E">
        <w:rPr>
          <w:rFonts w:ascii="Calibri" w:eastAsia="Calibri" w:hAnsi="Calibri" w:cs="Calibri"/>
        </w:rPr>
        <w:t xml:space="preserve"> </w:t>
      </w:r>
      <w:del w:id="324" w:author="William Lamb" w:date="2018-05-24T21:10:00Z">
        <w:r w:rsidR="007179F3" w:rsidRPr="007179F3" w:rsidDel="003F40BD">
          <w:rPr>
            <w:rFonts w:ascii="Calibri" w:eastAsia="Calibri" w:hAnsi="Calibri" w:cs="Calibri"/>
          </w:rPr>
          <w:delText xml:space="preserve">SI </w:delText>
        </w:r>
      </w:del>
      <w:r w:rsidR="009A5C3F" w:rsidRPr="007179F3">
        <w:rPr>
          <w:rFonts w:ascii="Calibri" w:eastAsia="Calibri" w:hAnsi="Calibri" w:cs="Calibri"/>
        </w:rPr>
        <w:fldChar w:fldCharType="begin"/>
      </w:r>
      <w:r w:rsidR="009A5C3F" w:rsidRPr="007179F3">
        <w:rPr>
          <w:rFonts w:ascii="Calibri" w:eastAsia="Calibri" w:hAnsi="Calibri" w:cs="Calibri"/>
        </w:rPr>
        <w:instrText xml:space="preserve"> REF _Ref512426391 \h </w:instrText>
      </w:r>
      <w:r w:rsidR="00F733B8" w:rsidRPr="007179F3">
        <w:rPr>
          <w:rFonts w:ascii="Calibri" w:eastAsia="Calibri" w:hAnsi="Calibri" w:cs="Calibri"/>
        </w:rPr>
        <w:instrText xml:space="preserve"> \* MERGEFORMAT </w:instrText>
      </w:r>
      <w:r w:rsidR="009A5C3F" w:rsidRPr="007179F3">
        <w:rPr>
          <w:rFonts w:ascii="Calibri" w:eastAsia="Calibri" w:hAnsi="Calibri" w:cs="Calibri"/>
        </w:rPr>
      </w:r>
      <w:r w:rsidR="009A5C3F" w:rsidRPr="007179F3">
        <w:rPr>
          <w:rFonts w:ascii="Calibri" w:eastAsia="Calibri" w:hAnsi="Calibri" w:cs="Calibri"/>
        </w:rPr>
        <w:fldChar w:fldCharType="separate"/>
      </w:r>
      <w:r w:rsidR="001470AD" w:rsidRPr="001470AD">
        <w:t xml:space="preserve">Table </w:t>
      </w:r>
      <w:r w:rsidR="001470AD" w:rsidRPr="001470AD">
        <w:rPr>
          <w:noProof/>
        </w:rPr>
        <w:t>2</w:t>
      </w:r>
      <w:r w:rsidR="009A5C3F" w:rsidRPr="007179F3">
        <w:rPr>
          <w:rFonts w:ascii="Calibri" w:eastAsia="Calibri" w:hAnsi="Calibri" w:cs="Calibri"/>
        </w:rPr>
        <w:fldChar w:fldCharType="end"/>
      </w:r>
      <w:r w:rsidR="00C543D3" w:rsidRPr="007179F3">
        <w:rPr>
          <w:rFonts w:ascii="Calibri" w:eastAsia="Calibri" w:hAnsi="Calibri" w:cs="Calibri"/>
        </w:rPr>
        <w:t xml:space="preserve"> </w:t>
      </w:r>
      <w:ins w:id="325" w:author="William Lamb" w:date="2018-05-24T21:10:00Z">
        <w:r w:rsidR="003F40BD">
          <w:rPr>
            <w:rFonts w:ascii="Calibri" w:eastAsia="Calibri" w:hAnsi="Calibri" w:cs="Calibri"/>
          </w:rPr>
          <w:t xml:space="preserve">in the SI text </w:t>
        </w:r>
      </w:ins>
      <w:r w:rsidR="00C543D3" w:rsidRPr="007179F3">
        <w:rPr>
          <w:rFonts w:ascii="Calibri" w:eastAsia="Calibri" w:hAnsi="Calibri" w:cs="Calibri"/>
        </w:rPr>
        <w:t xml:space="preserve">lists the </w:t>
      </w:r>
      <w:r w:rsidR="00F2001E" w:rsidRPr="007179F3">
        <w:rPr>
          <w:rFonts w:ascii="Calibri" w:eastAsia="Calibri" w:hAnsi="Calibri" w:cs="Calibri"/>
        </w:rPr>
        <w:t xml:space="preserve">articles we identify for the </w:t>
      </w:r>
      <w:r w:rsidR="00C543D3" w:rsidRPr="007179F3">
        <w:rPr>
          <w:rFonts w:ascii="Calibri" w:eastAsia="Calibri" w:hAnsi="Calibri" w:cs="Calibri"/>
        </w:rPr>
        <w:t>largest urban centre</w:t>
      </w:r>
      <w:r w:rsidR="00F2001E" w:rsidRPr="007179F3">
        <w:rPr>
          <w:rFonts w:ascii="Calibri" w:eastAsia="Calibri" w:hAnsi="Calibri" w:cs="Calibri"/>
        </w:rPr>
        <w:t xml:space="preserve"> in Africa</w:t>
      </w:r>
      <w:r w:rsidR="00C543D3" w:rsidRPr="007179F3">
        <w:rPr>
          <w:rFonts w:ascii="Calibri" w:eastAsia="Calibri" w:hAnsi="Calibri" w:cs="Calibri"/>
        </w:rPr>
        <w:t xml:space="preserve">, </w:t>
      </w:r>
      <w:r w:rsidR="00F2001E" w:rsidRPr="007179F3">
        <w:rPr>
          <w:rFonts w:ascii="Calibri" w:eastAsia="Calibri" w:hAnsi="Calibri" w:cs="Calibri"/>
        </w:rPr>
        <w:t>Cairo</w:t>
      </w:r>
      <w:r w:rsidR="00C543D3" w:rsidRPr="007179F3">
        <w:rPr>
          <w:rFonts w:ascii="Calibri" w:eastAsia="Calibri" w:hAnsi="Calibri" w:cs="Calibri"/>
        </w:rPr>
        <w:t xml:space="preserve">, </w:t>
      </w:r>
      <w:r w:rsidR="00F2001E" w:rsidRPr="007179F3">
        <w:rPr>
          <w:rFonts w:ascii="Calibri" w:eastAsia="Calibri" w:hAnsi="Calibri" w:cs="Calibri"/>
        </w:rPr>
        <w:t>showing not just the</w:t>
      </w:r>
      <w:r w:rsidR="00F2001E">
        <w:rPr>
          <w:rFonts w:ascii="Calibri" w:eastAsia="Calibri" w:hAnsi="Calibri" w:cs="Calibri"/>
        </w:rPr>
        <w:t xml:space="preserve"> scarcity of studies </w:t>
      </w:r>
      <w:r w:rsidR="00C543D3">
        <w:rPr>
          <w:rFonts w:ascii="Calibri" w:eastAsia="Calibri" w:hAnsi="Calibri" w:cs="Calibri"/>
        </w:rPr>
        <w:t>on this city</w:t>
      </w:r>
      <w:r w:rsidR="00F2001E">
        <w:rPr>
          <w:rFonts w:ascii="Calibri" w:eastAsia="Calibri" w:hAnsi="Calibri" w:cs="Calibri"/>
        </w:rPr>
        <w:t xml:space="preserve">, but the potential of topic modelling to rapidly </w:t>
      </w:r>
      <w:ins w:id="326" w:author="William Lamb" w:date="2018-05-24T21:11:00Z">
        <w:r w:rsidR="003F40BD">
          <w:rPr>
            <w:rFonts w:ascii="Calibri" w:eastAsia="Calibri" w:hAnsi="Calibri" w:cs="Calibri"/>
          </w:rPr>
          <w:t>expose</w:t>
        </w:r>
      </w:ins>
      <w:ins w:id="327" w:author="William Lamb" w:date="2018-05-24T21:10:00Z">
        <w:r w:rsidR="003F40BD">
          <w:rPr>
            <w:rFonts w:ascii="Calibri" w:eastAsia="Calibri" w:hAnsi="Calibri" w:cs="Calibri"/>
          </w:rPr>
          <w:t xml:space="preserve"> the main research to date</w:t>
        </w:r>
      </w:ins>
      <w:del w:id="328" w:author="William Lamb" w:date="2018-05-24T21:10:00Z">
        <w:r w:rsidR="00F2001E" w:rsidDel="003F40BD">
          <w:rPr>
            <w:rFonts w:ascii="Calibri" w:eastAsia="Calibri" w:hAnsi="Calibri" w:cs="Calibri"/>
          </w:rPr>
          <w:delText xml:space="preserve">identify the main </w:delText>
        </w:r>
      </w:del>
      <w:del w:id="329" w:author="William Lamb" w:date="2018-05-24T21:11:00Z">
        <w:r w:rsidR="00F2001E" w:rsidDel="003F40BD">
          <w:rPr>
            <w:rFonts w:ascii="Calibri" w:eastAsia="Calibri" w:hAnsi="Calibri" w:cs="Calibri"/>
          </w:rPr>
          <w:delText xml:space="preserve">themes of </w:delText>
        </w:r>
        <w:r w:rsidR="007179F3" w:rsidDel="003F40BD">
          <w:rPr>
            <w:rFonts w:ascii="Calibri" w:eastAsia="Calibri" w:hAnsi="Calibri" w:cs="Calibri"/>
          </w:rPr>
          <w:delText>specific publications</w:delText>
        </w:r>
      </w:del>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del w:id="330" w:author="William Lamb" w:date="2018-05-24T21:12:00Z">
        <w:r w:rsidR="009A5C3F" w:rsidDel="003F40BD">
          <w:rPr>
            <w:rFonts w:ascii="Calibri" w:eastAsia="Calibri" w:hAnsi="Calibri" w:cs="Calibri"/>
          </w:rPr>
          <w:delText xml:space="preserve">predominant </w:delText>
        </w:r>
      </w:del>
      <w:ins w:id="331" w:author="William Lamb" w:date="2018-05-24T21:12:00Z">
        <w:r w:rsidR="003F40BD">
          <w:rPr>
            <w:rFonts w:ascii="Calibri" w:eastAsia="Calibri" w:hAnsi="Calibri" w:cs="Calibri"/>
          </w:rPr>
          <w:t xml:space="preserve">narrow </w:t>
        </w:r>
      </w:ins>
      <w:r w:rsidR="00C543D3">
        <w:rPr>
          <w:rFonts w:ascii="Calibri" w:eastAsia="Calibri" w:hAnsi="Calibri" w:cs="Calibri"/>
        </w:rPr>
        <w:t>focus on building design and technologies.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76"/>
        <w:gridCol w:w="869"/>
        <w:gridCol w:w="3204"/>
        <w:gridCol w:w="3205"/>
      </w:tblGrid>
      <w:tr w:rsidR="007179F3" w14:paraId="69BBDE49" w14:textId="77777777" w:rsidTr="00C373D8">
        <w:tc>
          <w:tcPr>
            <w:tcW w:w="1418" w:type="dxa"/>
            <w:tcBorders>
              <w:top w:val="single" w:sz="4" w:space="0" w:color="auto"/>
              <w:bottom w:val="single" w:sz="4" w:space="0" w:color="auto"/>
            </w:tcBorders>
          </w:tcPr>
          <w:p w14:paraId="09B028F2" w14:textId="77777777" w:rsidR="007179F3" w:rsidRPr="007B730F" w:rsidRDefault="007179F3" w:rsidP="00C373D8">
            <w:pPr>
              <w:spacing w:line="360" w:lineRule="auto"/>
              <w:rPr>
                <w:rFonts w:eastAsia="Calibri" w:cstheme="minorHAnsi"/>
                <w:b/>
              </w:rPr>
            </w:pPr>
            <w:r w:rsidRPr="007B730F">
              <w:rPr>
                <w:rFonts w:eastAsia="Calibri" w:cstheme="minorHAnsi"/>
                <w:b/>
              </w:rPr>
              <w:t>City</w:t>
            </w:r>
          </w:p>
        </w:tc>
        <w:tc>
          <w:tcPr>
            <w:tcW w:w="1245" w:type="dxa"/>
            <w:gridSpan w:val="2"/>
            <w:tcBorders>
              <w:top w:val="single" w:sz="4" w:space="0" w:color="auto"/>
              <w:bottom w:val="single" w:sz="4" w:space="0" w:color="auto"/>
            </w:tcBorders>
          </w:tcPr>
          <w:p w14:paraId="461F933F" w14:textId="77777777" w:rsidR="007179F3" w:rsidRPr="007B730F" w:rsidRDefault="007179F3" w:rsidP="00C373D8">
            <w:pPr>
              <w:spacing w:line="360" w:lineRule="auto"/>
              <w:rPr>
                <w:rFonts w:eastAsia="Calibri" w:cstheme="minorHAnsi"/>
                <w:b/>
              </w:rPr>
            </w:pPr>
            <w:r w:rsidRPr="007B730F">
              <w:rPr>
                <w:rFonts w:eastAsia="Calibri" w:cstheme="minorHAnsi"/>
                <w:b/>
              </w:rPr>
              <w:t>N. studies</w:t>
            </w:r>
          </w:p>
        </w:tc>
        <w:tc>
          <w:tcPr>
            <w:tcW w:w="3204" w:type="dxa"/>
            <w:tcBorders>
              <w:top w:val="single" w:sz="4" w:space="0" w:color="auto"/>
              <w:bottom w:val="single" w:sz="4" w:space="0" w:color="auto"/>
            </w:tcBorders>
          </w:tcPr>
          <w:p w14:paraId="4460AEBB" w14:textId="77777777" w:rsidR="007179F3" w:rsidRPr="007B730F" w:rsidRDefault="007179F3" w:rsidP="00C373D8">
            <w:pPr>
              <w:spacing w:line="360" w:lineRule="auto"/>
              <w:rPr>
                <w:rFonts w:eastAsia="Calibri" w:cstheme="minorHAnsi"/>
                <w:b/>
              </w:rPr>
            </w:pPr>
            <w:r w:rsidRPr="007B730F">
              <w:rPr>
                <w:rFonts w:eastAsia="Calibri" w:cstheme="minorHAnsi"/>
                <w:b/>
              </w:rPr>
              <w:t>Frequent topics</w:t>
            </w:r>
          </w:p>
        </w:tc>
        <w:tc>
          <w:tcPr>
            <w:tcW w:w="3205" w:type="dxa"/>
            <w:tcBorders>
              <w:top w:val="single" w:sz="4" w:space="0" w:color="auto"/>
              <w:bottom w:val="single" w:sz="4" w:space="0" w:color="auto"/>
            </w:tcBorders>
          </w:tcPr>
          <w:p w14:paraId="4C1C036A" w14:textId="77777777" w:rsidR="007179F3" w:rsidRPr="007B730F" w:rsidRDefault="007179F3" w:rsidP="00C373D8">
            <w:pPr>
              <w:spacing w:line="360" w:lineRule="auto"/>
              <w:rPr>
                <w:rFonts w:eastAsia="Calibri" w:cstheme="minorHAnsi"/>
                <w:b/>
              </w:rPr>
            </w:pPr>
            <w:r w:rsidRPr="007B730F">
              <w:rPr>
                <w:rFonts w:eastAsia="Calibri" w:cstheme="minorHAnsi"/>
                <w:b/>
              </w:rPr>
              <w:t>Infrequent topics</w:t>
            </w:r>
          </w:p>
        </w:tc>
      </w:tr>
      <w:tr w:rsidR="007179F3" w14:paraId="394422BE" w14:textId="77777777" w:rsidTr="00C373D8">
        <w:trPr>
          <w:trHeight w:val="680"/>
        </w:trPr>
        <w:tc>
          <w:tcPr>
            <w:tcW w:w="1794" w:type="dxa"/>
            <w:gridSpan w:val="2"/>
            <w:tcBorders>
              <w:top w:val="single" w:sz="4" w:space="0" w:color="auto"/>
            </w:tcBorders>
          </w:tcPr>
          <w:p w14:paraId="674B7C1F"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Beijing</w:t>
            </w:r>
          </w:p>
        </w:tc>
        <w:tc>
          <w:tcPr>
            <w:tcW w:w="869" w:type="dxa"/>
            <w:tcBorders>
              <w:top w:val="single" w:sz="4" w:space="0" w:color="auto"/>
            </w:tcBorders>
          </w:tcPr>
          <w:p w14:paraId="55E596CA"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284</w:t>
            </w:r>
          </w:p>
        </w:tc>
        <w:tc>
          <w:tcPr>
            <w:tcW w:w="3204" w:type="dxa"/>
            <w:tcBorders>
              <w:top w:val="single" w:sz="4" w:space="0" w:color="auto"/>
            </w:tcBorders>
          </w:tcPr>
          <w:p w14:paraId="63D6A1F1"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CO2 emissions; Energy consumption; Air pollution</w:t>
            </w:r>
          </w:p>
        </w:tc>
        <w:tc>
          <w:tcPr>
            <w:tcW w:w="3205" w:type="dxa"/>
            <w:tcBorders>
              <w:top w:val="single" w:sz="4" w:space="0" w:color="auto"/>
            </w:tcBorders>
          </w:tcPr>
          <w:p w14:paraId="3C0F7D3B"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Urban ecology; Water demand; Waste management</w:t>
            </w:r>
          </w:p>
        </w:tc>
      </w:tr>
      <w:tr w:rsidR="007179F3" w14:paraId="7B6B383C" w14:textId="77777777" w:rsidTr="00C373D8">
        <w:trPr>
          <w:trHeight w:val="680"/>
        </w:trPr>
        <w:tc>
          <w:tcPr>
            <w:tcW w:w="1794" w:type="dxa"/>
            <w:gridSpan w:val="2"/>
          </w:tcPr>
          <w:p w14:paraId="05F5927E"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New York City</w:t>
            </w:r>
          </w:p>
        </w:tc>
        <w:tc>
          <w:tcPr>
            <w:tcW w:w="869" w:type="dxa"/>
          </w:tcPr>
          <w:p w14:paraId="3901997B" w14:textId="77777777" w:rsidR="007179F3" w:rsidRPr="007B730F" w:rsidRDefault="007179F3" w:rsidP="00C373D8">
            <w:pPr>
              <w:spacing w:line="360" w:lineRule="auto"/>
              <w:rPr>
                <w:rFonts w:eastAsia="Calibri" w:cstheme="minorHAnsi"/>
              </w:rPr>
            </w:pPr>
            <w:r w:rsidRPr="007B730F">
              <w:rPr>
                <w:rFonts w:eastAsia="Calibri" w:cstheme="minorHAnsi"/>
              </w:rPr>
              <w:t>146</w:t>
            </w:r>
          </w:p>
        </w:tc>
        <w:tc>
          <w:tcPr>
            <w:tcW w:w="3204" w:type="dxa"/>
          </w:tcPr>
          <w:p w14:paraId="0D69D5E2"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Urban governance; Buildings; Climate adaptation</w:t>
            </w:r>
          </w:p>
        </w:tc>
        <w:tc>
          <w:tcPr>
            <w:tcW w:w="3205" w:type="dxa"/>
          </w:tcPr>
          <w:p w14:paraId="303EFC8B"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Waste management; Transportation; CO2 emissions</w:t>
            </w:r>
          </w:p>
        </w:tc>
      </w:tr>
      <w:tr w:rsidR="007179F3" w14:paraId="76556DA5" w14:textId="77777777" w:rsidTr="00C373D8">
        <w:trPr>
          <w:trHeight w:val="680"/>
        </w:trPr>
        <w:tc>
          <w:tcPr>
            <w:tcW w:w="1794" w:type="dxa"/>
            <w:gridSpan w:val="2"/>
          </w:tcPr>
          <w:p w14:paraId="5B594A89"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Shanghai</w:t>
            </w:r>
          </w:p>
        </w:tc>
        <w:tc>
          <w:tcPr>
            <w:tcW w:w="869" w:type="dxa"/>
          </w:tcPr>
          <w:p w14:paraId="0B8D439D" w14:textId="77777777" w:rsidR="007179F3" w:rsidRPr="007B730F" w:rsidRDefault="007179F3" w:rsidP="00C373D8">
            <w:pPr>
              <w:spacing w:line="360" w:lineRule="auto"/>
              <w:rPr>
                <w:rFonts w:eastAsia="Calibri" w:cstheme="minorHAnsi"/>
              </w:rPr>
            </w:pPr>
            <w:r w:rsidRPr="007B730F">
              <w:rPr>
                <w:rFonts w:eastAsia="Calibri" w:cstheme="minorHAnsi"/>
              </w:rPr>
              <w:t>140</w:t>
            </w:r>
          </w:p>
        </w:tc>
        <w:tc>
          <w:tcPr>
            <w:tcW w:w="3204" w:type="dxa"/>
          </w:tcPr>
          <w:p w14:paraId="45678958"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CO2 emissions; Energy consumption; Urban form</w:t>
            </w:r>
          </w:p>
        </w:tc>
        <w:tc>
          <w:tcPr>
            <w:tcW w:w="3205" w:type="dxa"/>
          </w:tcPr>
          <w:p w14:paraId="300CCE5C"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Urban ecology; Water demand; Waste management</w:t>
            </w:r>
          </w:p>
        </w:tc>
      </w:tr>
      <w:tr w:rsidR="007179F3" w14:paraId="4B7639BC" w14:textId="77777777" w:rsidTr="00C373D8">
        <w:trPr>
          <w:trHeight w:val="680"/>
        </w:trPr>
        <w:tc>
          <w:tcPr>
            <w:tcW w:w="1794" w:type="dxa"/>
            <w:gridSpan w:val="2"/>
          </w:tcPr>
          <w:p w14:paraId="465C450F" w14:textId="77777777" w:rsidR="007179F3" w:rsidRPr="007B730F" w:rsidRDefault="007179F3" w:rsidP="00C373D8">
            <w:pPr>
              <w:spacing w:line="360" w:lineRule="auto"/>
              <w:rPr>
                <w:rFonts w:cstheme="minorHAnsi"/>
                <w:color w:val="333333"/>
                <w:shd w:val="clear" w:color="auto" w:fill="FFFFFF"/>
              </w:rPr>
            </w:pPr>
            <w:r w:rsidRPr="007B730F">
              <w:rPr>
                <w:rFonts w:cstheme="minorHAnsi"/>
                <w:color w:val="333333"/>
                <w:shd w:val="clear" w:color="auto" w:fill="FFFFFF"/>
              </w:rPr>
              <w:lastRenderedPageBreak/>
              <w:t>London</w:t>
            </w:r>
          </w:p>
        </w:tc>
        <w:tc>
          <w:tcPr>
            <w:tcW w:w="869" w:type="dxa"/>
          </w:tcPr>
          <w:p w14:paraId="5CD21C80" w14:textId="77777777" w:rsidR="007179F3" w:rsidRPr="007B730F" w:rsidRDefault="007179F3" w:rsidP="00C373D8">
            <w:pPr>
              <w:spacing w:line="360" w:lineRule="auto"/>
              <w:rPr>
                <w:rFonts w:eastAsia="Calibri" w:cstheme="minorHAnsi"/>
              </w:rPr>
            </w:pPr>
            <w:r w:rsidRPr="007B730F">
              <w:rPr>
                <w:rFonts w:eastAsia="Calibri" w:cstheme="minorHAnsi"/>
              </w:rPr>
              <w:t>117</w:t>
            </w:r>
          </w:p>
        </w:tc>
        <w:tc>
          <w:tcPr>
            <w:tcW w:w="3204" w:type="dxa"/>
          </w:tcPr>
          <w:p w14:paraId="039C425B"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Urban governance; Transportation; Climate adaptation</w:t>
            </w:r>
          </w:p>
        </w:tc>
        <w:tc>
          <w:tcPr>
            <w:tcW w:w="3205" w:type="dxa"/>
          </w:tcPr>
          <w:p w14:paraId="1CAA4719"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Water demand; Waste management; Green roofs</w:t>
            </w:r>
          </w:p>
        </w:tc>
      </w:tr>
      <w:tr w:rsidR="007179F3" w14:paraId="48DAA22A" w14:textId="77777777" w:rsidTr="00C373D8">
        <w:trPr>
          <w:trHeight w:val="680"/>
        </w:trPr>
        <w:tc>
          <w:tcPr>
            <w:tcW w:w="1794" w:type="dxa"/>
            <w:gridSpan w:val="2"/>
          </w:tcPr>
          <w:p w14:paraId="1191CF38" w14:textId="77777777" w:rsidR="007179F3" w:rsidRPr="007B730F" w:rsidRDefault="007179F3" w:rsidP="00C373D8">
            <w:pPr>
              <w:spacing w:line="360" w:lineRule="auto"/>
              <w:rPr>
                <w:rFonts w:cstheme="minorHAnsi"/>
                <w:color w:val="333333"/>
                <w:shd w:val="clear" w:color="auto" w:fill="FFFFFF"/>
              </w:rPr>
            </w:pPr>
            <w:r w:rsidRPr="007B730F">
              <w:rPr>
                <w:rFonts w:cstheme="minorHAnsi"/>
                <w:color w:val="333333"/>
                <w:shd w:val="clear" w:color="auto" w:fill="FFFFFF"/>
              </w:rPr>
              <w:t>Tianjin</w:t>
            </w:r>
          </w:p>
        </w:tc>
        <w:tc>
          <w:tcPr>
            <w:tcW w:w="869" w:type="dxa"/>
          </w:tcPr>
          <w:p w14:paraId="21C75CBB" w14:textId="77777777" w:rsidR="007179F3" w:rsidRPr="007B730F" w:rsidRDefault="007179F3" w:rsidP="00C373D8">
            <w:pPr>
              <w:spacing w:line="360" w:lineRule="auto"/>
              <w:rPr>
                <w:rFonts w:eastAsia="Calibri" w:cstheme="minorHAnsi"/>
              </w:rPr>
            </w:pPr>
            <w:r w:rsidRPr="007B730F">
              <w:rPr>
                <w:rFonts w:eastAsia="Calibri" w:cstheme="minorHAnsi"/>
              </w:rPr>
              <w:t>66</w:t>
            </w:r>
          </w:p>
        </w:tc>
        <w:tc>
          <w:tcPr>
            <w:tcW w:w="3204" w:type="dxa"/>
          </w:tcPr>
          <w:p w14:paraId="783D2D0D"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CO2 emissions; GHG emissions; Energy consumption</w:t>
            </w:r>
          </w:p>
        </w:tc>
        <w:tc>
          <w:tcPr>
            <w:tcW w:w="3205" w:type="dxa"/>
          </w:tcPr>
          <w:p w14:paraId="5DF631A0"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Water demand; Urban ecology; Vehicles</w:t>
            </w:r>
          </w:p>
        </w:tc>
      </w:tr>
      <w:tr w:rsidR="007179F3" w14:paraId="033E8C2E" w14:textId="77777777" w:rsidTr="00C373D8">
        <w:trPr>
          <w:trHeight w:val="680"/>
        </w:trPr>
        <w:tc>
          <w:tcPr>
            <w:tcW w:w="1794" w:type="dxa"/>
            <w:gridSpan w:val="2"/>
          </w:tcPr>
          <w:p w14:paraId="068BF356" w14:textId="77777777" w:rsidR="007179F3" w:rsidRPr="007B730F" w:rsidRDefault="007179F3" w:rsidP="00C373D8">
            <w:pPr>
              <w:spacing w:line="360" w:lineRule="auto"/>
              <w:rPr>
                <w:rFonts w:cstheme="minorHAnsi"/>
                <w:color w:val="333333"/>
                <w:shd w:val="clear" w:color="auto" w:fill="FFFFFF"/>
              </w:rPr>
            </w:pPr>
            <w:r w:rsidRPr="007B730F">
              <w:rPr>
                <w:rFonts w:cstheme="minorHAnsi"/>
                <w:color w:val="333333"/>
                <w:shd w:val="clear" w:color="auto" w:fill="FFFFFF"/>
              </w:rPr>
              <w:t>Los Angeles</w:t>
            </w:r>
          </w:p>
        </w:tc>
        <w:tc>
          <w:tcPr>
            <w:tcW w:w="869" w:type="dxa"/>
          </w:tcPr>
          <w:p w14:paraId="4202E80F" w14:textId="77777777" w:rsidR="007179F3" w:rsidRPr="007B730F" w:rsidRDefault="007179F3" w:rsidP="00C373D8">
            <w:pPr>
              <w:spacing w:line="360" w:lineRule="auto"/>
              <w:rPr>
                <w:rFonts w:eastAsia="Calibri" w:cstheme="minorHAnsi"/>
              </w:rPr>
            </w:pPr>
            <w:r w:rsidRPr="007B730F">
              <w:rPr>
                <w:rFonts w:eastAsia="Calibri" w:cstheme="minorHAnsi"/>
              </w:rPr>
              <w:t>59</w:t>
            </w:r>
          </w:p>
        </w:tc>
        <w:tc>
          <w:tcPr>
            <w:tcW w:w="3204" w:type="dxa"/>
          </w:tcPr>
          <w:p w14:paraId="048D5BAC"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Green roofs; Water demand; Air pollution</w:t>
            </w:r>
          </w:p>
        </w:tc>
        <w:tc>
          <w:tcPr>
            <w:tcW w:w="3205" w:type="dxa"/>
          </w:tcPr>
          <w:p w14:paraId="3E028F41"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Waste management; Heat demand; CO2 emissions</w:t>
            </w:r>
          </w:p>
        </w:tc>
      </w:tr>
      <w:tr w:rsidR="007179F3" w14:paraId="1A6851AE" w14:textId="77777777" w:rsidTr="00C373D8">
        <w:trPr>
          <w:trHeight w:val="680"/>
        </w:trPr>
        <w:tc>
          <w:tcPr>
            <w:tcW w:w="1794" w:type="dxa"/>
            <w:gridSpan w:val="2"/>
          </w:tcPr>
          <w:p w14:paraId="119472D7" w14:textId="77777777" w:rsidR="007179F3" w:rsidRPr="007B730F" w:rsidRDefault="007179F3" w:rsidP="00C373D8">
            <w:pPr>
              <w:spacing w:line="360" w:lineRule="auto"/>
              <w:rPr>
                <w:rFonts w:cstheme="minorHAnsi"/>
                <w:color w:val="333333"/>
                <w:shd w:val="clear" w:color="auto" w:fill="FFFFFF"/>
              </w:rPr>
            </w:pPr>
            <w:r w:rsidRPr="007B730F">
              <w:rPr>
                <w:rFonts w:cstheme="minorHAnsi"/>
                <w:color w:val="333333"/>
                <w:shd w:val="clear" w:color="auto" w:fill="FFFFFF"/>
              </w:rPr>
              <w:t>Tokyo</w:t>
            </w:r>
          </w:p>
        </w:tc>
        <w:tc>
          <w:tcPr>
            <w:tcW w:w="869" w:type="dxa"/>
          </w:tcPr>
          <w:p w14:paraId="07066971" w14:textId="77777777" w:rsidR="007179F3" w:rsidRPr="007B730F" w:rsidRDefault="007179F3" w:rsidP="00C373D8">
            <w:pPr>
              <w:spacing w:line="360" w:lineRule="auto"/>
              <w:rPr>
                <w:rFonts w:eastAsia="Calibri" w:cstheme="minorHAnsi"/>
              </w:rPr>
            </w:pPr>
            <w:r w:rsidRPr="007B730F">
              <w:rPr>
                <w:rFonts w:eastAsia="Calibri" w:cstheme="minorHAnsi"/>
              </w:rPr>
              <w:t>59</w:t>
            </w:r>
          </w:p>
        </w:tc>
        <w:tc>
          <w:tcPr>
            <w:tcW w:w="3204" w:type="dxa"/>
          </w:tcPr>
          <w:p w14:paraId="1C07DB89"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Solar PV; Urban form; Climate adaptation</w:t>
            </w:r>
          </w:p>
        </w:tc>
        <w:tc>
          <w:tcPr>
            <w:tcW w:w="3205" w:type="dxa"/>
          </w:tcPr>
          <w:p w14:paraId="747DD52F"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Urban ecology; Water demand; Households</w:t>
            </w:r>
          </w:p>
        </w:tc>
      </w:tr>
      <w:tr w:rsidR="007179F3" w14:paraId="38FF8EF3" w14:textId="77777777" w:rsidTr="00C373D8">
        <w:trPr>
          <w:trHeight w:val="680"/>
        </w:trPr>
        <w:tc>
          <w:tcPr>
            <w:tcW w:w="1794" w:type="dxa"/>
            <w:gridSpan w:val="2"/>
          </w:tcPr>
          <w:p w14:paraId="2F123F60" w14:textId="77777777" w:rsidR="007179F3" w:rsidRPr="007B730F" w:rsidRDefault="007179F3" w:rsidP="00C373D8">
            <w:pPr>
              <w:spacing w:line="360" w:lineRule="auto"/>
              <w:rPr>
                <w:rFonts w:cstheme="minorHAnsi"/>
                <w:color w:val="333333"/>
                <w:shd w:val="clear" w:color="auto" w:fill="FFFFFF"/>
              </w:rPr>
            </w:pPr>
            <w:r w:rsidRPr="007B730F">
              <w:rPr>
                <w:rFonts w:cstheme="minorHAnsi"/>
                <w:color w:val="333333"/>
                <w:shd w:val="clear" w:color="auto" w:fill="FFFFFF"/>
              </w:rPr>
              <w:t>Chicago</w:t>
            </w:r>
          </w:p>
        </w:tc>
        <w:tc>
          <w:tcPr>
            <w:tcW w:w="869" w:type="dxa"/>
          </w:tcPr>
          <w:p w14:paraId="6A16246F" w14:textId="77777777" w:rsidR="007179F3" w:rsidRPr="007B730F" w:rsidRDefault="007179F3" w:rsidP="00C373D8">
            <w:pPr>
              <w:spacing w:line="360" w:lineRule="auto"/>
              <w:rPr>
                <w:rFonts w:eastAsia="Calibri" w:cstheme="minorHAnsi"/>
              </w:rPr>
            </w:pPr>
            <w:r w:rsidRPr="007B730F">
              <w:rPr>
                <w:rFonts w:eastAsia="Calibri" w:cstheme="minorHAnsi"/>
              </w:rPr>
              <w:t>49</w:t>
            </w:r>
          </w:p>
        </w:tc>
        <w:tc>
          <w:tcPr>
            <w:tcW w:w="3204" w:type="dxa"/>
          </w:tcPr>
          <w:p w14:paraId="6E809901" w14:textId="77777777" w:rsidR="007179F3" w:rsidRPr="007B730F" w:rsidRDefault="007179F3" w:rsidP="00C373D8">
            <w:pPr>
              <w:spacing w:line="360" w:lineRule="auto"/>
              <w:rPr>
                <w:rFonts w:cstheme="minorHAnsi"/>
                <w:color w:val="333333"/>
              </w:rPr>
            </w:pPr>
            <w:r w:rsidRPr="007B730F">
              <w:rPr>
                <w:rFonts w:cstheme="minorHAnsi"/>
                <w:color w:val="333333"/>
              </w:rPr>
              <w:t>Urban governance; Urban ecology; Climate adaptation</w:t>
            </w:r>
          </w:p>
        </w:tc>
        <w:tc>
          <w:tcPr>
            <w:tcW w:w="3205" w:type="dxa"/>
          </w:tcPr>
          <w:p w14:paraId="567A9DAB"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Waste management; Households; Transportation</w:t>
            </w:r>
          </w:p>
        </w:tc>
      </w:tr>
      <w:tr w:rsidR="007179F3" w14:paraId="7F32ABC6" w14:textId="77777777" w:rsidTr="00C373D8">
        <w:trPr>
          <w:trHeight w:val="680"/>
        </w:trPr>
        <w:tc>
          <w:tcPr>
            <w:tcW w:w="1794" w:type="dxa"/>
            <w:gridSpan w:val="2"/>
          </w:tcPr>
          <w:p w14:paraId="3F1BD459" w14:textId="77777777" w:rsidR="007179F3" w:rsidRPr="007B730F" w:rsidRDefault="007179F3" w:rsidP="00C373D8">
            <w:pPr>
              <w:spacing w:line="360" w:lineRule="auto"/>
              <w:rPr>
                <w:rFonts w:cstheme="minorHAnsi"/>
                <w:color w:val="333333"/>
                <w:shd w:val="clear" w:color="auto" w:fill="FFFFFF"/>
              </w:rPr>
            </w:pPr>
            <w:r w:rsidRPr="007B730F">
              <w:rPr>
                <w:rFonts w:cstheme="minorHAnsi"/>
                <w:color w:val="333333"/>
                <w:shd w:val="clear" w:color="auto" w:fill="FFFFFF"/>
              </w:rPr>
              <w:t>Melbourne</w:t>
            </w:r>
          </w:p>
        </w:tc>
        <w:tc>
          <w:tcPr>
            <w:tcW w:w="869" w:type="dxa"/>
          </w:tcPr>
          <w:p w14:paraId="29AE2C88" w14:textId="77777777" w:rsidR="007179F3" w:rsidRPr="007B730F" w:rsidRDefault="007179F3" w:rsidP="00C373D8">
            <w:pPr>
              <w:spacing w:line="360" w:lineRule="auto"/>
              <w:rPr>
                <w:rFonts w:eastAsia="Calibri" w:cstheme="minorHAnsi"/>
              </w:rPr>
            </w:pPr>
            <w:r w:rsidRPr="007B730F">
              <w:rPr>
                <w:rFonts w:eastAsia="Calibri" w:cstheme="minorHAnsi"/>
              </w:rPr>
              <w:t>49</w:t>
            </w:r>
          </w:p>
        </w:tc>
        <w:tc>
          <w:tcPr>
            <w:tcW w:w="3204" w:type="dxa"/>
          </w:tcPr>
          <w:p w14:paraId="19EF1ADA"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Climate adaptation; Water demand; Urban governance</w:t>
            </w:r>
          </w:p>
        </w:tc>
        <w:tc>
          <w:tcPr>
            <w:tcW w:w="3205" w:type="dxa"/>
          </w:tcPr>
          <w:p w14:paraId="04E5CE94"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Urban ecology; Vehicles; Heat demand</w:t>
            </w:r>
          </w:p>
        </w:tc>
      </w:tr>
      <w:tr w:rsidR="007179F3" w14:paraId="663374EB" w14:textId="77777777" w:rsidTr="00C373D8">
        <w:trPr>
          <w:trHeight w:val="680"/>
        </w:trPr>
        <w:tc>
          <w:tcPr>
            <w:tcW w:w="1794" w:type="dxa"/>
            <w:gridSpan w:val="2"/>
            <w:tcBorders>
              <w:bottom w:val="single" w:sz="4" w:space="0" w:color="auto"/>
            </w:tcBorders>
          </w:tcPr>
          <w:p w14:paraId="55F4CAFB" w14:textId="77777777" w:rsidR="007179F3" w:rsidRPr="007B730F" w:rsidRDefault="007179F3" w:rsidP="00C373D8">
            <w:pPr>
              <w:spacing w:line="360" w:lineRule="auto"/>
              <w:rPr>
                <w:rFonts w:cstheme="minorHAnsi"/>
                <w:color w:val="333333"/>
                <w:shd w:val="clear" w:color="auto" w:fill="FFFFFF"/>
              </w:rPr>
            </w:pPr>
            <w:r w:rsidRPr="007B730F">
              <w:rPr>
                <w:rFonts w:cstheme="minorHAnsi"/>
                <w:color w:val="333333"/>
                <w:shd w:val="clear" w:color="auto" w:fill="FFFFFF"/>
              </w:rPr>
              <w:t>Paris</w:t>
            </w:r>
          </w:p>
        </w:tc>
        <w:tc>
          <w:tcPr>
            <w:tcW w:w="869" w:type="dxa"/>
            <w:tcBorders>
              <w:bottom w:val="single" w:sz="4" w:space="0" w:color="auto"/>
            </w:tcBorders>
          </w:tcPr>
          <w:p w14:paraId="2B1BE95C" w14:textId="77777777" w:rsidR="007179F3" w:rsidRPr="007B730F" w:rsidRDefault="007179F3" w:rsidP="00C373D8">
            <w:pPr>
              <w:spacing w:line="360" w:lineRule="auto"/>
              <w:rPr>
                <w:rFonts w:eastAsia="Calibri" w:cstheme="minorHAnsi"/>
              </w:rPr>
            </w:pPr>
            <w:r w:rsidRPr="007B730F">
              <w:rPr>
                <w:rFonts w:eastAsia="Calibri" w:cstheme="minorHAnsi"/>
              </w:rPr>
              <w:t>47</w:t>
            </w:r>
          </w:p>
        </w:tc>
        <w:tc>
          <w:tcPr>
            <w:tcW w:w="3204" w:type="dxa"/>
            <w:tcBorders>
              <w:bottom w:val="single" w:sz="4" w:space="0" w:color="auto"/>
            </w:tcBorders>
          </w:tcPr>
          <w:p w14:paraId="68D430A8" w14:textId="77777777" w:rsidR="007179F3" w:rsidRPr="007B730F" w:rsidRDefault="007179F3" w:rsidP="00C373D8">
            <w:pPr>
              <w:spacing w:line="360" w:lineRule="auto"/>
              <w:rPr>
                <w:rFonts w:eastAsia="Calibri" w:cstheme="minorHAnsi"/>
              </w:rPr>
            </w:pPr>
            <w:r w:rsidRPr="007B730F">
              <w:rPr>
                <w:rFonts w:cstheme="minorHAnsi"/>
                <w:color w:val="333333"/>
                <w:shd w:val="clear" w:color="auto" w:fill="FFFFFF"/>
              </w:rPr>
              <w:t>Urban governance; Air pollution; Climate adaptation</w:t>
            </w:r>
          </w:p>
        </w:tc>
        <w:tc>
          <w:tcPr>
            <w:tcW w:w="3205" w:type="dxa"/>
            <w:tcBorders>
              <w:bottom w:val="single" w:sz="4" w:space="0" w:color="auto"/>
            </w:tcBorders>
          </w:tcPr>
          <w:p w14:paraId="2F5B8CC0" w14:textId="77777777" w:rsidR="007179F3" w:rsidRPr="007B730F" w:rsidRDefault="007179F3" w:rsidP="00C373D8">
            <w:pPr>
              <w:keepNext/>
              <w:spacing w:line="360" w:lineRule="auto"/>
              <w:rPr>
                <w:rFonts w:eastAsia="Calibri" w:cstheme="minorHAnsi"/>
              </w:rPr>
            </w:pPr>
            <w:r w:rsidRPr="007B730F">
              <w:rPr>
                <w:rFonts w:cstheme="minorHAnsi"/>
                <w:color w:val="333333"/>
                <w:shd w:val="clear" w:color="auto" w:fill="FFFFFF"/>
              </w:rPr>
              <w:t>Water demand; Urban ecology; Green roofs</w:t>
            </w:r>
          </w:p>
        </w:tc>
      </w:tr>
    </w:tbl>
    <w:p w14:paraId="5F194D09" w14:textId="77777777" w:rsidR="007179F3" w:rsidRPr="00D96CF7" w:rsidRDefault="007179F3" w:rsidP="007179F3">
      <w:pPr>
        <w:pStyle w:val="Caption"/>
        <w:spacing w:line="480" w:lineRule="auto"/>
        <w:rPr>
          <w:rFonts w:ascii="Calibri" w:eastAsia="Calibri" w:hAnsi="Calibri" w:cs="Calibri"/>
          <w:b/>
        </w:rPr>
      </w:pPr>
      <w:bookmarkStart w:id="332" w:name="_Ref512603754"/>
      <w:bookmarkStart w:id="333" w:name="_Ref512603750"/>
      <w:r w:rsidRPr="00D96CF7">
        <w:rPr>
          <w:b/>
        </w:rPr>
        <w:t xml:space="preserve">Table </w:t>
      </w:r>
      <w:r w:rsidRPr="00D96CF7">
        <w:rPr>
          <w:b/>
        </w:rPr>
        <w:fldChar w:fldCharType="begin"/>
      </w:r>
      <w:r w:rsidRPr="00D96CF7">
        <w:rPr>
          <w:b/>
        </w:rPr>
        <w:instrText xml:space="preserve"> SEQ Table \* ARABIC </w:instrText>
      </w:r>
      <w:r w:rsidRPr="00D96CF7">
        <w:rPr>
          <w:b/>
        </w:rPr>
        <w:fldChar w:fldCharType="separate"/>
      </w:r>
      <w:r w:rsidR="001470AD">
        <w:rPr>
          <w:b/>
          <w:noProof/>
        </w:rPr>
        <w:t>1</w:t>
      </w:r>
      <w:r w:rsidRPr="00D96CF7">
        <w:rPr>
          <w:b/>
        </w:rPr>
        <w:fldChar w:fldCharType="end"/>
      </w:r>
      <w:bookmarkEnd w:id="332"/>
      <w:r w:rsidRPr="00D96CF7">
        <w:rPr>
          <w:b/>
        </w:rPr>
        <w:t>: Frequent and infrequent topics in the 10 most studied cities</w:t>
      </w:r>
      <w:bookmarkEnd w:id="333"/>
    </w:p>
    <w:p w14:paraId="20C8AED8" w14:textId="25197C83" w:rsidR="003572ED" w:rsidRDefault="00EF7E18" w:rsidP="00F606B5">
      <w:pPr>
        <w:spacing w:line="480" w:lineRule="auto"/>
        <w:rPr>
          <w:ins w:id="334" w:author="William Lamb" w:date="2018-05-25T11:44:00Z"/>
          <w:rFonts w:ascii="Calibri" w:eastAsia="Calibri" w:hAnsi="Calibri" w:cs="Calibri"/>
        </w:rPr>
      </w:pPr>
      <w:ins w:id="335" w:author="William Lamb" w:date="2018-05-25T06:29:00Z">
        <w:r>
          <w:rPr>
            <w:rFonts w:ascii="Calibri" w:eastAsia="Calibri" w:hAnsi="Calibri" w:cs="Calibri"/>
          </w:rPr>
          <w:t>Urban form</w:t>
        </w:r>
      </w:ins>
      <w:ins w:id="336" w:author="William Lamb" w:date="2018-05-25T10:33:00Z">
        <w:r w:rsidR="002C01D1">
          <w:rPr>
            <w:rFonts w:ascii="Calibri" w:eastAsia="Calibri" w:hAnsi="Calibri" w:cs="Calibri"/>
          </w:rPr>
          <w:t xml:space="preserve"> </w:t>
        </w:r>
      </w:ins>
      <w:ins w:id="337" w:author="William Lamb" w:date="2018-05-25T10:51:00Z">
        <w:r w:rsidR="002C01D1">
          <w:rPr>
            <w:rFonts w:ascii="Calibri" w:eastAsia="Calibri" w:hAnsi="Calibri" w:cs="Calibri"/>
          </w:rPr>
          <w:t xml:space="preserve">describes </w:t>
        </w:r>
      </w:ins>
      <w:ins w:id="338" w:author="William Lamb" w:date="2018-05-25T06:33:00Z">
        <w:r w:rsidR="00394B8E">
          <w:rPr>
            <w:rFonts w:ascii="Calibri" w:eastAsia="Calibri" w:hAnsi="Calibri" w:cs="Calibri"/>
          </w:rPr>
          <w:t>t</w:t>
        </w:r>
        <w:r w:rsidR="00E70088">
          <w:rPr>
            <w:rFonts w:ascii="Calibri" w:eastAsia="Calibri" w:hAnsi="Calibri" w:cs="Calibri"/>
          </w:rPr>
          <w:t xml:space="preserve">he spatial characteristics of </w:t>
        </w:r>
      </w:ins>
      <w:ins w:id="339" w:author="William Lamb" w:date="2018-05-25T16:03:00Z">
        <w:r w:rsidR="00271A62">
          <w:rPr>
            <w:rFonts w:ascii="Calibri" w:eastAsia="Calibri" w:hAnsi="Calibri" w:cs="Calibri"/>
          </w:rPr>
          <w:t xml:space="preserve">a </w:t>
        </w:r>
      </w:ins>
      <w:ins w:id="340" w:author="William Lamb" w:date="2018-05-25T06:33:00Z">
        <w:r w:rsidR="00394B8E">
          <w:rPr>
            <w:rFonts w:ascii="Calibri" w:eastAsia="Calibri" w:hAnsi="Calibri" w:cs="Calibri"/>
          </w:rPr>
          <w:t>cit</w:t>
        </w:r>
      </w:ins>
      <w:ins w:id="341" w:author="William Lamb" w:date="2018-05-25T10:38:00Z">
        <w:r w:rsidR="00271A62">
          <w:rPr>
            <w:rFonts w:ascii="Calibri" w:eastAsia="Calibri" w:hAnsi="Calibri" w:cs="Calibri"/>
          </w:rPr>
          <w:t>y</w:t>
        </w:r>
      </w:ins>
      <w:ins w:id="342" w:author="William Lamb" w:date="2018-05-25T10:33:00Z">
        <w:r w:rsidR="00E70088">
          <w:rPr>
            <w:rFonts w:ascii="Calibri" w:eastAsia="Calibri" w:hAnsi="Calibri" w:cs="Calibri"/>
          </w:rPr>
          <w:t xml:space="preserve">, </w:t>
        </w:r>
        <w:r w:rsidR="00DD464E">
          <w:rPr>
            <w:rFonts w:ascii="Calibri" w:eastAsia="Calibri" w:hAnsi="Calibri" w:cs="Calibri"/>
          </w:rPr>
          <w:t>including</w:t>
        </w:r>
      </w:ins>
      <w:ins w:id="343" w:author="William Lamb" w:date="2018-05-25T06:33:00Z">
        <w:r w:rsidR="00394B8E">
          <w:rPr>
            <w:rFonts w:ascii="Calibri" w:eastAsia="Calibri" w:hAnsi="Calibri" w:cs="Calibri"/>
          </w:rPr>
          <w:t xml:space="preserve"> </w:t>
        </w:r>
      </w:ins>
      <w:ins w:id="344" w:author="William Lamb" w:date="2018-05-25T06:34:00Z">
        <w:r w:rsidR="00394B8E">
          <w:rPr>
            <w:rFonts w:ascii="Calibri" w:eastAsia="Calibri" w:hAnsi="Calibri" w:cs="Calibri"/>
          </w:rPr>
          <w:t>density and</w:t>
        </w:r>
      </w:ins>
      <w:ins w:id="345" w:author="William Lamb" w:date="2018-05-25T06:35:00Z">
        <w:r w:rsidR="00394B8E">
          <w:rPr>
            <w:rFonts w:ascii="Calibri" w:eastAsia="Calibri" w:hAnsi="Calibri" w:cs="Calibri"/>
          </w:rPr>
          <w:t xml:space="preserve"> </w:t>
        </w:r>
      </w:ins>
      <w:ins w:id="346" w:author="William Lamb" w:date="2018-05-25T06:36:00Z">
        <w:r w:rsidR="00394B8E">
          <w:rPr>
            <w:rFonts w:ascii="Calibri" w:eastAsia="Calibri" w:hAnsi="Calibri" w:cs="Calibri"/>
          </w:rPr>
          <w:t>the configuration of land</w:t>
        </w:r>
      </w:ins>
      <w:ins w:id="347" w:author="William Lamb" w:date="2018-05-25T06:34:00Z">
        <w:r w:rsidR="00394B8E">
          <w:rPr>
            <w:rFonts w:ascii="Calibri" w:eastAsia="Calibri" w:hAnsi="Calibri" w:cs="Calibri"/>
          </w:rPr>
          <w:t>-use</w:t>
        </w:r>
      </w:ins>
      <w:ins w:id="348" w:author="William Lamb" w:date="2018-05-25T10:50:00Z">
        <w:r w:rsidR="002C01D1">
          <w:rPr>
            <w:rFonts w:ascii="Calibri" w:eastAsia="Calibri" w:hAnsi="Calibri" w:cs="Calibri"/>
          </w:rPr>
          <w:t>. It</w:t>
        </w:r>
      </w:ins>
      <w:ins w:id="349" w:author="William Lamb" w:date="2018-05-25T06:35:00Z">
        <w:r w:rsidR="00394B8E">
          <w:rPr>
            <w:rFonts w:ascii="Calibri" w:eastAsia="Calibri" w:hAnsi="Calibri" w:cs="Calibri"/>
          </w:rPr>
          <w:t xml:space="preserve"> is </w:t>
        </w:r>
      </w:ins>
      <w:ins w:id="350" w:author="William Lamb" w:date="2018-05-25T06:36:00Z">
        <w:r w:rsidR="00394B8E">
          <w:rPr>
            <w:rFonts w:ascii="Calibri" w:eastAsia="Calibri" w:hAnsi="Calibri" w:cs="Calibri"/>
          </w:rPr>
          <w:t xml:space="preserve">a </w:t>
        </w:r>
      </w:ins>
      <w:ins w:id="351" w:author="William Lamb" w:date="2018-05-25T06:37:00Z">
        <w:r w:rsidR="00394B8E">
          <w:rPr>
            <w:rFonts w:ascii="Calibri" w:eastAsia="Calibri" w:hAnsi="Calibri" w:cs="Calibri"/>
          </w:rPr>
          <w:t>key</w:t>
        </w:r>
      </w:ins>
      <w:ins w:id="352" w:author="William Lamb" w:date="2018-05-25T06:36:00Z">
        <w:r w:rsidR="00394B8E">
          <w:rPr>
            <w:rFonts w:ascii="Calibri" w:eastAsia="Calibri" w:hAnsi="Calibri" w:cs="Calibri"/>
          </w:rPr>
          <w:t xml:space="preserve"> bottleneck </w:t>
        </w:r>
      </w:ins>
      <w:ins w:id="353" w:author="William Lamb" w:date="2018-05-25T06:37:00Z">
        <w:r w:rsidR="00394B8E">
          <w:rPr>
            <w:rFonts w:ascii="Calibri" w:eastAsia="Calibri" w:hAnsi="Calibri" w:cs="Calibri"/>
          </w:rPr>
          <w:t>in reaching very low levels of energy demand</w:t>
        </w:r>
      </w:ins>
      <w:ins w:id="354" w:author="William Lamb" w:date="2018-05-25T10:38:00Z">
        <w:r w:rsidR="00E70088">
          <w:rPr>
            <w:rFonts w:ascii="Calibri" w:eastAsia="Calibri" w:hAnsi="Calibri" w:cs="Calibri"/>
          </w:rPr>
          <w:t xml:space="preserve"> </w:t>
        </w:r>
      </w:ins>
      <w:ins w:id="355" w:author="William Lamb" w:date="2018-05-25T10:39:00Z">
        <w:r w:rsidR="00E70088">
          <w:rPr>
            <w:rFonts w:ascii="Calibri" w:eastAsia="Calibri" w:hAnsi="Calibri" w:cs="Calibri"/>
          </w:rPr>
          <w:fldChar w:fldCharType="begin" w:fldLock="1"/>
        </w:r>
      </w:ins>
      <w:r w:rsidR="00F606B5">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"&lt;sup&gt;9,10&lt;/sup&gt;", "plainTextFormattedCitation" : "9,10", "previouslyFormattedCitation" : "&lt;sup&gt;9,10&lt;/sup&gt;" }, "properties" : { "noteIndex" : 0 }, "schema" : "https://github.com/citation-style-language/schema/raw/master/csl-citation.json" }</w:instrText>
      </w:r>
      <w:r w:rsidR="00E70088">
        <w:rPr>
          <w:rFonts w:ascii="Calibri" w:eastAsia="Calibri" w:hAnsi="Calibri" w:cs="Calibri"/>
        </w:rPr>
        <w:fldChar w:fldCharType="separate"/>
      </w:r>
      <w:r w:rsidR="002C01D1" w:rsidRPr="002C01D1">
        <w:rPr>
          <w:rFonts w:ascii="Calibri" w:eastAsia="Calibri" w:hAnsi="Calibri" w:cs="Calibri"/>
          <w:noProof/>
          <w:vertAlign w:val="superscript"/>
        </w:rPr>
        <w:t>9,10</w:t>
      </w:r>
      <w:ins w:id="356" w:author="William Lamb" w:date="2018-05-25T10:39:00Z">
        <w:r w:rsidR="00E70088">
          <w:rPr>
            <w:rFonts w:ascii="Calibri" w:eastAsia="Calibri" w:hAnsi="Calibri" w:cs="Calibri"/>
          </w:rPr>
          <w:fldChar w:fldCharType="end"/>
        </w:r>
      </w:ins>
      <w:ins w:id="357" w:author="William Lamb" w:date="2018-05-25T06:37:00Z">
        <w:r w:rsidR="00394B8E">
          <w:rPr>
            <w:rFonts w:ascii="Calibri" w:eastAsia="Calibri" w:hAnsi="Calibri" w:cs="Calibri"/>
          </w:rPr>
          <w:t xml:space="preserve">. </w:t>
        </w:r>
      </w:ins>
      <w:ins w:id="358" w:author="William Lamb" w:date="2018-05-25T10:51:00Z">
        <w:r w:rsidR="002C01D1">
          <w:rPr>
            <w:rFonts w:ascii="Calibri" w:eastAsia="Calibri" w:hAnsi="Calibri" w:cs="Calibri"/>
          </w:rPr>
          <w:t>Yet while urban form is one of the most prevalent topics</w:t>
        </w:r>
      </w:ins>
      <w:ins w:id="359" w:author="William Lamb" w:date="2018-05-25T10:58:00Z">
        <w:r w:rsidR="0005275F">
          <w:rPr>
            <w:rFonts w:ascii="Calibri" w:eastAsia="Calibri" w:hAnsi="Calibri" w:cs="Calibri"/>
          </w:rPr>
          <w:t xml:space="preserve"> in the set of case studies</w:t>
        </w:r>
      </w:ins>
      <w:ins w:id="360" w:author="William Lamb" w:date="2018-05-25T10:51:00Z">
        <w:r w:rsidR="002C01D1">
          <w:rPr>
            <w:rFonts w:ascii="Calibri" w:eastAsia="Calibri" w:hAnsi="Calibri" w:cs="Calibri"/>
          </w:rPr>
          <w:t xml:space="preserve">, </w:t>
        </w:r>
      </w:ins>
      <w:ins w:id="361" w:author="William Lamb" w:date="2018-05-25T10:37:00Z">
        <w:r w:rsidR="00E70088">
          <w:rPr>
            <w:rFonts w:ascii="Calibri" w:eastAsia="Calibri" w:hAnsi="Calibri" w:cs="Calibri"/>
          </w:rPr>
          <w:t xml:space="preserve">after governance and energy use (SI Text </w:t>
        </w:r>
        <w:r w:rsidR="00E70088" w:rsidRPr="00E70088">
          <w:rPr>
            <w:rFonts w:ascii="Calibri" w:eastAsia="Calibri" w:hAnsi="Calibri" w:cs="Calibri"/>
          </w:rPr>
          <w:fldChar w:fldCharType="begin"/>
        </w:r>
        <w:r w:rsidR="00E70088" w:rsidRPr="00E70088">
          <w:rPr>
            <w:rFonts w:ascii="Calibri" w:eastAsia="Calibri" w:hAnsi="Calibri" w:cs="Calibri"/>
          </w:rPr>
          <w:instrText xml:space="preserve"> REF _Ref512600234 \h </w:instrText>
        </w:r>
      </w:ins>
      <w:r w:rsidR="00E70088" w:rsidRPr="00E70088">
        <w:rPr>
          <w:rFonts w:ascii="Calibri" w:eastAsia="Calibri" w:hAnsi="Calibri" w:cs="Calibri"/>
          <w:rPrChange w:id="362" w:author="William Lamb" w:date="2018-05-25T10:37:00Z">
            <w:rPr>
              <w:rFonts w:ascii="Calibri" w:eastAsia="Calibri" w:hAnsi="Calibri" w:cs="Calibri"/>
              <w:b/>
            </w:rPr>
          </w:rPrChange>
        </w:rPr>
        <w:instrText xml:space="preserve"> \* MERGEFORMAT </w:instrText>
      </w:r>
      <w:r w:rsidR="00E70088" w:rsidRPr="00E70088">
        <w:rPr>
          <w:rFonts w:ascii="Calibri" w:eastAsia="Calibri" w:hAnsi="Calibri" w:cs="Calibri"/>
        </w:rPr>
      </w:r>
      <w:r w:rsidR="00E70088" w:rsidRPr="00E70088">
        <w:rPr>
          <w:rFonts w:ascii="Calibri" w:eastAsia="Calibri" w:hAnsi="Calibri" w:cs="Calibri"/>
          <w:rPrChange w:id="363" w:author="William Lamb" w:date="2018-05-25T10:37:00Z">
            <w:rPr>
              <w:rFonts w:ascii="Calibri" w:eastAsia="Calibri" w:hAnsi="Calibri" w:cs="Calibri"/>
            </w:rPr>
          </w:rPrChange>
        </w:rPr>
        <w:fldChar w:fldCharType="separate"/>
      </w:r>
      <w:r w:rsidR="001470AD" w:rsidRPr="001470AD">
        <w:t xml:space="preserve">Table </w:t>
      </w:r>
      <w:r w:rsidR="001470AD" w:rsidRPr="001470AD">
        <w:rPr>
          <w:noProof/>
        </w:rPr>
        <w:t>1</w:t>
      </w:r>
      <w:ins w:id="364" w:author="William Lamb" w:date="2018-05-25T10:37:00Z">
        <w:r w:rsidR="00E70088" w:rsidRPr="00E70088">
          <w:rPr>
            <w:rFonts w:ascii="Calibri" w:eastAsia="Calibri" w:hAnsi="Calibri" w:cs="Calibri"/>
          </w:rPr>
          <w:fldChar w:fldCharType="end"/>
        </w:r>
        <w:r w:rsidR="00E70088" w:rsidRPr="002C01D1">
          <w:rPr>
            <w:rFonts w:ascii="Calibri" w:eastAsia="Calibri" w:hAnsi="Calibri" w:cs="Calibri"/>
          </w:rPr>
          <w:t>)</w:t>
        </w:r>
        <w:r w:rsidR="00E70088">
          <w:rPr>
            <w:rFonts w:ascii="Calibri" w:eastAsia="Calibri" w:hAnsi="Calibri" w:cs="Calibri"/>
          </w:rPr>
          <w:t xml:space="preserve">, </w:t>
        </w:r>
      </w:ins>
      <w:ins w:id="365" w:author="William Lamb" w:date="2018-05-25T11:00:00Z">
        <w:r w:rsidR="0005275F">
          <w:rPr>
            <w:rFonts w:ascii="Calibri" w:eastAsia="Calibri" w:hAnsi="Calibri" w:cs="Calibri"/>
          </w:rPr>
          <w:t>an important</w:t>
        </w:r>
      </w:ins>
      <w:ins w:id="366" w:author="William Lamb" w:date="2018-05-25T11:02:00Z">
        <w:r w:rsidR="0005275F">
          <w:rPr>
            <w:rFonts w:ascii="Calibri" w:eastAsia="Calibri" w:hAnsi="Calibri" w:cs="Calibri"/>
          </w:rPr>
          <w:t xml:space="preserve"> question in the context of learning is whether future urbanisation challenges </w:t>
        </w:r>
      </w:ins>
      <w:ins w:id="367" w:author="William Lamb" w:date="2018-05-25T11:05:00Z">
        <w:r w:rsidR="0005275F">
          <w:rPr>
            <w:rFonts w:ascii="Calibri" w:eastAsia="Calibri" w:hAnsi="Calibri" w:cs="Calibri"/>
          </w:rPr>
          <w:t xml:space="preserve">(or opportunities) </w:t>
        </w:r>
      </w:ins>
      <w:ins w:id="368" w:author="William Lamb" w:date="2018-05-25T11:02:00Z">
        <w:r w:rsidR="0005275F">
          <w:rPr>
            <w:rFonts w:ascii="Calibri" w:eastAsia="Calibri" w:hAnsi="Calibri" w:cs="Calibri"/>
          </w:rPr>
          <w:t xml:space="preserve">are being anticipated, </w:t>
        </w:r>
      </w:ins>
      <w:ins w:id="369" w:author="William Lamb" w:date="2018-05-25T11:03:00Z">
        <w:r w:rsidR="0005275F">
          <w:rPr>
            <w:rFonts w:ascii="Calibri" w:eastAsia="Calibri" w:hAnsi="Calibri" w:cs="Calibri"/>
          </w:rPr>
          <w:t xml:space="preserve">rather </w:t>
        </w:r>
      </w:ins>
      <w:ins w:id="370" w:author="William Lamb" w:date="2018-05-25T11:00:00Z">
        <w:r w:rsidR="0005275F">
          <w:rPr>
            <w:rFonts w:ascii="Calibri" w:eastAsia="Calibri" w:hAnsi="Calibri" w:cs="Calibri"/>
          </w:rPr>
          <w:t xml:space="preserve">than </w:t>
        </w:r>
      </w:ins>
      <w:ins w:id="371" w:author="William Lamb" w:date="2018-05-25T11:05:00Z">
        <w:r w:rsidR="0005275F">
          <w:rPr>
            <w:rFonts w:ascii="Calibri" w:eastAsia="Calibri" w:hAnsi="Calibri" w:cs="Calibri"/>
          </w:rPr>
          <w:t xml:space="preserve">responded to after the fact. </w:t>
        </w:r>
      </w:ins>
      <w:del w:id="372" w:author="William Lamb" w:date="2018-05-25T11:06:00Z">
        <w:r w:rsidR="00DF4486" w:rsidDel="0005275F">
          <w:rPr>
            <w:rFonts w:ascii="Calibri" w:eastAsia="Calibri" w:hAnsi="Calibri" w:cs="Calibri"/>
          </w:rPr>
          <w:delText xml:space="preserve">In the context of current research needs, forward looking studies that anticipate lock-in effects and future mitigation bottlenecks are key to </w:delText>
        </w:r>
        <w:r w:rsidR="005650E8" w:rsidDel="0005275F">
          <w:rPr>
            <w:rFonts w:ascii="Calibri" w:eastAsia="Calibri" w:hAnsi="Calibri" w:cs="Calibri"/>
          </w:rPr>
          <w:delText>enabling</w:delText>
        </w:r>
        <w:r w:rsidR="00DF4486" w:rsidDel="0005275F">
          <w:rPr>
            <w:rFonts w:ascii="Calibri" w:eastAsia="Calibri" w:hAnsi="Calibri" w:cs="Calibri"/>
          </w:rPr>
          <w:delText xml:space="preserve"> urban contributions towards the Paris Agreement goals</w:delText>
        </w:r>
        <w:r w:rsidR="005B6595" w:rsidDel="0005275F">
          <w:rPr>
            <w:rFonts w:ascii="Calibri" w:eastAsia="Calibri" w:hAnsi="Calibri" w:cs="Calibri"/>
          </w:rPr>
          <w:delText xml:space="preserve"> </w:delText>
        </w:r>
        <w:r w:rsidR="005B6595" w:rsidDel="0005275F">
          <w:rPr>
            <w:rFonts w:ascii="Calibri" w:eastAsia="Calibri" w:hAnsi="Calibri" w:cs="Calibri"/>
          </w:rPr>
          <w:fldChar w:fldCharType="begin" w:fldLock="1"/>
        </w:r>
        <w:r w:rsidR="002C01D1" w:rsidRPr="00C875ED" w:rsidDel="0005275F">
          <w:rPr>
            <w:rFonts w:ascii="Calibri" w:eastAsia="Calibri" w:hAnsi="Calibri" w:cs="Calibri"/>
          </w:rPr>
          <w:del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"&lt;sup&gt;10&lt;/sup&gt;", "plainTextFormattedCitation" : "10", "previouslyFormattedCitation" : "&lt;sup&gt;10&lt;/sup&gt;" }, "properties" : { "noteIndex" : 0 }, "schema" : "https://github.com/citation-style-language/schema/raw/master/csl-citation.json" }</w:delInstrText>
        </w:r>
        <w:r w:rsidR="005B6595" w:rsidDel="0005275F">
          <w:rPr>
            <w:rFonts w:ascii="Calibri" w:eastAsia="Calibri" w:hAnsi="Calibri" w:cs="Calibri"/>
          </w:rPr>
          <w:fldChar w:fldCharType="separate"/>
        </w:r>
        <w:r w:rsidR="00E70088" w:rsidRPr="00E70088" w:rsidDel="0005275F">
          <w:rPr>
            <w:rFonts w:ascii="Calibri" w:eastAsia="Calibri" w:hAnsi="Calibri" w:cs="Calibri"/>
            <w:noProof/>
            <w:vertAlign w:val="superscript"/>
          </w:rPr>
          <w:delText>10</w:delText>
        </w:r>
        <w:r w:rsidR="005B6595" w:rsidDel="0005275F">
          <w:rPr>
            <w:rFonts w:ascii="Calibri" w:eastAsia="Calibri" w:hAnsi="Calibri" w:cs="Calibri"/>
          </w:rPr>
          <w:fldChar w:fldCharType="end"/>
        </w:r>
        <w:r w:rsidR="00DF4486" w:rsidDel="0005275F">
          <w:rPr>
            <w:rFonts w:ascii="Calibri" w:eastAsia="Calibri" w:hAnsi="Calibri" w:cs="Calibri"/>
          </w:rPr>
          <w:delText xml:space="preserve">. </w:delText>
        </w:r>
        <w:r w:rsidR="005650E8" w:rsidDel="0005275F">
          <w:rPr>
            <w:rFonts w:ascii="Calibri" w:eastAsia="Calibri" w:hAnsi="Calibri" w:cs="Calibri"/>
          </w:rPr>
          <w:delText>It is perhaps significant, then, that we find no topic referring to scenarios or forward looking studies. We therefore search</w:delText>
        </w:r>
      </w:del>
      <w:r w:rsidR="005650E8">
        <w:rPr>
          <w:rFonts w:ascii="Calibri" w:eastAsia="Calibri" w:hAnsi="Calibri" w:cs="Calibri"/>
        </w:rPr>
        <w:t xml:space="preserve"> </w:t>
      </w:r>
      <w:ins w:id="373" w:author="William Lamb" w:date="2018-05-25T11:09:00Z">
        <w:r w:rsidR="00C875ED">
          <w:rPr>
            <w:rFonts w:ascii="Calibri" w:eastAsia="Calibri" w:hAnsi="Calibri" w:cs="Calibri"/>
          </w:rPr>
          <w:t xml:space="preserve">Searching </w:t>
        </w:r>
      </w:ins>
      <w:r w:rsidR="005650E8">
        <w:rPr>
          <w:rFonts w:ascii="Calibri" w:eastAsia="Calibri" w:hAnsi="Calibri" w:cs="Calibri"/>
        </w:rPr>
        <w:t xml:space="preserve">abstracts directly for </w:t>
      </w:r>
      <w:del w:id="374" w:author="William Lamb" w:date="2018-05-25T11:06:00Z">
        <w:r w:rsidR="005650E8" w:rsidDel="0005275F">
          <w:rPr>
            <w:rFonts w:ascii="Calibri" w:eastAsia="Calibri" w:hAnsi="Calibri" w:cs="Calibri"/>
          </w:rPr>
          <w:delText xml:space="preserve">relevant </w:delText>
        </w:r>
      </w:del>
      <w:r w:rsidR="005650E8">
        <w:rPr>
          <w:rFonts w:ascii="Calibri" w:eastAsia="Calibri" w:hAnsi="Calibri" w:cs="Calibri"/>
        </w:rPr>
        <w:t>keywords</w:t>
      </w:r>
      <w:ins w:id="375" w:author="William Lamb" w:date="2018-05-25T11:13:00Z">
        <w:r w:rsidR="00C875ED">
          <w:rPr>
            <w:rFonts w:ascii="Calibri" w:eastAsia="Calibri" w:hAnsi="Calibri" w:cs="Calibri"/>
          </w:rPr>
          <w:t xml:space="preserve"> that might indicate such “forward looking” studies</w:t>
        </w:r>
      </w:ins>
      <w:r w:rsidR="005650E8">
        <w:rPr>
          <w:rFonts w:ascii="Calibri" w:eastAsia="Calibri" w:hAnsi="Calibri" w:cs="Calibri"/>
        </w:rPr>
        <w:t xml:space="preserve"> (e.g. “scenario”</w:t>
      </w:r>
      <w:r w:rsidR="00F63760">
        <w:rPr>
          <w:rFonts w:ascii="Calibri" w:eastAsia="Calibri" w:hAnsi="Calibri" w:cs="Calibri"/>
        </w:rPr>
        <w:t xml:space="preserve"> or </w:t>
      </w:r>
      <w:r w:rsidR="005650E8">
        <w:rPr>
          <w:rFonts w:ascii="Calibri" w:eastAsia="Calibri" w:hAnsi="Calibri" w:cs="Calibri"/>
        </w:rPr>
        <w:t>“2050”; see methods for more detail)</w:t>
      </w:r>
      <w:ins w:id="376" w:author="William Lamb" w:date="2018-05-25T11:09:00Z">
        <w:r w:rsidR="00C875ED">
          <w:rPr>
            <w:rFonts w:ascii="Calibri" w:eastAsia="Calibri" w:hAnsi="Calibri" w:cs="Calibri"/>
          </w:rPr>
          <w:t>, we find 333 documents tha</w:t>
        </w:r>
      </w:ins>
      <w:ins w:id="377" w:author="William Lamb" w:date="2018-05-25T11:10:00Z">
        <w:r w:rsidR="00C875ED">
          <w:rPr>
            <w:rFonts w:ascii="Calibri" w:eastAsia="Calibri" w:hAnsi="Calibri" w:cs="Calibri"/>
          </w:rPr>
          <w:t>t</w:t>
        </w:r>
      </w:ins>
      <w:del w:id="378" w:author="William Lamb" w:date="2018-05-25T11:10:00Z">
        <w:r w:rsidR="005650E8" w:rsidDel="00C875ED">
          <w:rPr>
            <w:rFonts w:ascii="Calibri" w:eastAsia="Calibri" w:hAnsi="Calibri" w:cs="Calibri"/>
          </w:rPr>
          <w:delText xml:space="preserve">. </w:delText>
        </w:r>
        <w:r w:rsidR="00A537D7" w:rsidDel="00C875ED">
          <w:rPr>
            <w:rFonts w:ascii="Calibri" w:eastAsia="Calibri" w:hAnsi="Calibri" w:cs="Calibri"/>
          </w:rPr>
          <w:delText xml:space="preserve">The identified documents (333 in total) </w:delText>
        </w:r>
      </w:del>
      <w:ins w:id="379" w:author="William Lamb" w:date="2018-05-25T11:10:00Z">
        <w:r w:rsidR="00C875ED">
          <w:rPr>
            <w:rFonts w:ascii="Calibri" w:eastAsia="Calibri" w:hAnsi="Calibri" w:cs="Calibri"/>
          </w:rPr>
          <w:t xml:space="preserve"> </w:t>
        </w:r>
      </w:ins>
      <w:r w:rsidR="00A537D7">
        <w:rPr>
          <w:rFonts w:ascii="Calibri" w:eastAsia="Calibri" w:hAnsi="Calibri" w:cs="Calibri"/>
        </w:rPr>
        <w:t xml:space="preserve">mainly emphasise </w:t>
      </w:r>
      <w:ins w:id="380" w:author="William Lamb" w:date="2018-05-25T11:10:00Z">
        <w:r w:rsidR="00C875ED">
          <w:rPr>
            <w:rFonts w:ascii="Calibri" w:eastAsia="Calibri" w:hAnsi="Calibri" w:cs="Calibri"/>
          </w:rPr>
          <w:t>CO</w:t>
        </w:r>
        <w:r w:rsidR="00C875ED" w:rsidRPr="00C875ED">
          <w:rPr>
            <w:rFonts w:ascii="Calibri" w:eastAsia="Calibri" w:hAnsi="Calibri" w:cs="Calibri"/>
            <w:vertAlign w:val="subscript"/>
            <w:rPrChange w:id="381" w:author="William Lamb" w:date="2018-05-25T11:10:00Z">
              <w:rPr>
                <w:rFonts w:ascii="Calibri" w:eastAsia="Calibri" w:hAnsi="Calibri" w:cs="Calibri"/>
              </w:rPr>
            </w:rPrChange>
          </w:rPr>
          <w:t>2</w:t>
        </w:r>
        <w:r w:rsidR="00C875ED">
          <w:rPr>
            <w:rFonts w:ascii="Calibri" w:eastAsia="Calibri" w:hAnsi="Calibri" w:cs="Calibri"/>
          </w:rPr>
          <w:t xml:space="preserve"> </w:t>
        </w:r>
      </w:ins>
      <w:r w:rsidR="00A537D7">
        <w:rPr>
          <w:rFonts w:ascii="Calibri" w:eastAsia="Calibri" w:hAnsi="Calibri" w:cs="Calibri"/>
        </w:rPr>
        <w:t xml:space="preserve">emissions accounting, transportation and air pollution (SI Text </w:t>
      </w:r>
      <w:r w:rsidR="001D7885">
        <w:rPr>
          <w:rFonts w:ascii="Calibri" w:eastAsia="Calibri" w:hAnsi="Calibri" w:cs="Calibri"/>
        </w:rPr>
        <w:fldChar w:fldCharType="begin"/>
      </w:r>
      <w:r w:rsidR="001D7885">
        <w:rPr>
          <w:rFonts w:ascii="Calibri" w:eastAsia="Calibri" w:hAnsi="Calibri" w:cs="Calibri"/>
        </w:rPr>
        <w:instrText xml:space="preserve"> REF _Ref512605435 \h </w:instrText>
      </w:r>
      <w:r w:rsidR="00F733B8">
        <w:rPr>
          <w:rFonts w:ascii="Calibri" w:eastAsia="Calibri" w:hAnsi="Calibri" w:cs="Calibri"/>
        </w:rPr>
        <w:instrText xml:space="preserve"> \* MERGEFORMAT </w:instrText>
      </w:r>
      <w:r w:rsidR="001D7885">
        <w:rPr>
          <w:rFonts w:ascii="Calibri" w:eastAsia="Calibri" w:hAnsi="Calibri" w:cs="Calibri"/>
        </w:rPr>
      </w:r>
      <w:r w:rsidR="001D7885">
        <w:rPr>
          <w:rFonts w:ascii="Calibri" w:eastAsia="Calibri" w:hAnsi="Calibri" w:cs="Calibri"/>
        </w:rPr>
        <w:fldChar w:fldCharType="separate"/>
      </w:r>
      <w:r w:rsidR="001470AD">
        <w:t xml:space="preserve">Table </w:t>
      </w:r>
      <w:r w:rsidR="001470AD">
        <w:rPr>
          <w:noProof/>
        </w:rPr>
        <w:t>3</w:t>
      </w:r>
      <w:r w:rsidR="001D7885">
        <w:rPr>
          <w:rFonts w:ascii="Calibri" w:eastAsia="Calibri" w:hAnsi="Calibri" w:cs="Calibri"/>
        </w:rPr>
        <w:fldChar w:fldCharType="end"/>
      </w:r>
      <w:r w:rsidR="00A537D7">
        <w:rPr>
          <w:rFonts w:ascii="Calibri" w:eastAsia="Calibri" w:hAnsi="Calibri" w:cs="Calibri"/>
        </w:rPr>
        <w:t xml:space="preserve">). </w:t>
      </w:r>
      <w:ins w:id="382" w:author="William Lamb" w:date="2018-05-25T11:11:00Z">
        <w:r w:rsidR="00C875ED">
          <w:rPr>
            <w:rFonts w:ascii="Calibri" w:eastAsia="Calibri" w:hAnsi="Calibri" w:cs="Calibri"/>
          </w:rPr>
          <w:t xml:space="preserve">Notably, urban form is less prominent, and the fastest urbanising region, Africa, </w:t>
        </w:r>
      </w:ins>
      <w:ins w:id="383" w:author="William Lamb" w:date="2018-05-25T11:13:00Z">
        <w:r w:rsidR="00C875ED">
          <w:rPr>
            <w:rFonts w:ascii="Calibri" w:eastAsia="Calibri" w:hAnsi="Calibri" w:cs="Calibri"/>
          </w:rPr>
          <w:t>is particularly under-represented in this subset of documents</w:t>
        </w:r>
        <w:r w:rsidR="00F606B5">
          <w:rPr>
            <w:rFonts w:ascii="Calibri" w:eastAsia="Calibri" w:hAnsi="Calibri" w:cs="Calibri"/>
          </w:rPr>
          <w:t xml:space="preserve">. </w:t>
        </w:r>
      </w:ins>
      <w:del w:id="384" w:author="William Lamb" w:date="2018-05-25T11:43:00Z">
        <w:r w:rsidR="00A537D7" w:rsidDel="00F606B5">
          <w:rPr>
            <w:rFonts w:ascii="Calibri" w:eastAsia="Calibri" w:hAnsi="Calibri" w:cs="Calibri"/>
          </w:rPr>
          <w:delText xml:space="preserve">Urban form is less prominent, despite its centrality to emissions </w:delText>
        </w:r>
        <w:r w:rsidR="00674286" w:rsidDel="00F606B5">
          <w:rPr>
            <w:rFonts w:ascii="Calibri" w:eastAsia="Calibri" w:hAnsi="Calibri" w:cs="Calibri"/>
          </w:rPr>
          <w:delText xml:space="preserve">reductions </w:delText>
        </w:r>
        <w:r w:rsidR="00A537D7" w:rsidDel="00F606B5">
          <w:rPr>
            <w:rFonts w:ascii="Calibri" w:eastAsia="Calibri" w:hAnsi="Calibri" w:cs="Calibri"/>
          </w:rPr>
          <w:delText xml:space="preserve">on </w:delText>
        </w:r>
        <w:r w:rsidR="00674286" w:rsidDel="00F606B5">
          <w:rPr>
            <w:rFonts w:ascii="Calibri" w:eastAsia="Calibri" w:hAnsi="Calibri" w:cs="Calibri"/>
          </w:rPr>
          <w:delText>the</w:delText>
        </w:r>
        <w:r w:rsidR="00A537D7" w:rsidDel="00F606B5">
          <w:rPr>
            <w:rFonts w:ascii="Calibri" w:eastAsia="Calibri" w:hAnsi="Calibri" w:cs="Calibri"/>
          </w:rPr>
          <w:delText xml:space="preserve"> decadal timescale. Africa is </w:delText>
        </w:r>
        <w:r w:rsidR="00F63760" w:rsidDel="00F606B5">
          <w:rPr>
            <w:rFonts w:ascii="Calibri" w:eastAsia="Calibri" w:hAnsi="Calibri" w:cs="Calibri"/>
          </w:rPr>
          <w:delText xml:space="preserve">particularly </w:delText>
        </w:r>
        <w:r w:rsidR="00674286" w:rsidDel="00F606B5">
          <w:rPr>
            <w:rFonts w:ascii="Calibri" w:eastAsia="Calibri" w:hAnsi="Calibri" w:cs="Calibri"/>
          </w:rPr>
          <w:delText>under-represented</w:delText>
        </w:r>
        <w:r w:rsidR="00A537D7" w:rsidDel="00F606B5">
          <w:rPr>
            <w:rFonts w:ascii="Calibri" w:eastAsia="Calibri" w:hAnsi="Calibri" w:cs="Calibri"/>
          </w:rPr>
          <w:delText xml:space="preserve">, </w:delText>
        </w:r>
        <w:r w:rsidR="00F63760" w:rsidDel="00F606B5">
          <w:rPr>
            <w:rFonts w:ascii="Calibri" w:eastAsia="Calibri" w:hAnsi="Calibri" w:cs="Calibri"/>
          </w:rPr>
          <w:delText>with j</w:delText>
        </w:r>
      </w:del>
      <w:ins w:id="385" w:author="William Lamb" w:date="2018-05-25T11:43:00Z">
        <w:r w:rsidR="00F606B5">
          <w:rPr>
            <w:rFonts w:ascii="Calibri" w:eastAsia="Calibri" w:hAnsi="Calibri" w:cs="Calibri"/>
          </w:rPr>
          <w:t>J</w:t>
        </w:r>
      </w:ins>
      <w:r w:rsidR="00F63760">
        <w:rPr>
          <w:rFonts w:ascii="Calibri" w:eastAsia="Calibri" w:hAnsi="Calibri" w:cs="Calibri"/>
        </w:rPr>
        <w:t>ust</w:t>
      </w:r>
      <w:r w:rsidR="00A537D7">
        <w:rPr>
          <w:rFonts w:ascii="Calibri" w:eastAsia="Calibri" w:hAnsi="Calibri" w:cs="Calibri"/>
        </w:rPr>
        <w:t xml:space="preserve"> </w:t>
      </w:r>
      <w:r w:rsidR="00F63760">
        <w:rPr>
          <w:rFonts w:ascii="Calibri" w:eastAsia="Calibri" w:hAnsi="Calibri" w:cs="Calibri"/>
        </w:rPr>
        <w:t>2</w:t>
      </w:r>
      <w:r w:rsidR="00A537D7">
        <w:rPr>
          <w:rFonts w:ascii="Calibri" w:eastAsia="Calibri" w:hAnsi="Calibri" w:cs="Calibri"/>
        </w:rPr>
        <w:t xml:space="preserve">% of the </w:t>
      </w:r>
      <w:ins w:id="386" w:author="William Lamb" w:date="2018-05-25T11:43:00Z">
        <w:r w:rsidR="00F606B5">
          <w:rPr>
            <w:rFonts w:ascii="Calibri" w:eastAsia="Calibri" w:hAnsi="Calibri" w:cs="Calibri"/>
          </w:rPr>
          <w:t xml:space="preserve">case study </w:t>
        </w:r>
      </w:ins>
      <w:del w:id="387" w:author="William Lamb" w:date="2018-05-25T11:43:00Z">
        <w:r w:rsidR="00A537D7" w:rsidDel="00F606B5">
          <w:rPr>
            <w:rFonts w:ascii="Calibri" w:eastAsia="Calibri" w:hAnsi="Calibri" w:cs="Calibri"/>
          </w:rPr>
          <w:delText xml:space="preserve">regional </w:delText>
        </w:r>
      </w:del>
      <w:r w:rsidR="00A537D7">
        <w:rPr>
          <w:rFonts w:ascii="Calibri" w:eastAsia="Calibri" w:hAnsi="Calibri" w:cs="Calibri"/>
        </w:rPr>
        <w:t>literature</w:t>
      </w:r>
      <w:r w:rsidR="00F63760">
        <w:rPr>
          <w:rFonts w:ascii="Calibri" w:eastAsia="Calibri" w:hAnsi="Calibri" w:cs="Calibri"/>
        </w:rPr>
        <w:t xml:space="preserve"> </w:t>
      </w:r>
      <w:ins w:id="388" w:author="William Lamb" w:date="2018-05-25T11:43:00Z">
        <w:r w:rsidR="00F606B5">
          <w:rPr>
            <w:rFonts w:ascii="Calibri" w:eastAsia="Calibri" w:hAnsi="Calibri" w:cs="Calibri"/>
          </w:rPr>
          <w:t xml:space="preserve">in Africa </w:t>
        </w:r>
      </w:ins>
      <w:del w:id="389" w:author="William Lamb" w:date="2018-05-25T11:43:00Z">
        <w:r w:rsidR="00A537D7" w:rsidDel="00F606B5">
          <w:rPr>
            <w:rFonts w:ascii="Calibri" w:eastAsia="Calibri" w:hAnsi="Calibri" w:cs="Calibri"/>
          </w:rPr>
          <w:delText xml:space="preserve">taking </w:delText>
        </w:r>
      </w:del>
      <w:ins w:id="390" w:author="William Lamb" w:date="2018-05-25T11:43:00Z">
        <w:r w:rsidR="00F606B5">
          <w:rPr>
            <w:rFonts w:ascii="Calibri" w:eastAsia="Calibri" w:hAnsi="Calibri" w:cs="Calibri"/>
          </w:rPr>
          <w:t xml:space="preserve">takes </w:t>
        </w:r>
      </w:ins>
      <w:r w:rsidR="00A537D7">
        <w:rPr>
          <w:rFonts w:ascii="Calibri" w:eastAsia="Calibri" w:hAnsi="Calibri" w:cs="Calibri"/>
        </w:rPr>
        <w:t xml:space="preserve">a forward looking orientation </w:t>
      </w:r>
      <w:r w:rsidR="00F63760">
        <w:rPr>
          <w:rFonts w:ascii="Calibri" w:eastAsia="Calibri" w:hAnsi="Calibri" w:cs="Calibri"/>
        </w:rPr>
        <w:t>(3 studies</w:t>
      </w:r>
      <w:r w:rsidR="009116AF">
        <w:rPr>
          <w:rFonts w:ascii="Calibri" w:eastAsia="Calibri" w:hAnsi="Calibri" w:cs="Calibri"/>
        </w:rPr>
        <w:t>)</w:t>
      </w:r>
      <w:ins w:id="391" w:author="William Lamb" w:date="2018-05-25T11:43:00Z">
        <w:r w:rsidR="00F606B5">
          <w:rPr>
            <w:rFonts w:ascii="Calibri" w:eastAsia="Calibri" w:hAnsi="Calibri" w:cs="Calibri"/>
          </w:rPr>
          <w:t xml:space="preserve">, </w:t>
        </w:r>
      </w:ins>
      <w:del w:id="392" w:author="William Lamb" w:date="2018-05-25T11:43:00Z">
        <w:r w:rsidR="00F63760" w:rsidDel="00F606B5">
          <w:rPr>
            <w:rFonts w:ascii="Calibri" w:eastAsia="Calibri" w:hAnsi="Calibri" w:cs="Calibri"/>
          </w:rPr>
          <w:delText xml:space="preserve">. This </w:delText>
        </w:r>
      </w:del>
      <w:r w:rsidR="00F63760">
        <w:rPr>
          <w:rFonts w:ascii="Calibri" w:eastAsia="Calibri" w:hAnsi="Calibri" w:cs="Calibri"/>
        </w:rPr>
        <w:t>contrast</w:t>
      </w:r>
      <w:ins w:id="393" w:author="William Lamb" w:date="2018-05-25T11:44:00Z">
        <w:r w:rsidR="00F606B5">
          <w:rPr>
            <w:rFonts w:ascii="Calibri" w:eastAsia="Calibri" w:hAnsi="Calibri" w:cs="Calibri"/>
          </w:rPr>
          <w:t>ing</w:t>
        </w:r>
      </w:ins>
      <w:del w:id="394" w:author="William Lamb" w:date="2018-05-25T11:44:00Z">
        <w:r w:rsidR="00F63760" w:rsidDel="00F606B5">
          <w:rPr>
            <w:rFonts w:ascii="Calibri" w:eastAsia="Calibri" w:hAnsi="Calibri" w:cs="Calibri"/>
          </w:rPr>
          <w:delText>s</w:delText>
        </w:r>
      </w:del>
      <w:r w:rsidR="00F63760">
        <w:rPr>
          <w:rFonts w:ascii="Calibri" w:eastAsia="Calibri" w:hAnsi="Calibri" w:cs="Calibri"/>
        </w:rPr>
        <w:t xml:space="preserve"> </w:t>
      </w:r>
      <w:r w:rsidR="005B6595">
        <w:rPr>
          <w:rFonts w:ascii="Calibri" w:eastAsia="Calibri" w:hAnsi="Calibri" w:cs="Calibri"/>
        </w:rPr>
        <w:t>with</w:t>
      </w:r>
      <w:r w:rsidR="00F63760">
        <w:rPr>
          <w:rFonts w:ascii="Calibri" w:eastAsia="Calibri" w:hAnsi="Calibri" w:cs="Calibri"/>
        </w:rPr>
        <w:t xml:space="preserve"> </w:t>
      </w:r>
      <w:ins w:id="395" w:author="William Lamb" w:date="2018-05-25T11:44:00Z">
        <w:r w:rsidR="00F606B5">
          <w:rPr>
            <w:rFonts w:ascii="Calibri" w:eastAsia="Calibri" w:hAnsi="Calibri" w:cs="Calibri"/>
          </w:rPr>
          <w:t>an average of 10% in other regions</w:t>
        </w:r>
      </w:ins>
      <w:del w:id="396" w:author="William Lamb" w:date="2018-05-25T11:44:00Z">
        <w:r w:rsidR="00F63760" w:rsidDel="00F606B5">
          <w:rPr>
            <w:rFonts w:ascii="Calibri" w:eastAsia="Calibri" w:hAnsi="Calibri" w:cs="Calibri"/>
          </w:rPr>
          <w:delText>dozens of</w:delText>
        </w:r>
        <w:r w:rsidR="00361973" w:rsidDel="00F606B5">
          <w:rPr>
            <w:rFonts w:ascii="Calibri" w:eastAsia="Calibri" w:hAnsi="Calibri" w:cs="Calibri"/>
          </w:rPr>
          <w:delText xml:space="preserve"> forward looking</w:delText>
        </w:r>
        <w:r w:rsidR="00F63760" w:rsidDel="00F606B5">
          <w:rPr>
            <w:rFonts w:ascii="Calibri" w:eastAsia="Calibri" w:hAnsi="Calibri" w:cs="Calibri"/>
          </w:rPr>
          <w:delText xml:space="preserve"> studies in other regions, which </w:delText>
        </w:r>
        <w:r w:rsidR="00361973" w:rsidDel="00F606B5">
          <w:rPr>
            <w:rFonts w:ascii="Calibri" w:eastAsia="Calibri" w:hAnsi="Calibri" w:cs="Calibri"/>
          </w:rPr>
          <w:delText xml:space="preserve">on </w:delText>
        </w:r>
        <w:r w:rsidR="00F63760" w:rsidDel="00F606B5">
          <w:rPr>
            <w:rFonts w:ascii="Calibri" w:eastAsia="Calibri" w:hAnsi="Calibri" w:cs="Calibri"/>
          </w:rPr>
          <w:delText xml:space="preserve">average </w:delText>
        </w:r>
        <w:r w:rsidR="00361973" w:rsidDel="00F606B5">
          <w:rPr>
            <w:rFonts w:ascii="Calibri" w:eastAsia="Calibri" w:hAnsi="Calibri" w:cs="Calibri"/>
          </w:rPr>
          <w:delText xml:space="preserve">make up </w:delText>
        </w:r>
        <w:r w:rsidR="00F63760" w:rsidDel="00F606B5">
          <w:rPr>
            <w:rFonts w:ascii="Calibri" w:eastAsia="Calibri" w:hAnsi="Calibri" w:cs="Calibri"/>
          </w:rPr>
          <w:delText>10% of the literature in each</w:delText>
        </w:r>
      </w:del>
      <w:r w:rsidR="001D7885">
        <w:rPr>
          <w:rFonts w:ascii="Calibri" w:eastAsia="Calibri" w:hAnsi="Calibri" w:cs="Calibri"/>
        </w:rPr>
        <w:t xml:space="preserve"> (SI Text </w:t>
      </w:r>
      <w:r w:rsidR="001D7885">
        <w:rPr>
          <w:rFonts w:ascii="Calibri" w:eastAsia="Calibri" w:hAnsi="Calibri" w:cs="Calibri"/>
        </w:rPr>
        <w:fldChar w:fldCharType="begin"/>
      </w:r>
      <w:r w:rsidR="001D7885">
        <w:rPr>
          <w:rFonts w:ascii="Calibri" w:eastAsia="Calibri" w:hAnsi="Calibri" w:cs="Calibri"/>
        </w:rPr>
        <w:instrText xml:space="preserve"> REF _Ref512605458 \h </w:instrText>
      </w:r>
      <w:r w:rsidR="00F733B8">
        <w:rPr>
          <w:rFonts w:ascii="Calibri" w:eastAsia="Calibri" w:hAnsi="Calibri" w:cs="Calibri"/>
        </w:rPr>
        <w:instrText xml:space="preserve"> \* MERGEFORMAT </w:instrText>
      </w:r>
      <w:r w:rsidR="001D7885">
        <w:rPr>
          <w:rFonts w:ascii="Calibri" w:eastAsia="Calibri" w:hAnsi="Calibri" w:cs="Calibri"/>
        </w:rPr>
      </w:r>
      <w:r w:rsidR="001D7885">
        <w:rPr>
          <w:rFonts w:ascii="Calibri" w:eastAsia="Calibri" w:hAnsi="Calibri" w:cs="Calibri"/>
        </w:rPr>
        <w:fldChar w:fldCharType="separate"/>
      </w:r>
      <w:r w:rsidR="001470AD">
        <w:t xml:space="preserve">Table </w:t>
      </w:r>
      <w:r w:rsidR="001470AD">
        <w:rPr>
          <w:noProof/>
        </w:rPr>
        <w:t>4</w:t>
      </w:r>
      <w:r w:rsidR="001D7885">
        <w:rPr>
          <w:rFonts w:ascii="Calibri" w:eastAsia="Calibri" w:hAnsi="Calibri" w:cs="Calibri"/>
        </w:rPr>
        <w:fldChar w:fldCharType="end"/>
      </w:r>
      <w:r w:rsidR="001D7885">
        <w:rPr>
          <w:rFonts w:ascii="Calibri" w:eastAsia="Calibri" w:hAnsi="Calibri" w:cs="Calibri"/>
        </w:rPr>
        <w:t>)</w:t>
      </w:r>
      <w:r w:rsidR="00F63760">
        <w:rPr>
          <w:rFonts w:ascii="Calibri" w:eastAsia="Calibri" w:hAnsi="Calibri" w:cs="Calibri"/>
        </w:rPr>
        <w:t>.</w:t>
      </w:r>
    </w:p>
    <w:p w14:paraId="2336552B" w14:textId="4C985962" w:rsidR="00EC4B90" w:rsidDel="00805606" w:rsidRDefault="00F935DD" w:rsidP="00F606B5">
      <w:pPr>
        <w:spacing w:line="480" w:lineRule="auto"/>
        <w:rPr>
          <w:del w:id="397" w:author="William Lamb" w:date="2018-05-25T13:49:00Z"/>
          <w:rFonts w:ascii="Calibri" w:eastAsia="Calibri" w:hAnsi="Calibri" w:cs="Calibri"/>
        </w:rPr>
      </w:pPr>
      <w:ins w:id="398" w:author="William Lamb" w:date="2018-05-25T11:53:00Z">
        <w:r>
          <w:rPr>
            <w:rFonts w:ascii="Calibri" w:eastAsia="Calibri" w:hAnsi="Calibri" w:cs="Calibri"/>
          </w:rPr>
          <w:t>T</w:t>
        </w:r>
      </w:ins>
      <w:ins w:id="399" w:author="William Lamb" w:date="2018-05-25T11:52:00Z">
        <w:r>
          <w:rPr>
            <w:rFonts w:ascii="Calibri" w:eastAsia="Calibri" w:hAnsi="Calibri" w:cs="Calibri"/>
          </w:rPr>
          <w:t xml:space="preserve">opic modelling can rapidly </w:t>
        </w:r>
      </w:ins>
      <w:ins w:id="400" w:author="William Lamb" w:date="2018-05-25T13:22:00Z">
        <w:r w:rsidR="00C910D2">
          <w:rPr>
            <w:rFonts w:ascii="Calibri" w:eastAsia="Calibri" w:hAnsi="Calibri" w:cs="Calibri"/>
          </w:rPr>
          <w:t xml:space="preserve">uncover the content of </w:t>
        </w:r>
      </w:ins>
      <w:ins w:id="401" w:author="William Lamb" w:date="2018-05-25T13:28:00Z">
        <w:r w:rsidR="00C910D2">
          <w:rPr>
            <w:rFonts w:ascii="Calibri" w:eastAsia="Calibri" w:hAnsi="Calibri" w:cs="Calibri"/>
          </w:rPr>
          <w:t>existing</w:t>
        </w:r>
      </w:ins>
      <w:ins w:id="402" w:author="William Lamb" w:date="2018-05-25T13:22:00Z">
        <w:r w:rsidR="00C910D2">
          <w:rPr>
            <w:rFonts w:ascii="Calibri" w:eastAsia="Calibri" w:hAnsi="Calibri" w:cs="Calibri"/>
          </w:rPr>
          <w:t xml:space="preserve"> </w:t>
        </w:r>
      </w:ins>
      <w:ins w:id="403" w:author="William Lamb" w:date="2018-05-25T11:53:00Z">
        <w:r>
          <w:rPr>
            <w:rFonts w:ascii="Calibri" w:eastAsia="Calibri" w:hAnsi="Calibri" w:cs="Calibri"/>
          </w:rPr>
          <w:t>research streams</w:t>
        </w:r>
      </w:ins>
      <w:ins w:id="404" w:author="William Lamb" w:date="2018-05-25T11:57:00Z">
        <w:r>
          <w:rPr>
            <w:rFonts w:ascii="Calibri" w:eastAsia="Calibri" w:hAnsi="Calibri" w:cs="Calibri"/>
          </w:rPr>
          <w:t xml:space="preserve">, providing an </w:t>
        </w:r>
      </w:ins>
      <w:ins w:id="405" w:author="William Lamb" w:date="2018-05-25T16:04:00Z">
        <w:r w:rsidR="004A31B6">
          <w:rPr>
            <w:rFonts w:ascii="Calibri" w:eastAsia="Calibri" w:hAnsi="Calibri" w:cs="Calibri"/>
          </w:rPr>
          <w:t xml:space="preserve">overview and </w:t>
        </w:r>
      </w:ins>
      <w:ins w:id="406" w:author="William Lamb" w:date="2018-05-25T11:57:00Z">
        <w:r>
          <w:rPr>
            <w:rFonts w:ascii="Calibri" w:eastAsia="Calibri" w:hAnsi="Calibri" w:cs="Calibri"/>
          </w:rPr>
          <w:t xml:space="preserve">entry point for </w:t>
        </w:r>
      </w:ins>
      <w:ins w:id="407" w:author="William Lamb" w:date="2018-05-25T11:53:00Z">
        <w:r>
          <w:rPr>
            <w:rFonts w:ascii="Calibri" w:eastAsia="Calibri" w:hAnsi="Calibri" w:cs="Calibri"/>
          </w:rPr>
          <w:t>structured assessment</w:t>
        </w:r>
      </w:ins>
      <w:ins w:id="408" w:author="William Lamb" w:date="2018-05-25T11:57:00Z">
        <w:r>
          <w:rPr>
            <w:rFonts w:ascii="Calibri" w:eastAsia="Calibri" w:hAnsi="Calibri" w:cs="Calibri"/>
          </w:rPr>
          <w:t>s</w:t>
        </w:r>
      </w:ins>
      <w:ins w:id="409" w:author="William Lamb" w:date="2018-05-25T11:53:00Z">
        <w:r>
          <w:rPr>
            <w:rFonts w:ascii="Calibri" w:eastAsia="Calibri" w:hAnsi="Calibri" w:cs="Calibri"/>
          </w:rPr>
          <w:t xml:space="preserve"> of the literature. </w:t>
        </w:r>
      </w:ins>
      <w:ins w:id="410" w:author="William Lamb" w:date="2018-05-25T16:04:00Z">
        <w:r w:rsidR="004A31B6">
          <w:rPr>
            <w:rFonts w:ascii="Calibri" w:eastAsia="Calibri" w:hAnsi="Calibri" w:cs="Calibri"/>
          </w:rPr>
          <w:t>In this sample of urban mitigation case studies we identify several</w:t>
        </w:r>
      </w:ins>
      <w:ins w:id="411" w:author="William Lamb" w:date="2018-05-25T13:23:00Z">
        <w:r w:rsidR="00C910D2">
          <w:rPr>
            <w:rFonts w:ascii="Calibri" w:eastAsia="Calibri" w:hAnsi="Calibri" w:cs="Calibri"/>
          </w:rPr>
          <w:t xml:space="preserve"> </w:t>
        </w:r>
      </w:ins>
      <w:ins w:id="412" w:author="William Lamb" w:date="2018-05-25T13:19:00Z">
        <w:r w:rsidR="00C910D2">
          <w:rPr>
            <w:rFonts w:ascii="Calibri" w:eastAsia="Calibri" w:hAnsi="Calibri" w:cs="Calibri"/>
          </w:rPr>
          <w:t xml:space="preserve">knowledge gaps, </w:t>
        </w:r>
      </w:ins>
      <w:ins w:id="413" w:author="William Lamb" w:date="2018-05-25T13:21:00Z">
        <w:r w:rsidR="00C910D2">
          <w:rPr>
            <w:rFonts w:ascii="Calibri" w:eastAsia="Calibri" w:hAnsi="Calibri" w:cs="Calibri"/>
          </w:rPr>
          <w:t xml:space="preserve">such as </w:t>
        </w:r>
      </w:ins>
      <w:ins w:id="414" w:author="William Lamb" w:date="2018-05-25T13:23:00Z">
        <w:r w:rsidR="00C910D2">
          <w:rPr>
            <w:rFonts w:ascii="Calibri" w:eastAsia="Calibri" w:hAnsi="Calibri" w:cs="Calibri"/>
          </w:rPr>
          <w:t>the</w:t>
        </w:r>
      </w:ins>
      <w:ins w:id="415" w:author="William Lamb" w:date="2018-05-25T13:21:00Z">
        <w:r w:rsidR="00C910D2">
          <w:rPr>
            <w:rFonts w:ascii="Calibri" w:eastAsia="Calibri" w:hAnsi="Calibri" w:cs="Calibri"/>
          </w:rPr>
          <w:t xml:space="preserve"> lack of topic diversity in </w:t>
        </w:r>
      </w:ins>
      <w:ins w:id="416" w:author="William Lamb" w:date="2018-05-25T13:23:00Z">
        <w:r w:rsidR="00C910D2">
          <w:rPr>
            <w:rFonts w:ascii="Calibri" w:eastAsia="Calibri" w:hAnsi="Calibri" w:cs="Calibri"/>
          </w:rPr>
          <w:t xml:space="preserve">case studies on </w:t>
        </w:r>
      </w:ins>
      <w:ins w:id="417" w:author="William Lamb" w:date="2018-05-25T13:21:00Z">
        <w:r w:rsidR="00C910D2">
          <w:rPr>
            <w:rFonts w:ascii="Calibri" w:eastAsia="Calibri" w:hAnsi="Calibri" w:cs="Calibri"/>
          </w:rPr>
          <w:t xml:space="preserve">large </w:t>
        </w:r>
        <w:r w:rsidR="00C910D2">
          <w:rPr>
            <w:rFonts w:ascii="Calibri" w:eastAsia="Calibri" w:hAnsi="Calibri" w:cs="Calibri"/>
          </w:rPr>
          <w:lastRenderedPageBreak/>
          <w:t xml:space="preserve">Chinese cities, </w:t>
        </w:r>
      </w:ins>
      <w:ins w:id="418" w:author="William Lamb" w:date="2018-05-25T13:23:00Z">
        <w:r w:rsidR="00C910D2">
          <w:rPr>
            <w:rFonts w:ascii="Calibri" w:eastAsia="Calibri" w:hAnsi="Calibri" w:cs="Calibri"/>
          </w:rPr>
          <w:t xml:space="preserve">the </w:t>
        </w:r>
      </w:ins>
      <w:ins w:id="419" w:author="William Lamb" w:date="2018-05-25T13:22:00Z">
        <w:r w:rsidR="00C910D2">
          <w:rPr>
            <w:rFonts w:ascii="Calibri" w:eastAsia="Calibri" w:hAnsi="Calibri" w:cs="Calibri"/>
          </w:rPr>
          <w:t xml:space="preserve">absence of </w:t>
        </w:r>
      </w:ins>
      <w:ins w:id="420" w:author="William Lamb" w:date="2018-05-25T13:21:00Z">
        <w:r w:rsidR="00C910D2">
          <w:rPr>
            <w:rFonts w:ascii="Calibri" w:eastAsia="Calibri" w:hAnsi="Calibri" w:cs="Calibri"/>
          </w:rPr>
          <w:t xml:space="preserve">mitigation </w:t>
        </w:r>
      </w:ins>
      <w:ins w:id="421" w:author="William Lamb" w:date="2018-05-25T13:23:00Z">
        <w:r w:rsidR="00C910D2">
          <w:rPr>
            <w:rFonts w:ascii="Calibri" w:eastAsia="Calibri" w:hAnsi="Calibri" w:cs="Calibri"/>
          </w:rPr>
          <w:t xml:space="preserve">cases </w:t>
        </w:r>
      </w:ins>
      <w:ins w:id="422" w:author="William Lamb" w:date="2018-05-25T13:21:00Z">
        <w:r w:rsidR="00C910D2">
          <w:rPr>
            <w:rFonts w:ascii="Calibri" w:eastAsia="Calibri" w:hAnsi="Calibri" w:cs="Calibri"/>
          </w:rPr>
          <w:t>in African and Latin American cities</w:t>
        </w:r>
      </w:ins>
      <w:ins w:id="423" w:author="William Lamb" w:date="2018-05-25T13:23:00Z">
        <w:r w:rsidR="00C910D2">
          <w:rPr>
            <w:rFonts w:ascii="Calibri" w:eastAsia="Calibri" w:hAnsi="Calibri" w:cs="Calibri"/>
          </w:rPr>
          <w:t>, and</w:t>
        </w:r>
      </w:ins>
      <w:ins w:id="424" w:author="William Lamb" w:date="2018-05-25T13:34:00Z">
        <w:r w:rsidR="00670877">
          <w:rPr>
            <w:rFonts w:ascii="Calibri" w:eastAsia="Calibri" w:hAnsi="Calibri" w:cs="Calibri"/>
          </w:rPr>
          <w:t xml:space="preserve"> the limited extent of </w:t>
        </w:r>
      </w:ins>
      <w:ins w:id="425" w:author="William Lamb" w:date="2018-05-25T13:23:00Z">
        <w:r w:rsidR="00C910D2">
          <w:rPr>
            <w:rFonts w:ascii="Calibri" w:eastAsia="Calibri" w:hAnsi="Calibri" w:cs="Calibri"/>
          </w:rPr>
          <w:t xml:space="preserve">forward looking studies </w:t>
        </w:r>
      </w:ins>
      <w:ins w:id="426" w:author="William Lamb" w:date="2018-05-25T13:28:00Z">
        <w:r w:rsidR="00C910D2">
          <w:rPr>
            <w:rFonts w:ascii="Calibri" w:eastAsia="Calibri" w:hAnsi="Calibri" w:cs="Calibri"/>
          </w:rPr>
          <w:t>on</w:t>
        </w:r>
      </w:ins>
      <w:ins w:id="427" w:author="William Lamb" w:date="2018-05-25T13:23:00Z">
        <w:r w:rsidR="00C910D2">
          <w:rPr>
            <w:rFonts w:ascii="Calibri" w:eastAsia="Calibri" w:hAnsi="Calibri" w:cs="Calibri"/>
          </w:rPr>
          <w:t xml:space="preserve"> urban form. </w:t>
        </w:r>
      </w:ins>
      <w:ins w:id="428" w:author="William Lamb" w:date="2018-05-25T13:24:00Z">
        <w:r w:rsidR="00C910D2">
          <w:rPr>
            <w:rFonts w:ascii="Calibri" w:eastAsia="Calibri" w:hAnsi="Calibri" w:cs="Calibri"/>
          </w:rPr>
          <w:t xml:space="preserve">Topic modelling also highlights opportunities for consolidating well-developed </w:t>
        </w:r>
      </w:ins>
      <w:ins w:id="429" w:author="William Lamb" w:date="2018-05-25T13:29:00Z">
        <w:r w:rsidR="00C910D2">
          <w:rPr>
            <w:rFonts w:ascii="Calibri" w:eastAsia="Calibri" w:hAnsi="Calibri" w:cs="Calibri"/>
          </w:rPr>
          <w:t>literatures</w:t>
        </w:r>
      </w:ins>
      <w:ins w:id="430" w:author="William Lamb" w:date="2018-05-25T13:31:00Z">
        <w:r w:rsidR="00670877">
          <w:rPr>
            <w:rFonts w:ascii="Calibri" w:eastAsia="Calibri" w:hAnsi="Calibri" w:cs="Calibri"/>
          </w:rPr>
          <w:t xml:space="preserve">. </w:t>
        </w:r>
      </w:ins>
      <w:ins w:id="431" w:author="William Lamb" w:date="2018-05-25T16:05:00Z">
        <w:r w:rsidR="004A31B6">
          <w:rPr>
            <w:rFonts w:ascii="Calibri" w:eastAsia="Calibri" w:hAnsi="Calibri" w:cs="Calibri"/>
          </w:rPr>
          <w:t>For instance, t</w:t>
        </w:r>
      </w:ins>
      <w:ins w:id="432" w:author="William Lamb" w:date="2018-05-25T13:38:00Z">
        <w:r w:rsidR="00670877">
          <w:rPr>
            <w:rFonts w:ascii="Calibri" w:eastAsia="Calibri" w:hAnsi="Calibri" w:cs="Calibri"/>
          </w:rPr>
          <w:t>he</w:t>
        </w:r>
      </w:ins>
      <w:ins w:id="433" w:author="William Lamb" w:date="2018-05-25T13:43:00Z">
        <w:r w:rsidR="009A032A">
          <w:rPr>
            <w:rFonts w:ascii="Calibri" w:eastAsia="Calibri" w:hAnsi="Calibri" w:cs="Calibri"/>
          </w:rPr>
          <w:t xml:space="preserve">re is scope for </w:t>
        </w:r>
      </w:ins>
      <w:ins w:id="434" w:author="William Lamb" w:date="2018-05-25T13:44:00Z">
        <w:r w:rsidR="009A032A">
          <w:rPr>
            <w:rFonts w:ascii="Calibri" w:eastAsia="Calibri" w:hAnsi="Calibri" w:cs="Calibri"/>
          </w:rPr>
          <w:t xml:space="preserve">consolidating </w:t>
        </w:r>
      </w:ins>
      <w:ins w:id="435" w:author="William Lamb" w:date="2018-05-25T16:05:00Z">
        <w:r w:rsidR="004A31B6">
          <w:rPr>
            <w:rFonts w:ascii="Calibri" w:eastAsia="Calibri" w:hAnsi="Calibri" w:cs="Calibri"/>
          </w:rPr>
          <w:t xml:space="preserve">the </w:t>
        </w:r>
      </w:ins>
      <w:ins w:id="436" w:author="William Lamb" w:date="2018-05-25T13:44:00Z">
        <w:r w:rsidR="009A032A">
          <w:rPr>
            <w:rFonts w:ascii="Calibri" w:eastAsia="Calibri" w:hAnsi="Calibri" w:cs="Calibri"/>
          </w:rPr>
          <w:t>very large number of life cycle and emissions inventory case studies</w:t>
        </w:r>
      </w:ins>
      <w:ins w:id="437" w:author="William Lamb" w:date="2018-05-25T13:47:00Z">
        <w:r w:rsidR="009A032A">
          <w:rPr>
            <w:rFonts w:ascii="Calibri" w:eastAsia="Calibri" w:hAnsi="Calibri" w:cs="Calibri"/>
          </w:rPr>
          <w:t>. I</w:t>
        </w:r>
      </w:ins>
      <w:ins w:id="438" w:author="William Lamb" w:date="2018-05-25T13:46:00Z">
        <w:r w:rsidR="009A032A">
          <w:rPr>
            <w:rFonts w:ascii="Calibri" w:eastAsia="Calibri" w:hAnsi="Calibri" w:cs="Calibri"/>
          </w:rPr>
          <w:t>ndeed this would directly support</w:t>
        </w:r>
        <w:r w:rsidR="00D30CC3">
          <w:rPr>
            <w:rFonts w:ascii="Calibri" w:eastAsia="Calibri" w:hAnsi="Calibri" w:cs="Calibri"/>
          </w:rPr>
          <w:t xml:space="preserve"> efforts to establish an </w:t>
        </w:r>
        <w:r w:rsidR="009A032A">
          <w:rPr>
            <w:rFonts w:ascii="Calibri" w:eastAsia="Calibri" w:hAnsi="Calibri" w:cs="Calibri"/>
          </w:rPr>
          <w:t xml:space="preserve">urban data science </w:t>
        </w:r>
      </w:ins>
      <w:ins w:id="439" w:author="William Lamb" w:date="2018-05-25T13:47:00Z">
        <w:r w:rsidR="009A032A">
          <w:rPr>
            <w:rFonts w:ascii="Calibri" w:eastAsia="Calibri" w:hAnsi="Calibri" w:cs="Calibri"/>
          </w:rPr>
          <w:fldChar w:fldCharType="begin" w:fldLock="1"/>
        </w:r>
      </w:ins>
      <w:r w:rsidR="009A032A">
        <w:rPr>
          <w:rFonts w:ascii="Calibri" w:eastAsia="Calibri" w:hAnsi="Calibri" w:cs="Calibri"/>
        </w:rPr>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"mendeley" : { "formattedCitation" : "&lt;sup&gt;11&lt;/sup&gt;", "plainTextFormattedCitation" : "11", "previouslyFormattedCitation" : "&lt;sup&gt;11&lt;/sup&gt;" }, "properties" : { "noteIndex" : 0 }, "schema" : "https://github.com/citation-style-language/schema/raw/master/csl-citation.json" }</w:instrText>
      </w:r>
      <w:r w:rsidR="009A032A">
        <w:rPr>
          <w:rFonts w:ascii="Calibri" w:eastAsia="Calibri" w:hAnsi="Calibri" w:cs="Calibri"/>
        </w:rPr>
        <w:fldChar w:fldCharType="separate"/>
      </w:r>
      <w:r w:rsidR="009A032A" w:rsidRPr="009A032A">
        <w:rPr>
          <w:rFonts w:ascii="Calibri" w:eastAsia="Calibri" w:hAnsi="Calibri" w:cs="Calibri"/>
          <w:noProof/>
          <w:vertAlign w:val="superscript"/>
        </w:rPr>
        <w:t>11</w:t>
      </w:r>
      <w:ins w:id="440" w:author="William Lamb" w:date="2018-05-25T13:47:00Z">
        <w:r w:rsidR="009A032A">
          <w:rPr>
            <w:rFonts w:ascii="Calibri" w:eastAsia="Calibri" w:hAnsi="Calibri" w:cs="Calibri"/>
          </w:rPr>
          <w:fldChar w:fldCharType="end"/>
        </w:r>
      </w:ins>
      <w:ins w:id="441" w:author="William Lamb" w:date="2018-05-25T13:46:00Z">
        <w:r w:rsidR="009A032A">
          <w:rPr>
            <w:rFonts w:ascii="Calibri" w:eastAsia="Calibri" w:hAnsi="Calibri" w:cs="Calibri"/>
          </w:rPr>
          <w:t>.</w:t>
        </w:r>
      </w:ins>
      <w:ins w:id="442" w:author="William Lamb" w:date="2018-05-25T13:47:00Z">
        <w:r w:rsidR="009A032A">
          <w:rPr>
            <w:rFonts w:ascii="Calibri" w:eastAsia="Calibri" w:hAnsi="Calibri" w:cs="Calibri"/>
          </w:rPr>
          <w:t xml:space="preserve"> More broadly, the overall focus of urban case studies on demand-side issues </w:t>
        </w:r>
      </w:ins>
      <w:ins w:id="443" w:author="William Lamb" w:date="2018-05-25T13:54:00Z">
        <w:r w:rsidR="005C6025">
          <w:rPr>
            <w:rFonts w:ascii="Calibri" w:eastAsia="Calibri" w:hAnsi="Calibri" w:cs="Calibri"/>
          </w:rPr>
          <w:t>suggests</w:t>
        </w:r>
      </w:ins>
      <w:ins w:id="444" w:author="William Lamb" w:date="2018-05-25T13:48:00Z">
        <w:r w:rsidR="009A032A">
          <w:rPr>
            <w:rFonts w:ascii="Calibri" w:eastAsia="Calibri" w:hAnsi="Calibri" w:cs="Calibri"/>
          </w:rPr>
          <w:t xml:space="preserve"> this will be an important evidence base for </w:t>
        </w:r>
      </w:ins>
      <w:ins w:id="445" w:author="William Lamb" w:date="2018-05-25T13:49:00Z">
        <w:r w:rsidR="009A032A">
          <w:rPr>
            <w:rFonts w:ascii="Calibri" w:eastAsia="Calibri" w:hAnsi="Calibri" w:cs="Calibri"/>
          </w:rPr>
          <w:t>the upcoming demand chapter of the IPCC 6</w:t>
        </w:r>
        <w:r w:rsidR="009A032A" w:rsidRPr="009A032A">
          <w:rPr>
            <w:rFonts w:ascii="Calibri" w:eastAsia="Calibri" w:hAnsi="Calibri" w:cs="Calibri"/>
            <w:vertAlign w:val="superscript"/>
          </w:rPr>
          <w:t>th</w:t>
        </w:r>
        <w:r w:rsidR="009A032A">
          <w:rPr>
            <w:rFonts w:ascii="Calibri" w:eastAsia="Calibri" w:hAnsi="Calibri" w:cs="Calibri"/>
          </w:rPr>
          <w:t xml:space="preserve"> Assessment Report</w:t>
        </w:r>
      </w:ins>
      <w:ins w:id="446" w:author="William Lamb" w:date="2018-05-25T16:06:00Z">
        <w:r w:rsidR="004A31B6">
          <w:rPr>
            <w:rFonts w:ascii="Calibri" w:eastAsia="Calibri" w:hAnsi="Calibri" w:cs="Calibri"/>
          </w:rPr>
          <w:t xml:space="preserve"> – one that requires dedicated attempts in knowledge synthesis</w:t>
        </w:r>
      </w:ins>
      <w:ins w:id="447" w:author="William Lamb" w:date="2018-05-25T13:49:00Z">
        <w:r w:rsidR="009A032A">
          <w:rPr>
            <w:rFonts w:ascii="Calibri" w:eastAsia="Calibri" w:hAnsi="Calibri" w:cs="Calibri"/>
          </w:rPr>
          <w:t xml:space="preserve"> </w:t>
        </w:r>
        <w:r w:rsidR="009A032A">
          <w:rPr>
            <w:rFonts w:ascii="Calibri" w:eastAsia="Calibri" w:hAnsi="Calibri" w:cs="Calibri"/>
          </w:rPr>
          <w:fldChar w:fldCharType="begin" w:fldLock="1"/>
        </w:r>
      </w:ins>
      <w:r w:rsidR="00CA7BF7">
        <w:rPr>
          <w:rFonts w:ascii="Calibri" w:eastAsia="Calibri" w:hAnsi="Calibri" w:cs="Calibri"/>
        </w:rPr>
        <w: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"&lt;sup&gt;12&lt;/sup&gt;", "plainTextFormattedCitation" : "12", "previouslyFormattedCitation" : "&lt;sup&gt;12&lt;/sup&gt;" }, "properties" : { "noteIndex" : 0 }, "schema" : "https://github.com/citation-style-language/schema/raw/master/csl-citation.json" }</w:instrText>
      </w:r>
      <w:r w:rsidR="009A032A">
        <w:rPr>
          <w:rFonts w:ascii="Calibri" w:eastAsia="Calibri" w:hAnsi="Calibri" w:cs="Calibri"/>
        </w:rPr>
        <w:fldChar w:fldCharType="separate"/>
      </w:r>
      <w:r w:rsidR="009A032A" w:rsidRPr="009A032A">
        <w:rPr>
          <w:rFonts w:ascii="Calibri" w:eastAsia="Calibri" w:hAnsi="Calibri" w:cs="Calibri"/>
          <w:noProof/>
          <w:vertAlign w:val="superscript"/>
        </w:rPr>
        <w:t>12</w:t>
      </w:r>
      <w:ins w:id="448" w:author="William Lamb" w:date="2018-05-25T13:49:00Z">
        <w:r w:rsidR="009A032A">
          <w:rPr>
            <w:rFonts w:ascii="Calibri" w:eastAsia="Calibri" w:hAnsi="Calibri" w:cs="Calibri"/>
          </w:rPr>
          <w:fldChar w:fldCharType="end"/>
        </w:r>
        <w:r w:rsidR="009A032A">
          <w:rPr>
            <w:rFonts w:ascii="Calibri" w:eastAsia="Calibri" w:hAnsi="Calibri" w:cs="Calibri"/>
          </w:rPr>
          <w:t>.</w:t>
        </w:r>
      </w:ins>
    </w:p>
    <w:p w14:paraId="3E19D43D" w14:textId="1AD10015" w:rsidR="00EF7E18" w:rsidRDefault="003572ED" w:rsidP="005A2F0C">
      <w:pPr>
        <w:spacing w:line="480" w:lineRule="auto"/>
        <w:rPr>
          <w:rFonts w:ascii="Calibri" w:eastAsia="Calibri" w:hAnsi="Calibri" w:cs="Calibri"/>
        </w:rPr>
      </w:pPr>
      <w:del w:id="449" w:author="William Lamb" w:date="2018-05-25T13:49:00Z">
        <w:r w:rsidDel="00805606">
          <w:rPr>
            <w:rFonts w:ascii="Calibri" w:eastAsia="Calibri" w:hAnsi="Calibri" w:cs="Calibri"/>
          </w:rPr>
          <w:delText>The topic modelling applied here identifies a strong focus on urban demand-side and sustainability topics, but clear research needs for particular re</w:delText>
        </w:r>
        <w:r w:rsidR="00CE0E73" w:rsidDel="00805606">
          <w:rPr>
            <w:rFonts w:ascii="Calibri" w:eastAsia="Calibri" w:hAnsi="Calibri" w:cs="Calibri"/>
          </w:rPr>
          <w:delText>gions and cities going forward. These include diversifying the scope of mitigation topics in large Chinese cities and initiating a mitigation focus in African and Latin American cities, particularly a forward-looking focus. Not least, there may be opportunities for structured learning where well-developed literature streams exist for individual cities.</w:delText>
        </w:r>
      </w:del>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0782F3E0" w14:textId="4072BE08" w:rsidR="00333C57" w:rsidRDefault="004347DB" w:rsidP="00333C57">
      <w:pPr>
        <w:spacing w:line="480" w:lineRule="auto"/>
        <w:rPr>
          <w:ins w:id="450" w:author="William Lamb" w:date="2018-05-25T16:45:00Z"/>
          <w:rFonts w:ascii="Calibri" w:eastAsia="Calibri" w:hAnsi="Calibri" w:cs="Calibri"/>
        </w:rPr>
      </w:pPr>
      <w:ins w:id="451" w:author="William Lamb" w:date="2018-05-25T16:26:00Z">
        <w:r>
          <w:rPr>
            <w:rFonts w:ascii="Calibri" w:eastAsia="Calibri" w:hAnsi="Calibri" w:cs="Calibri"/>
          </w:rPr>
          <w:t xml:space="preserve">A learning agenda </w:t>
        </w:r>
      </w:ins>
      <w:ins w:id="452" w:author="William Lamb" w:date="2018-05-25T16:27:00Z">
        <w:r>
          <w:rPr>
            <w:rFonts w:ascii="Calibri" w:eastAsia="Calibri" w:hAnsi="Calibri" w:cs="Calibri"/>
          </w:rPr>
          <w:t xml:space="preserve">requires understanding </w:t>
        </w:r>
        <w:r w:rsidR="00354A2F">
          <w:rPr>
            <w:rFonts w:ascii="Calibri" w:eastAsia="Calibri" w:hAnsi="Calibri" w:cs="Calibri"/>
          </w:rPr>
          <w:t>variability.</w:t>
        </w:r>
        <w:r>
          <w:rPr>
            <w:rFonts w:ascii="Calibri" w:eastAsia="Calibri" w:hAnsi="Calibri" w:cs="Calibri"/>
          </w:rPr>
          <w:t xml:space="preserve"> </w:t>
        </w:r>
      </w:ins>
      <w:ins w:id="453" w:author="William Lamb" w:date="2018-05-25T16:37:00Z">
        <w:r w:rsidR="00354A2F">
          <w:rPr>
            <w:rFonts w:ascii="Calibri" w:eastAsia="Calibri" w:hAnsi="Calibri" w:cs="Calibri"/>
          </w:rPr>
          <w:t>H</w:t>
        </w:r>
      </w:ins>
      <w:ins w:id="454" w:author="William Lamb" w:date="2018-05-25T16:27:00Z">
        <w:r>
          <w:rPr>
            <w:rFonts w:ascii="Calibri" w:eastAsia="Calibri" w:hAnsi="Calibri" w:cs="Calibri"/>
          </w:rPr>
          <w:t xml:space="preserve">ow do solutions differ across contexts? </w:t>
        </w:r>
      </w:ins>
      <w:ins w:id="455" w:author="William Lamb" w:date="2018-05-25T16:32:00Z">
        <w:r w:rsidR="00354A2F">
          <w:rPr>
            <w:rFonts w:ascii="Calibri" w:eastAsia="Calibri" w:hAnsi="Calibri" w:cs="Calibri"/>
          </w:rPr>
          <w:t xml:space="preserve">What drives variations in outcomes? </w:t>
        </w:r>
      </w:ins>
      <w:ins w:id="456" w:author="William Lamb" w:date="2018-05-25T16:42:00Z">
        <w:r w:rsidR="00333C57">
          <w:rPr>
            <w:rFonts w:ascii="Calibri" w:eastAsia="Calibri" w:hAnsi="Calibri" w:cs="Calibri"/>
          </w:rPr>
          <w:t>Such questions can only be answered by moving beyond single case studies to examine</w:t>
        </w:r>
      </w:ins>
      <w:ins w:id="457" w:author="William Lamb" w:date="2018-05-25T17:07:00Z">
        <w:r w:rsidR="00CA7BF7">
          <w:rPr>
            <w:rFonts w:ascii="Calibri" w:eastAsia="Calibri" w:hAnsi="Calibri" w:cs="Calibri"/>
          </w:rPr>
          <w:t xml:space="preserve"> and compare</w:t>
        </w:r>
      </w:ins>
      <w:ins w:id="458" w:author="William Lamb" w:date="2018-05-25T16:42:00Z">
        <w:r w:rsidR="00333C57">
          <w:rPr>
            <w:rFonts w:ascii="Calibri" w:eastAsia="Calibri" w:hAnsi="Calibri" w:cs="Calibri"/>
          </w:rPr>
          <w:t xml:space="preserve"> a wider set of contexts.</w:t>
        </w:r>
      </w:ins>
      <w:ins w:id="459" w:author="William Lamb" w:date="2018-05-25T16:43:00Z">
        <w:r w:rsidR="00333C57">
          <w:rPr>
            <w:rFonts w:ascii="Calibri" w:eastAsia="Calibri" w:hAnsi="Calibri" w:cs="Calibri"/>
          </w:rPr>
          <w:t xml:space="preserve"> In this regard, comparative studies that contrast two or more cases simultaneously offer one route to generalizable knowledge. </w:t>
        </w:r>
      </w:ins>
      <w:ins w:id="460" w:author="William Lamb" w:date="2018-05-25T17:11:00Z">
        <w:r w:rsidR="0070468D">
          <w:rPr>
            <w:rFonts w:ascii="Calibri" w:eastAsia="Calibri" w:hAnsi="Calibri" w:cs="Calibri"/>
          </w:rPr>
          <w:t>S</w:t>
        </w:r>
      </w:ins>
      <w:ins w:id="461" w:author="William Lamb" w:date="2018-05-25T16:45:00Z">
        <w:r w:rsidR="00333C57">
          <w:rPr>
            <w:rFonts w:ascii="Calibri" w:eastAsia="Calibri" w:hAnsi="Calibri" w:cs="Calibri"/>
          </w:rPr>
          <w:t xml:space="preserve">ystematic literature reviews that review or perform secondary analysis on </w:t>
        </w:r>
      </w:ins>
      <w:ins w:id="462" w:author="William Lamb" w:date="2018-05-25T17:11:00Z">
        <w:r w:rsidR="0070468D">
          <w:rPr>
            <w:rFonts w:ascii="Calibri" w:eastAsia="Calibri" w:hAnsi="Calibri" w:cs="Calibri"/>
          </w:rPr>
          <w:t xml:space="preserve">published </w:t>
        </w:r>
      </w:ins>
      <w:ins w:id="463" w:author="William Lamb" w:date="2018-05-25T17:07:00Z">
        <w:r w:rsidR="00CA7BF7">
          <w:rPr>
            <w:rFonts w:ascii="Calibri" w:eastAsia="Calibri" w:hAnsi="Calibri" w:cs="Calibri"/>
          </w:rPr>
          <w:t xml:space="preserve">cases offer another route. </w:t>
        </w:r>
      </w:ins>
      <w:ins w:id="464" w:author="William Lamb" w:date="2018-05-25T17:08:00Z">
        <w:r w:rsidR="00CA7BF7">
          <w:rPr>
            <w:rFonts w:ascii="Calibri" w:eastAsia="Calibri" w:hAnsi="Calibri" w:cs="Calibri"/>
          </w:rPr>
          <w:t xml:space="preserve">Both approaches have been extensively discussed in the methodological literature </w:t>
        </w:r>
      </w:ins>
      <w:ins w:id="465" w:author="William Lamb" w:date="2018-05-25T17:10:00Z">
        <w:r w:rsidR="00CA7BF7" w:rsidRPr="00CA7BF7">
          <w:rPr>
            <w:rFonts w:ascii="Calibri" w:eastAsia="Calibri" w:hAnsi="Calibri" w:cs="Calibri"/>
            <w:highlight w:val="yellow"/>
            <w:rPrChange w:id="466" w:author="William Lamb" w:date="2018-05-25T17:11:00Z">
              <w:rPr>
                <w:rFonts w:ascii="Calibri" w:eastAsia="Calibri" w:hAnsi="Calibri" w:cs="Calibri"/>
              </w:rPr>
            </w:rPrChange>
          </w:rPr>
          <w:fldChar w:fldCharType="begin" w:fldLock="1"/>
        </w:r>
      </w:ins>
      <w:r w:rsidR="00CA7BF7" w:rsidRPr="00CA7BF7">
        <w:rPr>
          <w:rFonts w:ascii="Calibri" w:eastAsia="Calibri" w:hAnsi="Calibri" w:cs="Calibri"/>
          <w:highlight w:val="yellow"/>
          <w:rPrChange w:id="467" w:author="William Lamb" w:date="2018-05-25T17:11:00Z">
            <w:rPr>
              <w:rFonts w:ascii="Calibri" w:eastAsia="Calibri" w:hAnsi="Calibri" w:cs="Calibri"/>
            </w:rPr>
          </w:rPrChange>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"&lt;sup&gt;13\u201315&lt;/sup&gt;", "plainTextFormattedCitation" : "13\u201315" }, "properties" : { "noteIndex" : 0 }, "schema" : "https://github.com/citation-style-language/schema/raw/master/csl-citation.json" }</w:instrText>
      </w:r>
      <w:r w:rsidR="00CA7BF7" w:rsidRPr="00CA7BF7">
        <w:rPr>
          <w:rFonts w:ascii="Calibri" w:eastAsia="Calibri" w:hAnsi="Calibri" w:cs="Calibri"/>
          <w:highlight w:val="yellow"/>
          <w:rPrChange w:id="468" w:author="William Lamb" w:date="2018-05-25T17:11:00Z">
            <w:rPr>
              <w:rFonts w:ascii="Calibri" w:eastAsia="Calibri" w:hAnsi="Calibri" w:cs="Calibri"/>
            </w:rPr>
          </w:rPrChange>
        </w:rPr>
        <w:fldChar w:fldCharType="separate"/>
      </w:r>
      <w:r w:rsidR="00CA7BF7" w:rsidRPr="00CA7BF7">
        <w:rPr>
          <w:rFonts w:ascii="Calibri" w:eastAsia="Calibri" w:hAnsi="Calibri" w:cs="Calibri"/>
          <w:noProof/>
          <w:highlight w:val="yellow"/>
          <w:vertAlign w:val="superscript"/>
          <w:rPrChange w:id="469" w:author="William Lamb" w:date="2018-05-25T17:11:00Z">
            <w:rPr>
              <w:rFonts w:ascii="Calibri" w:eastAsia="Calibri" w:hAnsi="Calibri" w:cs="Calibri"/>
              <w:noProof/>
              <w:vertAlign w:val="superscript"/>
            </w:rPr>
          </w:rPrChange>
        </w:rPr>
        <w:t>13–15</w:t>
      </w:r>
      <w:ins w:id="470" w:author="William Lamb" w:date="2018-05-25T17:10:00Z">
        <w:r w:rsidR="00CA7BF7" w:rsidRPr="00CA7BF7">
          <w:rPr>
            <w:rFonts w:ascii="Calibri" w:eastAsia="Calibri" w:hAnsi="Calibri" w:cs="Calibri"/>
            <w:highlight w:val="yellow"/>
            <w:rPrChange w:id="471" w:author="William Lamb" w:date="2018-05-25T17:11:00Z">
              <w:rPr>
                <w:rFonts w:ascii="Calibri" w:eastAsia="Calibri" w:hAnsi="Calibri" w:cs="Calibri"/>
              </w:rPr>
            </w:rPrChange>
          </w:rPr>
          <w:fldChar w:fldCharType="end"/>
        </w:r>
      </w:ins>
      <w:ins w:id="472" w:author="William Lamb" w:date="2018-05-25T17:08:00Z">
        <w:r w:rsidR="00CA7BF7">
          <w:rPr>
            <w:rFonts w:ascii="Calibri" w:eastAsia="Calibri" w:hAnsi="Calibri" w:cs="Calibri"/>
          </w:rPr>
          <w:t>.</w:t>
        </w:r>
      </w:ins>
    </w:p>
    <w:p w14:paraId="4158F204" w14:textId="0EF3AEBF" w:rsidR="00CB705E" w:rsidDel="0070468D" w:rsidRDefault="00CC11CF" w:rsidP="005A2F0C">
      <w:pPr>
        <w:spacing w:line="480" w:lineRule="auto"/>
        <w:rPr>
          <w:del w:id="473" w:author="William Lamb" w:date="2018-05-25T17:11:00Z"/>
          <w:rFonts w:ascii="Calibri" w:eastAsia="Calibri" w:hAnsi="Calibri" w:cs="Calibri"/>
        </w:rPr>
      </w:pPr>
      <w:del w:id="474" w:author="William Lamb" w:date="2018-05-25T17:11:00Z">
        <w:r w:rsidDel="0070468D">
          <w:rPr>
            <w:rFonts w:ascii="Calibri" w:eastAsia="Calibri" w:hAnsi="Calibri" w:cs="Calibri"/>
          </w:rPr>
          <w:delText>Urban research</w:delText>
        </w:r>
        <w:r w:rsidR="00D615F7" w:rsidDel="0070468D">
          <w:rPr>
            <w:rFonts w:ascii="Calibri" w:eastAsia="Calibri" w:hAnsi="Calibri" w:cs="Calibri"/>
          </w:rPr>
          <w:delText xml:space="preserve"> is inherently diffuse and rooted in specific geographies</w:delText>
        </w:r>
        <w:r w:rsidDel="0070468D">
          <w:rPr>
            <w:rFonts w:ascii="Calibri" w:eastAsia="Calibri" w:hAnsi="Calibri" w:cs="Calibri"/>
          </w:rPr>
          <w:delText xml:space="preserve">. Generating broader insight from individual cases </w:delText>
        </w:r>
        <w:r w:rsidR="00CB705E" w:rsidDel="0070468D">
          <w:rPr>
            <w:rFonts w:ascii="Calibri" w:eastAsia="Calibri" w:hAnsi="Calibri" w:cs="Calibri"/>
          </w:rPr>
          <w:delText>is</w:delText>
        </w:r>
        <w:r w:rsidDel="0070468D">
          <w:rPr>
            <w:rFonts w:ascii="Calibri" w:eastAsia="Calibri" w:hAnsi="Calibri" w:cs="Calibri"/>
          </w:rPr>
          <w:delText xml:space="preserve"> hence </w:delText>
        </w:r>
        <w:r w:rsidR="00CB705E" w:rsidDel="0070468D">
          <w:rPr>
            <w:rFonts w:ascii="Calibri" w:eastAsia="Calibri" w:hAnsi="Calibri" w:cs="Calibri"/>
          </w:rPr>
          <w:delText xml:space="preserve">central to </w:delText>
        </w:r>
        <w:r w:rsidDel="0070468D">
          <w:rPr>
            <w:rFonts w:ascii="Calibri" w:eastAsia="Calibri" w:hAnsi="Calibri" w:cs="Calibri"/>
          </w:rPr>
          <w:delText xml:space="preserve">building </w:delText>
        </w:r>
        <w:r w:rsidR="00CB705E" w:rsidDel="0070468D">
          <w:rPr>
            <w:rFonts w:ascii="Calibri" w:eastAsia="Calibri" w:hAnsi="Calibri" w:cs="Calibri"/>
          </w:rPr>
          <w:delText xml:space="preserve">a global urban science. </w:delText>
        </w:r>
        <w:r w:rsidR="00F85AAB" w:rsidDel="0070468D">
          <w:rPr>
            <w:rFonts w:ascii="Calibri" w:eastAsia="Calibri" w:hAnsi="Calibri" w:cs="Calibri"/>
          </w:rPr>
          <w:delText>T</w:delText>
        </w:r>
        <w:r w:rsidR="00CB705E" w:rsidDel="0070468D">
          <w:rPr>
            <w:rFonts w:ascii="Calibri" w:eastAsia="Calibri" w:hAnsi="Calibri" w:cs="Calibri"/>
          </w:rPr>
          <w:delText xml:space="preserve">wo </w:delText>
        </w:r>
        <w:r w:rsidR="00F85AAB" w:rsidDel="0070468D">
          <w:rPr>
            <w:rFonts w:ascii="Calibri" w:eastAsia="Calibri" w:hAnsi="Calibri" w:cs="Calibri"/>
          </w:rPr>
          <w:delText xml:space="preserve">specific </w:delText>
        </w:r>
        <w:r w:rsidR="00CB705E" w:rsidDel="0070468D">
          <w:rPr>
            <w:rFonts w:ascii="Calibri" w:eastAsia="Calibri" w:hAnsi="Calibri" w:cs="Calibri"/>
          </w:rPr>
          <w:delText xml:space="preserve">approaches would support </w:delText>
        </w:r>
        <w:r w:rsidR="00CE0E73" w:rsidDel="0070468D">
          <w:rPr>
            <w:rFonts w:ascii="Calibri" w:eastAsia="Calibri" w:hAnsi="Calibri" w:cs="Calibri"/>
          </w:rPr>
          <w:delText>an</w:delText>
        </w:r>
        <w:r w:rsidR="00CB705E" w:rsidDel="0070468D">
          <w:rPr>
            <w:rFonts w:ascii="Calibri" w:eastAsia="Calibri" w:hAnsi="Calibri" w:cs="Calibri"/>
          </w:rPr>
          <w:delText xml:space="preserve"> effort</w:delText>
        </w:r>
        <w:r w:rsidR="00F85AAB" w:rsidDel="0070468D">
          <w:rPr>
            <w:rFonts w:ascii="Calibri" w:eastAsia="Calibri" w:hAnsi="Calibri" w:cs="Calibri"/>
          </w:rPr>
          <w:delText xml:space="preserve"> to internationalise and consolidate leaning on urban solutions</w:delText>
        </w:r>
        <w:r w:rsidR="00CB705E" w:rsidDel="0070468D">
          <w:rPr>
            <w:rFonts w:ascii="Calibri" w:eastAsia="Calibri" w:hAnsi="Calibri" w:cs="Calibri"/>
          </w:rPr>
          <w:delText>: comparative studies</w:delText>
        </w:r>
        <w:r w:rsidR="00CE0E73" w:rsidDel="0070468D">
          <w:rPr>
            <w:rFonts w:ascii="Calibri" w:eastAsia="Calibri" w:hAnsi="Calibri" w:cs="Calibri"/>
          </w:rPr>
          <w:delText>, which</w:delText>
        </w:r>
        <w:r w:rsidR="00CB705E" w:rsidDel="0070468D">
          <w:rPr>
            <w:rFonts w:ascii="Calibri" w:eastAsia="Calibri" w:hAnsi="Calibri" w:cs="Calibri"/>
          </w:rPr>
          <w:delText xml:space="preserve"> </w:delText>
        </w:r>
        <w:r w:rsidR="002D518F" w:rsidDel="0070468D">
          <w:rPr>
            <w:rFonts w:ascii="Calibri" w:eastAsia="Calibri" w:hAnsi="Calibri" w:cs="Calibri"/>
          </w:rPr>
          <w:delText>contrast two</w:delText>
        </w:r>
        <w:r w:rsidR="00CB705E" w:rsidDel="0070468D">
          <w:rPr>
            <w:rFonts w:ascii="Calibri" w:eastAsia="Calibri" w:hAnsi="Calibri" w:cs="Calibri"/>
          </w:rPr>
          <w:delText xml:space="preserve"> or more cases</w:delText>
        </w:r>
        <w:r w:rsidR="00CE0E73" w:rsidDel="0070468D">
          <w:rPr>
            <w:rFonts w:ascii="Calibri" w:eastAsia="Calibri" w:hAnsi="Calibri" w:cs="Calibri"/>
          </w:rPr>
          <w:delText xml:space="preserve"> simultaneously and draw</w:delText>
        </w:r>
        <w:r w:rsidR="00CB705E" w:rsidDel="0070468D">
          <w:rPr>
            <w:rFonts w:ascii="Calibri" w:eastAsia="Calibri" w:hAnsi="Calibri" w:cs="Calibri"/>
          </w:rPr>
          <w:delText xml:space="preserve"> insight from their similarities or differences; and systematic literature reviews, which review or perform secondary analysis on the literature using </w:delText>
        </w:r>
        <w:r w:rsidR="00CE0E73" w:rsidDel="0070468D">
          <w:rPr>
            <w:rFonts w:ascii="Calibri" w:eastAsia="Calibri" w:hAnsi="Calibri" w:cs="Calibri"/>
          </w:rPr>
          <w:delText>structured,</w:delText>
        </w:r>
        <w:r w:rsidR="00CB705E" w:rsidDel="0070468D">
          <w:rPr>
            <w:rFonts w:ascii="Calibri" w:eastAsia="Calibri" w:hAnsi="Calibri" w:cs="Calibri"/>
          </w:rPr>
          <w:delText xml:space="preserve"> reproducible methods.</w:delText>
        </w:r>
      </w:del>
    </w:p>
    <w:p w14:paraId="7C265646" w14:textId="216733D6"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The epistemological value of North-South urban comparisons is widely discussed, for instance, as is the generalisability of </w:t>
      </w:r>
      <w:del w:id="475" w:author="William Lamb" w:date="2018-05-25T17:12:00Z">
        <w:r w:rsidDel="0070468D">
          <w:rPr>
            <w:rFonts w:ascii="Calibri" w:eastAsia="Calibri" w:hAnsi="Calibri" w:cs="Calibri"/>
          </w:rPr>
          <w:delText>highly contextual</w:delText>
        </w:r>
      </w:del>
      <w:ins w:id="476" w:author="William Lamb" w:date="2018-05-25T17:12:00Z">
        <w:r w:rsidR="0070468D">
          <w:rPr>
            <w:rFonts w:ascii="Calibri" w:eastAsia="Calibri" w:hAnsi="Calibri" w:cs="Calibri"/>
          </w:rPr>
          <w:t>individual</w:t>
        </w:r>
      </w:ins>
      <w:r>
        <w:rPr>
          <w:rFonts w:ascii="Calibri" w:eastAsia="Calibri" w:hAnsi="Calibri" w:cs="Calibri"/>
        </w:rPr>
        <w:t xml:space="preserve"> case</w:t>
      </w:r>
      <w:ins w:id="477" w:author="William Lamb" w:date="2018-05-25T17:12:00Z">
        <w:r w:rsidR="0070468D">
          <w:rPr>
            <w:rFonts w:ascii="Calibri" w:eastAsia="Calibri" w:hAnsi="Calibri" w:cs="Calibri"/>
          </w:rPr>
          <w:t>s</w:t>
        </w:r>
      </w:ins>
      <w:del w:id="478" w:author="William Lamb" w:date="2018-05-25T17:12:00Z">
        <w:r w:rsidDel="0070468D">
          <w:rPr>
            <w:rFonts w:ascii="Calibri" w:eastAsia="Calibri" w:hAnsi="Calibri" w:cs="Calibri"/>
          </w:rPr>
          <w:delText xml:space="preserve"> studies</w:delText>
        </w:r>
      </w:del>
      <w:r>
        <w:rPr>
          <w:rFonts w:ascii="Calibri" w:eastAsia="Calibri" w:hAnsi="Calibri" w:cs="Calibri"/>
        </w:rPr>
        <w:t xml:space="preserve"> </w:t>
      </w:r>
      <w:r>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"&lt;sup&gt;16&lt;/sup&gt;", "plainTextFormattedCitation" : "16",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CA7BF7" w:rsidRPr="00CA7BF7">
        <w:rPr>
          <w:rFonts w:ascii="Calibri" w:eastAsia="Calibri" w:hAnsi="Calibri" w:cs="Calibri"/>
          <w:noProof/>
          <w:vertAlign w:val="superscript"/>
        </w:rPr>
        <w:t>16</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mitigation community 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studies (409) mention only two cities, with a steep decline to a few dozen studies on 5 or more cities (SI Text </w:t>
      </w:r>
      <w:r w:rsidR="00C6067A" w:rsidRPr="00CE0E73">
        <w:rPr>
          <w:rFonts w:ascii="Calibri" w:eastAsia="Calibri" w:hAnsi="Calibri" w:cs="Calibri"/>
        </w:rPr>
        <w:fldChar w:fldCharType="begin"/>
      </w:r>
      <w:r w:rsidR="00C6067A" w:rsidRPr="00CE0E73">
        <w:rPr>
          <w:rFonts w:ascii="Calibri" w:eastAsia="Calibri" w:hAnsi="Calibri" w:cs="Calibri"/>
        </w:rPr>
        <w:instrText xml:space="preserve"> REF _Ref512332084 \h </w:instrText>
      </w:r>
      <w:r w:rsidR="00CE0E73" w:rsidRPr="00CE0E73">
        <w:rPr>
          <w:rFonts w:ascii="Calibri" w:eastAsia="Calibri" w:hAnsi="Calibri" w:cs="Calibri"/>
        </w:rPr>
        <w:instrText xml:space="preserve"> \* MERGEFORMAT </w:instrText>
      </w:r>
      <w:r w:rsidR="00C6067A" w:rsidRPr="00CE0E73">
        <w:rPr>
          <w:rFonts w:ascii="Calibri" w:eastAsia="Calibri" w:hAnsi="Calibri" w:cs="Calibri"/>
        </w:rPr>
      </w:r>
      <w:r w:rsidR="00C6067A" w:rsidRPr="00CE0E73">
        <w:rPr>
          <w:rFonts w:ascii="Calibri" w:eastAsia="Calibri" w:hAnsi="Calibri" w:cs="Calibri"/>
        </w:rPr>
        <w:fldChar w:fldCharType="separate"/>
      </w:r>
      <w:r w:rsidR="001470AD" w:rsidRPr="001470AD">
        <w:t xml:space="preserve">Figure </w:t>
      </w:r>
      <w:r w:rsidR="001470AD" w:rsidRPr="001470AD">
        <w:rPr>
          <w:noProof/>
        </w:rPr>
        <w:t>6</w:t>
      </w:r>
      <w:r w:rsidR="00C6067A" w:rsidRPr="00CE0E73">
        <w:rPr>
          <w:rFonts w:ascii="Calibri" w:eastAsia="Calibri" w:hAnsi="Calibri" w:cs="Calibri"/>
        </w:rPr>
        <w:fldChar w:fldCharType="end"/>
      </w:r>
      <w:r w:rsidR="00C6067A">
        <w:rPr>
          <w:rFonts w:ascii="Calibri" w:eastAsia="Calibri" w:hAnsi="Calibri" w:cs="Calibri"/>
        </w:rPr>
        <w:t xml:space="preserve">). </w:t>
      </w:r>
    </w:p>
    <w:p w14:paraId="27AEE17B" w14:textId="14198D92"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ins w:id="479" w:author="William Lamb" w:date="2018-05-25T17:14:00Z">
        <w:r w:rsidR="00B20386" w:rsidRPr="00B20386">
          <w:rPr>
            <w:rFonts w:ascii="Calibri" w:eastAsia="Calibri" w:hAnsi="Calibri" w:cs="Calibri"/>
            <w:rPrChange w:id="480" w:author="William Lamb" w:date="2018-05-25T17:14:00Z">
              <w:rPr>
                <w:rFonts w:ascii="Calibri" w:eastAsia="Calibri" w:hAnsi="Calibri" w:cs="Calibri"/>
              </w:rPr>
            </w:rPrChange>
          </w:rPr>
          <w:fldChar w:fldCharType="begin"/>
        </w:r>
        <w:r w:rsidR="00B20386" w:rsidRPr="00B20386">
          <w:rPr>
            <w:rFonts w:ascii="Calibri" w:eastAsia="Calibri" w:hAnsi="Calibri" w:cs="Calibri"/>
          </w:rPr>
          <w:instrText xml:space="preserve"> REF _Ref515031775 \h </w:instrText>
        </w:r>
      </w:ins>
      <w:r w:rsidR="00B20386" w:rsidRPr="00B20386">
        <w:rPr>
          <w:rFonts w:ascii="Calibri" w:eastAsia="Calibri" w:hAnsi="Calibri" w:cs="Calibri"/>
          <w:rPrChange w:id="481" w:author="William Lamb" w:date="2018-05-25T17:14:00Z">
            <w:rPr>
              <w:rFonts w:ascii="Calibri" w:eastAsia="Calibri" w:hAnsi="Calibri" w:cs="Calibri"/>
              <w:b/>
            </w:rPr>
          </w:rPrChange>
        </w:rPr>
        <w:instrText xml:space="preserve"> \* MERGEFORMAT </w:instrText>
      </w:r>
      <w:r w:rsidR="00B20386" w:rsidRPr="00B20386">
        <w:rPr>
          <w:rFonts w:ascii="Calibri" w:eastAsia="Calibri" w:hAnsi="Calibri" w:cs="Calibri"/>
          <w:rPrChange w:id="482" w:author="William Lamb" w:date="2018-05-25T17:14:00Z">
            <w:rPr>
              <w:rFonts w:ascii="Calibri" w:eastAsia="Calibri" w:hAnsi="Calibri" w:cs="Calibri"/>
            </w:rPr>
          </w:rPrChange>
        </w:rPr>
      </w:r>
      <w:r w:rsidR="00B20386" w:rsidRPr="00B20386">
        <w:rPr>
          <w:rFonts w:ascii="Calibri" w:eastAsia="Calibri" w:hAnsi="Calibri" w:cs="Calibri"/>
          <w:rPrChange w:id="483" w:author="William Lamb" w:date="2018-05-25T17:14:00Z">
            <w:rPr>
              <w:rFonts w:ascii="Calibri" w:eastAsia="Calibri" w:hAnsi="Calibri" w:cs="Calibri"/>
            </w:rPr>
          </w:rPrChange>
        </w:rPr>
        <w:fldChar w:fldCharType="separate"/>
      </w:r>
      <w:ins w:id="484" w:author="William Lamb" w:date="2018-05-25T17:14:00Z">
        <w:r w:rsidR="00B20386" w:rsidRPr="00B20386">
          <w:rPr>
            <w:rPrChange w:id="485" w:author="William Lamb" w:date="2018-05-25T17:14:00Z">
              <w:rPr>
                <w:b/>
              </w:rPr>
            </w:rPrChange>
          </w:rPr>
          <w:t xml:space="preserve">Figure </w:t>
        </w:r>
        <w:r w:rsidR="00B20386" w:rsidRPr="00B20386">
          <w:rPr>
            <w:noProof/>
            <w:rPrChange w:id="486" w:author="William Lamb" w:date="2018-05-25T17:14:00Z">
              <w:rPr>
                <w:b/>
                <w:noProof/>
              </w:rPr>
            </w:rPrChange>
          </w:rPr>
          <w:t>5</w:t>
        </w:r>
        <w:r w:rsidR="00B20386" w:rsidRPr="00B20386">
          <w:rPr>
            <w:rFonts w:ascii="Calibri" w:eastAsia="Calibri" w:hAnsi="Calibri" w:cs="Calibri"/>
            <w:rPrChange w:id="487" w:author="William Lamb" w:date="2018-05-25T17:14:00Z">
              <w:rPr>
                <w:rFonts w:ascii="Calibri" w:eastAsia="Calibri" w:hAnsi="Calibri" w:cs="Calibri"/>
              </w:rPr>
            </w:rPrChange>
          </w:rPr>
          <w:fldChar w:fldCharType="end"/>
        </w:r>
        <w:r w:rsidR="00B20386">
          <w:rPr>
            <w:rFonts w:ascii="Calibri" w:eastAsia="Calibri" w:hAnsi="Calibri" w:cs="Calibri"/>
          </w:rPr>
          <w:t xml:space="preserve"> </w:t>
        </w:r>
      </w:ins>
      <w:del w:id="488" w:author="William Lamb" w:date="2018-05-25T17:14:00Z">
        <w:r w:rsidR="00D961FF" w:rsidDel="00B20386">
          <w:rPr>
            <w:rFonts w:ascii="Calibri" w:eastAsia="Calibri" w:hAnsi="Calibri" w:cs="Calibri"/>
          </w:rPr>
          <w:delText xml:space="preserve">Figure 4 </w:delText>
        </w:r>
      </w:del>
      <w:ins w:id="489" w:author="William Lamb" w:date="2018-05-25T17:13:00Z">
        <w:r w:rsidR="00B20386">
          <w:rPr>
            <w:rFonts w:ascii="Calibri" w:eastAsia="Calibri" w:hAnsi="Calibri" w:cs="Calibri"/>
          </w:rPr>
          <w:t xml:space="preserve">in the SI text </w:t>
        </w:r>
      </w:ins>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w:t>
      </w:r>
      <w:r w:rsidR="002D518F">
        <w:rPr>
          <w:rFonts w:ascii="Calibri" w:eastAsia="Calibri" w:hAnsi="Calibri" w:cs="Calibri"/>
        </w:rPr>
        <w:lastRenderedPageBreak/>
        <w:t xml:space="preserve">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xml:space="preserve">, is </w:t>
      </w:r>
      <w:commentRangeStart w:id="490"/>
      <w:r w:rsidR="00235397">
        <w:rPr>
          <w:rFonts w:ascii="Calibri" w:eastAsia="Calibri" w:hAnsi="Calibri" w:cs="Calibri"/>
        </w:rPr>
        <w:t>small</w:t>
      </w:r>
      <w:commentRangeEnd w:id="490"/>
      <w:r w:rsidR="00B20386">
        <w:rPr>
          <w:rStyle w:val="CommentReference"/>
        </w:rPr>
        <w:commentReference w:id="490"/>
      </w:r>
      <w:r w:rsidR="00235397">
        <w:rPr>
          <w:rFonts w:ascii="Calibri" w:eastAsia="Calibri" w:hAnsi="Calibri" w:cs="Calibri"/>
        </w:rPr>
        <w:t>.</w:t>
      </w:r>
    </w:p>
    <w:p w14:paraId="634F52E3" w14:textId="69EF8C46" w:rsidR="00CF1FAE" w:rsidRDefault="00CF1FAE" w:rsidP="005A2F0C">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"&lt;sup&gt;17&lt;/sup&gt;", "plainTextFormattedCitation" : "17", "previouslyFormattedCitation" : "&lt;sup&gt;15&lt;/sup&gt;" }, "properties" : { "noteIndex" : 0 }, "schema" : "https://github.com/citation-style-language/schema/raw/master/csl-citation.json" }</w:instrText>
      </w:r>
      <w:r>
        <w:rPr>
          <w:rFonts w:ascii="Calibri" w:eastAsia="Calibri" w:hAnsi="Calibri" w:cs="Calibri"/>
        </w:rPr>
        <w:fldChar w:fldCharType="separate"/>
      </w:r>
      <w:r w:rsidR="00CA7BF7" w:rsidRPr="00CA7BF7">
        <w:rPr>
          <w:rFonts w:ascii="Calibri" w:eastAsia="Calibri" w:hAnsi="Calibri" w:cs="Calibri"/>
          <w:noProof/>
          <w:vertAlign w:val="superscript"/>
        </w:rPr>
        <w:t>17</w:t>
      </w:r>
      <w:r>
        <w:rPr>
          <w:rFonts w:ascii="Calibri" w:eastAsia="Calibri" w:hAnsi="Calibri" w:cs="Calibri"/>
        </w:rPr>
        <w:fldChar w:fldCharType="end"/>
      </w:r>
      <w:r>
        <w:rPr>
          <w:rFonts w:ascii="Calibri" w:eastAsia="Calibri" w:hAnsi="Calibri" w:cs="Calibri"/>
        </w:rPr>
        <w:t xml:space="preserve">. </w:t>
      </w:r>
      <w:commentRangeStart w:id="491"/>
      <w:r>
        <w:rPr>
          <w:rFonts w:ascii="Calibri" w:eastAsia="Calibri" w:hAnsi="Calibri" w:cs="Calibri"/>
        </w:rPr>
        <w:t xml:space="preserve">For instance, comparisons might proceed from the observation that common structural (political, economic, or geographic) characteristics drive urban phenomena, leading to differing path dependencies in energy consumption, and hence a role for typologies in structuring learning between similar types of cities </w:t>
      </w:r>
      <w:r>
        <w:rPr>
          <w:rFonts w:ascii="Calibri" w:eastAsia="Calibri" w:hAnsi="Calibri" w:cs="Calibri"/>
        </w:rPr>
        <w:fldChar w:fldCharType="begin" w:fldLock="1"/>
      </w:r>
      <w:r w:rsidR="007179F3">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00D0501E" w:rsidRPr="00D0501E">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Alternatively, ubiquitous urban problems have been observed across many types of systems, such as the </w:t>
      </w:r>
      <w:r w:rsidR="00DD1729">
        <w:rPr>
          <w:rFonts w:ascii="Calibri" w:eastAsia="Calibri" w:hAnsi="Calibri" w:cs="Calibri"/>
        </w:rPr>
        <w:t xml:space="preserve">nexus of health, transportation and pollution externalities arising from </w:t>
      </w:r>
      <w:r>
        <w:rPr>
          <w:rFonts w:ascii="Calibri" w:eastAsia="Calibri" w:hAnsi="Calibri" w:cs="Calibri"/>
        </w:rPr>
        <w:t xml:space="preserve">agglomeration </w:t>
      </w:r>
      <w:r>
        <w:rPr>
          <w:rFonts w:ascii="Calibri" w:eastAsia="Calibri" w:hAnsi="Calibri" w:cs="Calibri"/>
        </w:rPr>
        <w:fldChar w:fldCharType="begin" w:fldLock="1"/>
      </w:r>
      <w:r w:rsidR="00CA7BF7">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"mendeley" : { "formattedCitation" : "&lt;sup&gt;18&lt;/sup&gt;", "plainTextFormattedCitation" : "18", "previouslyFormattedCitation" : "&lt;sup&gt;16&lt;/sup&gt;" }, "properties" : { "noteIndex" : 0 }, "schema" : "https://github.com/citation-style-language/schema/raw/master/csl-citation.json" }</w:instrText>
      </w:r>
      <w:r>
        <w:rPr>
          <w:rFonts w:ascii="Calibri" w:eastAsia="Calibri" w:hAnsi="Calibri" w:cs="Calibri"/>
        </w:rPr>
        <w:fldChar w:fldCharType="separate"/>
      </w:r>
      <w:r w:rsidR="00CA7BF7" w:rsidRPr="00CA7BF7">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Where individual cities demonstrate </w:t>
      </w:r>
      <w:r w:rsidR="00DD1729">
        <w:rPr>
          <w:rFonts w:ascii="Calibri" w:eastAsia="Calibri" w:hAnsi="Calibri" w:cs="Calibri"/>
        </w:rPr>
        <w:t xml:space="preserve">progress on </w:t>
      </w:r>
      <w:r>
        <w:rPr>
          <w:rFonts w:ascii="Calibri" w:eastAsia="Calibri" w:hAnsi="Calibri" w:cs="Calibri"/>
        </w:rPr>
        <w:t xml:space="preserve">solutions, </w:t>
      </w:r>
      <w:r w:rsidR="00DD1729">
        <w:rPr>
          <w:rFonts w:ascii="Calibri" w:eastAsia="Calibri" w:hAnsi="Calibri" w:cs="Calibri"/>
        </w:rPr>
        <w:t>for example through land-use policies and active travel provisioning</w:t>
      </w:r>
      <w:r>
        <w:rPr>
          <w:rFonts w:ascii="Calibri" w:eastAsia="Calibri" w:hAnsi="Calibri" w:cs="Calibri"/>
        </w:rPr>
        <w:t>, the resulting ‘proof of concept’</w:t>
      </w:r>
      <w:r w:rsidR="00DD1729">
        <w:rPr>
          <w:rFonts w:ascii="Calibri" w:eastAsia="Calibri" w:hAnsi="Calibri" w:cs="Calibri"/>
        </w:rPr>
        <w:t xml:space="preserve"> can prove</w:t>
      </w:r>
      <w:r>
        <w:rPr>
          <w:rFonts w:ascii="Calibri" w:eastAsia="Calibri" w:hAnsi="Calibri" w:cs="Calibri"/>
        </w:rPr>
        <w:t xml:space="preserve"> highly relevant indeed across the urban landscape</w:t>
      </w:r>
      <w:r w:rsidR="00DD1729">
        <w:rPr>
          <w:rFonts w:ascii="Calibri" w:eastAsia="Calibri" w:hAnsi="Calibri" w:cs="Calibri"/>
        </w:rPr>
        <w:t xml:space="preserve"> </w:t>
      </w:r>
      <w:r w:rsidR="00DD1729">
        <w:rPr>
          <w:rFonts w:ascii="Calibri" w:eastAsia="Calibri" w:hAnsi="Calibri" w:cs="Calibri"/>
        </w:rPr>
        <w:fldChar w:fldCharType="begin" w:fldLock="1"/>
      </w:r>
      <w:r w:rsidR="00B52BED">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"&lt;sup&gt;8&lt;/sup&gt;", "plainTextFormattedCitation" : "8", "previouslyFormattedCitation" : "&lt;sup&gt;8&lt;/sup&gt;" }, "properties" : { "noteIndex" : 0 }, "schema" : "https://github.com/citation-style-language/schema/raw/master/csl-citation.json" }</w:instrText>
      </w:r>
      <w:r w:rsidR="00DD1729">
        <w:rPr>
          <w:rFonts w:ascii="Calibri" w:eastAsia="Calibri" w:hAnsi="Calibri" w:cs="Calibri"/>
        </w:rPr>
        <w:fldChar w:fldCharType="separate"/>
      </w:r>
      <w:r w:rsidR="00F217BC" w:rsidRPr="00F217BC">
        <w:rPr>
          <w:rFonts w:ascii="Calibri" w:eastAsia="Calibri" w:hAnsi="Calibri" w:cs="Calibri"/>
          <w:noProof/>
          <w:vertAlign w:val="superscript"/>
        </w:rPr>
        <w:t>8</w:t>
      </w:r>
      <w:r w:rsidR="00DD1729">
        <w:rPr>
          <w:rFonts w:ascii="Calibri" w:eastAsia="Calibri" w:hAnsi="Calibri" w:cs="Calibri"/>
        </w:rPr>
        <w:fldChar w:fldCharType="end"/>
      </w:r>
      <w:r>
        <w:rPr>
          <w:rFonts w:ascii="Calibri" w:eastAsia="Calibri" w:hAnsi="Calibri" w:cs="Calibri"/>
        </w:rPr>
        <w:t>.</w:t>
      </w:r>
      <w:commentRangeEnd w:id="491"/>
      <w:r w:rsidR="005E0A73">
        <w:rPr>
          <w:rStyle w:val="CommentReference"/>
        </w:rPr>
        <w:commentReference w:id="491"/>
      </w:r>
    </w:p>
    <w:p w14:paraId="7BEFD707" w14:textId="51D20C8D" w:rsidR="00B32019" w:rsidRDefault="00F85AAB" w:rsidP="005A2F0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302A3D">
        <w:rPr>
          <w:rFonts w:ascii="Calibri" w:eastAsia="Calibri" w:hAnsi="Calibri" w:cs="Calibri"/>
        </w:rPr>
        <w:t xml:space="preserve">Formal review methods – those that deploy transparent and systematic procedures for literature selection, quality assessment and synthesis – are the gold standard for generating a robust evidence base for policy </w:t>
      </w:r>
      <w:r w:rsidR="00302A3D">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"mendeley" : { "formattedCitation" : "&lt;sup&gt;19,20&lt;/sup&gt;", "plainTextFormattedCitation" : "19,20", "previouslyFormattedCitation" : "&lt;sup&gt;17,18&lt;/sup&gt;" }, "properties" : { "noteIndex" : 0 }, "schema" : "https://github.com/citation-style-language/schema/raw/master/csl-citation.json" }</w:instrText>
      </w:r>
      <w:r w:rsidR="00302A3D">
        <w:rPr>
          <w:rFonts w:ascii="Calibri" w:eastAsia="Calibri" w:hAnsi="Calibri" w:cs="Calibri"/>
        </w:rPr>
        <w:fldChar w:fldCharType="separate"/>
      </w:r>
      <w:r w:rsidR="00CA7BF7" w:rsidRPr="00CA7BF7">
        <w:rPr>
          <w:rFonts w:ascii="Calibri" w:eastAsia="Calibri" w:hAnsi="Calibri" w:cs="Calibri"/>
          <w:noProof/>
          <w:vertAlign w:val="superscript"/>
        </w:rPr>
        <w:t>19,20</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formal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"&lt;sup&gt;21&lt;/sup&gt;", "plainTextFormattedCitation" : "21", "previouslyFormattedCitation" : "&lt;sup&gt;19&lt;/sup&gt;" }, "properties" : { "noteIndex" : 0 }, "schema" : "https://github.com/citation-style-language/schema/raw/master/csl-citation.json" }</w:instrText>
      </w:r>
      <w:r w:rsidR="00B32019">
        <w:rPr>
          <w:rFonts w:ascii="Calibri" w:eastAsia="Calibri" w:hAnsi="Calibri" w:cs="Calibri"/>
        </w:rPr>
        <w:fldChar w:fldCharType="separate"/>
      </w:r>
      <w:r w:rsidR="00CA7BF7" w:rsidRPr="00CA7BF7">
        <w:rPr>
          <w:rFonts w:ascii="Calibri" w:eastAsia="Calibri" w:hAnsi="Calibri" w:cs="Calibri"/>
          <w:noProof/>
          <w:vertAlign w:val="superscript"/>
        </w:rPr>
        <w:t>21</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Again, however, we find limited progress on this front.</w:t>
      </w:r>
    </w:p>
    <w:p w14:paraId="28708232" w14:textId="1B610D6B" w:rsidR="00B32019" w:rsidRDefault="009A5C3F" w:rsidP="005A2F0C">
      <w:pPr>
        <w:spacing w:line="480" w:lineRule="auto"/>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B32019">
        <w:rPr>
          <w:rFonts w:ascii="Calibri" w:eastAsia="Calibri" w:hAnsi="Calibri" w:cs="Calibri"/>
          <w:highlight w:val="yellow"/>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B32019">
        <w:rPr>
          <w:rFonts w:ascii="Calibri" w:eastAsia="Calibri" w:hAnsi="Calibri" w:cs="Calibri"/>
        </w:rPr>
        <w:t xml:space="preserve">formal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1470AD" w:rsidRPr="001470AD">
        <w:t xml:space="preserve">Table </w:t>
      </w:r>
      <w:r w:rsidR="001470AD" w:rsidRPr="001470AD">
        <w:rPr>
          <w:noProof/>
        </w:rPr>
        <w:t>2</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akin to a normal literature review, but proceeding from a transparent search and selection of literature. Quantitative synthesis methods are sparse, comprising a single meta-analysis of residential demand-response programs (</w:t>
      </w:r>
      <w:commentRangeStart w:id="492"/>
      <w:r w:rsidR="00524371">
        <w:rPr>
          <w:rFonts w:ascii="Calibri" w:eastAsia="Calibri" w:hAnsi="Calibri" w:cs="Calibri"/>
        </w:rPr>
        <w:t>ref</w:t>
      </w:r>
      <w:commentRangeEnd w:id="492"/>
      <w:r w:rsidR="00524371">
        <w:rPr>
          <w:rStyle w:val="CommentReference"/>
        </w:rPr>
        <w:commentReference w:id="492"/>
      </w:r>
      <w:r w:rsidR="00524371">
        <w:rPr>
          <w:rFonts w:ascii="Calibri" w:eastAsia="Calibri" w:hAnsi="Calibri" w:cs="Calibri"/>
        </w:rPr>
        <w:t xml:space="preserve">) and two </w:t>
      </w:r>
      <w:r w:rsidR="00524371">
        <w:rPr>
          <w:rFonts w:ascii="Calibri" w:eastAsia="Calibri" w:hAnsi="Calibri" w:cs="Calibri"/>
        </w:rPr>
        <w:lastRenderedPageBreak/>
        <w:t>studies that extract and analyse quantitative information from literatures on urban ecosystem services (</w:t>
      </w:r>
      <w:commentRangeStart w:id="493"/>
      <w:r w:rsidR="00524371">
        <w:rPr>
          <w:rFonts w:ascii="Calibri" w:eastAsia="Calibri" w:hAnsi="Calibri" w:cs="Calibri"/>
        </w:rPr>
        <w:t>refs</w:t>
      </w:r>
      <w:commentRangeEnd w:id="493"/>
      <w:r w:rsidR="00524371">
        <w:rPr>
          <w:rStyle w:val="CommentReference"/>
        </w:rPr>
        <w:commentReference w:id="493"/>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formal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CA7BF7">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"&lt;sup&gt;22&lt;/sup&gt;", "plainTextFormattedCitation" : "22", "previouslyFormattedCitation" : "&lt;sup&gt;20&lt;/sup&gt;" }, "properties" : { "noteIndex" : 0 }, "schema" : "https://github.com/citation-style-language/schema/raw/master/csl-citation.json" }</w:instrText>
      </w:r>
      <w:r w:rsidR="00E00E4C">
        <w:rPr>
          <w:rFonts w:ascii="Calibri" w:eastAsia="Calibri" w:hAnsi="Calibri" w:cs="Calibri"/>
        </w:rPr>
        <w:fldChar w:fldCharType="separate"/>
      </w:r>
      <w:r w:rsidR="00CA7BF7" w:rsidRPr="00CA7BF7">
        <w:rPr>
          <w:rFonts w:ascii="Calibri" w:eastAsia="Calibri" w:hAnsi="Calibri" w:cs="Calibri"/>
          <w:noProof/>
          <w:vertAlign w:val="superscript"/>
        </w:rPr>
        <w:t>22</w:t>
      </w:r>
      <w:r w:rsidR="00E00E4C">
        <w:rPr>
          <w:rFonts w:ascii="Calibri" w:eastAsia="Calibri" w:hAnsi="Calibri" w:cs="Calibri"/>
        </w:rPr>
        <w:fldChar w:fldCharType="end"/>
      </w:r>
      <w:r w:rsidR="00E00E4C">
        <w:rPr>
          <w:rFonts w:ascii="Calibri" w:eastAsia="Calibri" w:hAnsi="Calibri" w:cs="Calibri"/>
        </w:rPr>
        <w:t xml:space="preserve"> – although there are 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to the existing literature</w:t>
      </w:r>
      <w:r w:rsidR="00E00E4C">
        <w:rPr>
          <w:rFonts w:ascii="Calibri" w:eastAsia="Calibri" w:hAnsi="Calibri" w:cs="Calibri"/>
        </w:rPr>
        <w:t xml:space="preserve">) </w:t>
      </w:r>
      <w:r w:rsidR="00E00E4C">
        <w:rPr>
          <w:rFonts w:ascii="Calibri" w:eastAsia="Calibri" w:hAnsi="Calibri" w:cs="Calibri"/>
        </w:rPr>
        <w:fldChar w:fldCharType="begin" w:fldLock="1"/>
      </w:r>
      <w:r w:rsidR="00CA7BF7">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"&lt;sup&gt;23&lt;/sup&gt;", "plainTextFormattedCitation" : "23", "previouslyFormattedCitation" : "&lt;sup&gt;21&lt;/sup&gt;" }, "properties" : { "noteIndex" : 0 }, "schema" : "https://github.com/citation-style-language/schema/raw/master/csl-citation.json" }</w:instrText>
      </w:r>
      <w:r w:rsidR="00E00E4C">
        <w:rPr>
          <w:rFonts w:ascii="Calibri" w:eastAsia="Calibri" w:hAnsi="Calibri" w:cs="Calibri"/>
        </w:rPr>
        <w:fldChar w:fldCharType="separate"/>
      </w:r>
      <w:r w:rsidR="00CA7BF7" w:rsidRPr="00CA7BF7">
        <w:rPr>
          <w:rFonts w:ascii="Calibri" w:eastAsia="Calibri" w:hAnsi="Calibri" w:cs="Calibri"/>
          <w:noProof/>
          <w:vertAlign w:val="superscript"/>
        </w:rPr>
        <w:t>23</w:t>
      </w:r>
      <w:r w:rsidR="00E00E4C">
        <w:rPr>
          <w:rFonts w:ascii="Calibri" w:eastAsia="Calibri" w:hAnsi="Calibri" w:cs="Calibri"/>
        </w:rPr>
        <w:fldChar w:fldCharType="end"/>
      </w:r>
      <w:r w:rsidR="00E00E4C">
        <w:rPr>
          <w:rFonts w:ascii="Calibri" w:eastAsia="Calibri" w:hAnsi="Calibri" w:cs="Calibri"/>
        </w:rPr>
        <w:t>.</w:t>
      </w:r>
    </w:p>
    <w:tbl>
      <w:tblPr>
        <w:tblW w:w="8926" w:type="dxa"/>
        <w:tblLook w:val="04A0" w:firstRow="1" w:lastRow="0" w:firstColumn="1" w:lastColumn="0" w:noHBand="0" w:noVBand="1"/>
      </w:tblPr>
      <w:tblGrid>
        <w:gridCol w:w="2122"/>
        <w:gridCol w:w="4961"/>
        <w:gridCol w:w="1843"/>
      </w:tblGrid>
      <w:tr w:rsidR="00E00E4C" w:rsidRPr="00E00E4C" w14:paraId="065B779D" w14:textId="77777777" w:rsidTr="00DC5918">
        <w:trPr>
          <w:trHeight w:val="300"/>
        </w:trPr>
        <w:tc>
          <w:tcPr>
            <w:tcW w:w="2122" w:type="dxa"/>
            <w:tcBorders>
              <w:top w:val="single" w:sz="4" w:space="0" w:color="auto"/>
              <w:bottom w:val="single" w:sz="4" w:space="0" w:color="auto"/>
            </w:tcBorders>
            <w:shd w:val="clear" w:color="auto" w:fill="auto"/>
            <w:noWrap/>
            <w:vAlign w:val="bottom"/>
            <w:hideMark/>
          </w:tcPr>
          <w:p w14:paraId="2FBD424A" w14:textId="77777777" w:rsidR="00E00E4C" w:rsidRPr="00E00E4C" w:rsidRDefault="00E00E4C" w:rsidP="007179F3">
            <w:pPr>
              <w:spacing w:after="0" w:line="360" w:lineRule="auto"/>
              <w:rPr>
                <w:rFonts w:ascii="Calibri" w:eastAsia="Times New Roman" w:hAnsi="Calibri" w:cs="Calibri"/>
                <w:b/>
                <w:bCs/>
                <w:color w:val="000000"/>
              </w:rPr>
            </w:pPr>
            <w:commentRangeStart w:id="494"/>
            <w:commentRangeStart w:id="495"/>
            <w:r w:rsidRPr="00E00E4C">
              <w:rPr>
                <w:rFonts w:ascii="Calibri" w:eastAsia="Times New Roman" w:hAnsi="Calibri" w:cs="Calibri"/>
                <w:b/>
                <w:bCs/>
                <w:color w:val="000000"/>
              </w:rPr>
              <w:t>Authors &amp; year</w:t>
            </w:r>
          </w:p>
        </w:tc>
        <w:tc>
          <w:tcPr>
            <w:tcW w:w="4961" w:type="dxa"/>
            <w:tcBorders>
              <w:top w:val="single" w:sz="4" w:space="0" w:color="auto"/>
              <w:bottom w:val="single" w:sz="4" w:space="0" w:color="auto"/>
            </w:tcBorders>
            <w:shd w:val="clear" w:color="auto" w:fill="auto"/>
            <w:noWrap/>
            <w:vAlign w:val="bottom"/>
            <w:hideMark/>
          </w:tcPr>
          <w:p w14:paraId="0AA4E7A7" w14:textId="77777777" w:rsidR="00E00E4C" w:rsidRPr="00E00E4C" w:rsidRDefault="00E00E4C"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1843" w:type="dxa"/>
            <w:tcBorders>
              <w:top w:val="single" w:sz="4" w:space="0" w:color="auto"/>
              <w:bottom w:val="single" w:sz="4" w:space="0" w:color="auto"/>
            </w:tcBorders>
            <w:shd w:val="clear" w:color="auto" w:fill="auto"/>
            <w:noWrap/>
            <w:vAlign w:val="bottom"/>
            <w:hideMark/>
          </w:tcPr>
          <w:p w14:paraId="7357B22E" w14:textId="77777777" w:rsidR="00E00E4C" w:rsidRPr="00E00E4C" w:rsidRDefault="00E00E4C"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r>
      <w:tr w:rsidR="00E00E4C" w:rsidRPr="00E00E4C" w14:paraId="5C743DB8" w14:textId="77777777" w:rsidTr="00DC5918">
        <w:trPr>
          <w:trHeight w:val="624"/>
        </w:trPr>
        <w:tc>
          <w:tcPr>
            <w:tcW w:w="2122" w:type="dxa"/>
            <w:tcBorders>
              <w:top w:val="single" w:sz="4" w:space="0" w:color="auto"/>
            </w:tcBorders>
            <w:shd w:val="clear" w:color="auto" w:fill="auto"/>
            <w:noWrap/>
            <w:hideMark/>
          </w:tcPr>
          <w:p w14:paraId="7E0880E6"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Li &amp; Babcock 2014</w:t>
            </w:r>
          </w:p>
        </w:tc>
        <w:tc>
          <w:tcPr>
            <w:tcW w:w="4961" w:type="dxa"/>
            <w:tcBorders>
              <w:top w:val="single" w:sz="4" w:space="0" w:color="auto"/>
            </w:tcBorders>
            <w:shd w:val="clear" w:color="auto" w:fill="auto"/>
            <w:noWrap/>
            <w:hideMark/>
          </w:tcPr>
          <w:p w14:paraId="2745E09B"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1843" w:type="dxa"/>
            <w:tcBorders>
              <w:top w:val="single" w:sz="4" w:space="0" w:color="auto"/>
            </w:tcBorders>
            <w:shd w:val="clear" w:color="auto" w:fill="auto"/>
            <w:noWrap/>
            <w:hideMark/>
          </w:tcPr>
          <w:p w14:paraId="3EC66743"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B807047" w14:textId="77777777" w:rsidTr="00DC5918">
        <w:trPr>
          <w:trHeight w:val="624"/>
        </w:trPr>
        <w:tc>
          <w:tcPr>
            <w:tcW w:w="2122" w:type="dxa"/>
            <w:shd w:val="clear" w:color="auto" w:fill="auto"/>
            <w:noWrap/>
            <w:hideMark/>
          </w:tcPr>
          <w:p w14:paraId="7270A783"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Lwasa et al. 2014</w:t>
            </w:r>
          </w:p>
        </w:tc>
        <w:tc>
          <w:tcPr>
            <w:tcW w:w="4961" w:type="dxa"/>
            <w:shd w:val="clear" w:color="auto" w:fill="auto"/>
            <w:noWrap/>
            <w:hideMark/>
          </w:tcPr>
          <w:p w14:paraId="66D74D77"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1843" w:type="dxa"/>
            <w:shd w:val="clear" w:color="auto" w:fill="auto"/>
            <w:noWrap/>
            <w:hideMark/>
          </w:tcPr>
          <w:p w14:paraId="6CC3B840"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90E99AF" w14:textId="77777777" w:rsidTr="00DC5918">
        <w:trPr>
          <w:trHeight w:val="624"/>
        </w:trPr>
        <w:tc>
          <w:tcPr>
            <w:tcW w:w="2122" w:type="dxa"/>
            <w:shd w:val="clear" w:color="auto" w:fill="auto"/>
            <w:noWrap/>
            <w:hideMark/>
          </w:tcPr>
          <w:p w14:paraId="79602589"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Brands 2014</w:t>
            </w:r>
          </w:p>
        </w:tc>
        <w:tc>
          <w:tcPr>
            <w:tcW w:w="4961" w:type="dxa"/>
            <w:shd w:val="clear" w:color="auto" w:fill="auto"/>
            <w:noWrap/>
            <w:hideMark/>
          </w:tcPr>
          <w:p w14:paraId="788CFF7D"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1843" w:type="dxa"/>
            <w:shd w:val="clear" w:color="auto" w:fill="auto"/>
            <w:noWrap/>
            <w:hideMark/>
          </w:tcPr>
          <w:p w14:paraId="54324F07"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CB9532F" w14:textId="77777777" w:rsidTr="00DC5918">
        <w:trPr>
          <w:trHeight w:val="624"/>
        </w:trPr>
        <w:tc>
          <w:tcPr>
            <w:tcW w:w="2122" w:type="dxa"/>
            <w:shd w:val="clear" w:color="auto" w:fill="auto"/>
            <w:noWrap/>
            <w:hideMark/>
          </w:tcPr>
          <w:p w14:paraId="302A95C2"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Lwasa et al. 2015</w:t>
            </w:r>
          </w:p>
        </w:tc>
        <w:tc>
          <w:tcPr>
            <w:tcW w:w="4961" w:type="dxa"/>
            <w:shd w:val="clear" w:color="auto" w:fill="auto"/>
            <w:noWrap/>
            <w:hideMark/>
          </w:tcPr>
          <w:p w14:paraId="6CBFFC61"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1843" w:type="dxa"/>
            <w:shd w:val="clear" w:color="auto" w:fill="auto"/>
            <w:noWrap/>
            <w:hideMark/>
          </w:tcPr>
          <w:p w14:paraId="1C420B54"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24298240" w14:textId="77777777" w:rsidTr="00DC5918">
        <w:trPr>
          <w:trHeight w:val="624"/>
        </w:trPr>
        <w:tc>
          <w:tcPr>
            <w:tcW w:w="2122" w:type="dxa"/>
            <w:shd w:val="clear" w:color="auto" w:fill="auto"/>
            <w:noWrap/>
            <w:hideMark/>
          </w:tcPr>
          <w:p w14:paraId="5CB8F85B"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Kwan &amp; Hashim 2016</w:t>
            </w:r>
          </w:p>
        </w:tc>
        <w:tc>
          <w:tcPr>
            <w:tcW w:w="4961" w:type="dxa"/>
            <w:shd w:val="clear" w:color="auto" w:fill="auto"/>
            <w:noWrap/>
            <w:hideMark/>
          </w:tcPr>
          <w:p w14:paraId="3F1CA36F"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1843" w:type="dxa"/>
            <w:shd w:val="clear" w:color="auto" w:fill="auto"/>
            <w:noWrap/>
            <w:hideMark/>
          </w:tcPr>
          <w:p w14:paraId="48B6B423"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r>
      <w:tr w:rsidR="00E00E4C" w:rsidRPr="00E00E4C" w14:paraId="77D010AB" w14:textId="77777777" w:rsidTr="00DC5918">
        <w:trPr>
          <w:trHeight w:val="624"/>
        </w:trPr>
        <w:tc>
          <w:tcPr>
            <w:tcW w:w="2122" w:type="dxa"/>
            <w:shd w:val="clear" w:color="auto" w:fill="auto"/>
            <w:noWrap/>
            <w:hideMark/>
          </w:tcPr>
          <w:p w14:paraId="67769B6D"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Garcez 2017</w:t>
            </w:r>
          </w:p>
        </w:tc>
        <w:tc>
          <w:tcPr>
            <w:tcW w:w="4961" w:type="dxa"/>
            <w:shd w:val="clear" w:color="auto" w:fill="auto"/>
            <w:noWrap/>
            <w:hideMark/>
          </w:tcPr>
          <w:p w14:paraId="4C359E0E"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1843" w:type="dxa"/>
            <w:shd w:val="clear" w:color="auto" w:fill="auto"/>
            <w:noWrap/>
            <w:hideMark/>
          </w:tcPr>
          <w:p w14:paraId="3FFD69C9"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Bibliometrics</w:t>
            </w:r>
          </w:p>
        </w:tc>
      </w:tr>
      <w:tr w:rsidR="00E00E4C" w:rsidRPr="00E00E4C" w14:paraId="44B8F625" w14:textId="77777777" w:rsidTr="00DC5918">
        <w:trPr>
          <w:trHeight w:val="624"/>
        </w:trPr>
        <w:tc>
          <w:tcPr>
            <w:tcW w:w="2122" w:type="dxa"/>
            <w:shd w:val="clear" w:color="auto" w:fill="auto"/>
            <w:noWrap/>
            <w:hideMark/>
          </w:tcPr>
          <w:p w14:paraId="041C695C"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Deng et al. 2017</w:t>
            </w:r>
          </w:p>
        </w:tc>
        <w:tc>
          <w:tcPr>
            <w:tcW w:w="4961" w:type="dxa"/>
            <w:shd w:val="clear" w:color="auto" w:fill="auto"/>
            <w:noWrap/>
            <w:hideMark/>
          </w:tcPr>
          <w:p w14:paraId="51029E00"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Co-benefits of greenhouse gas mitigation: a review and classification by type, mitigation sector, and geography</w:t>
            </w:r>
          </w:p>
        </w:tc>
        <w:tc>
          <w:tcPr>
            <w:tcW w:w="1843" w:type="dxa"/>
            <w:shd w:val="clear" w:color="auto" w:fill="auto"/>
            <w:noWrap/>
            <w:hideMark/>
          </w:tcPr>
          <w:p w14:paraId="6C744CF3"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Bibliometrics and narrative review</w:t>
            </w:r>
          </w:p>
        </w:tc>
      </w:tr>
      <w:tr w:rsidR="00E00E4C" w:rsidRPr="00E00E4C" w14:paraId="2032FFE1" w14:textId="77777777" w:rsidTr="00DC5918">
        <w:trPr>
          <w:trHeight w:val="624"/>
        </w:trPr>
        <w:tc>
          <w:tcPr>
            <w:tcW w:w="2122" w:type="dxa"/>
            <w:shd w:val="clear" w:color="auto" w:fill="auto"/>
            <w:noWrap/>
            <w:hideMark/>
          </w:tcPr>
          <w:p w14:paraId="06C7CAA1"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Francis &amp; Jensen 2017</w:t>
            </w:r>
          </w:p>
        </w:tc>
        <w:tc>
          <w:tcPr>
            <w:tcW w:w="4961" w:type="dxa"/>
            <w:shd w:val="clear" w:color="auto" w:fill="auto"/>
            <w:noWrap/>
            <w:hideMark/>
          </w:tcPr>
          <w:p w14:paraId="39B52628"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1843" w:type="dxa"/>
            <w:shd w:val="clear" w:color="auto" w:fill="auto"/>
            <w:noWrap/>
            <w:hideMark/>
          </w:tcPr>
          <w:p w14:paraId="758591B0"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r>
      <w:tr w:rsidR="00E00E4C" w:rsidRPr="00E00E4C" w14:paraId="7C2F3D2E" w14:textId="77777777" w:rsidTr="00DC5918">
        <w:trPr>
          <w:trHeight w:val="624"/>
        </w:trPr>
        <w:tc>
          <w:tcPr>
            <w:tcW w:w="2122" w:type="dxa"/>
            <w:shd w:val="clear" w:color="auto" w:fill="auto"/>
            <w:noWrap/>
            <w:hideMark/>
          </w:tcPr>
          <w:p w14:paraId="5F8F26CA"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Srivastava, Passel &amp; Laes 2018</w:t>
            </w:r>
          </w:p>
        </w:tc>
        <w:tc>
          <w:tcPr>
            <w:tcW w:w="4961" w:type="dxa"/>
            <w:shd w:val="clear" w:color="auto" w:fill="auto"/>
            <w:noWrap/>
            <w:hideMark/>
          </w:tcPr>
          <w:p w14:paraId="11CFFB3D"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1843" w:type="dxa"/>
            <w:shd w:val="clear" w:color="auto" w:fill="auto"/>
            <w:noWrap/>
            <w:hideMark/>
          </w:tcPr>
          <w:p w14:paraId="72E5FD31"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r>
      <w:tr w:rsidR="00E00E4C" w:rsidRPr="00E00E4C" w14:paraId="5AEB4996" w14:textId="77777777" w:rsidTr="00DC5918">
        <w:trPr>
          <w:trHeight w:val="624"/>
        </w:trPr>
        <w:tc>
          <w:tcPr>
            <w:tcW w:w="2122" w:type="dxa"/>
            <w:tcBorders>
              <w:bottom w:val="single" w:sz="4" w:space="0" w:color="auto"/>
            </w:tcBorders>
            <w:shd w:val="clear" w:color="auto" w:fill="auto"/>
            <w:noWrap/>
            <w:hideMark/>
          </w:tcPr>
          <w:p w14:paraId="3B4AFBA2"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Song et al. 2018</w:t>
            </w:r>
          </w:p>
        </w:tc>
        <w:tc>
          <w:tcPr>
            <w:tcW w:w="4961" w:type="dxa"/>
            <w:tcBorders>
              <w:bottom w:val="single" w:sz="4" w:space="0" w:color="auto"/>
            </w:tcBorders>
            <w:shd w:val="clear" w:color="auto" w:fill="auto"/>
            <w:noWrap/>
            <w:hideMark/>
          </w:tcPr>
          <w:p w14:paraId="46A43B4F" w14:textId="77777777" w:rsidR="00E00E4C" w:rsidRPr="00E00E4C" w:rsidRDefault="00E00E4C"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1843" w:type="dxa"/>
            <w:tcBorders>
              <w:bottom w:val="single" w:sz="4" w:space="0" w:color="auto"/>
            </w:tcBorders>
            <w:shd w:val="clear" w:color="auto" w:fill="auto"/>
            <w:noWrap/>
            <w:hideMark/>
          </w:tcPr>
          <w:p w14:paraId="25842E27" w14:textId="77777777" w:rsidR="00E00E4C" w:rsidRPr="00E00E4C" w:rsidRDefault="00E00E4C" w:rsidP="007179F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Bibliometrics, quantitative synthesis, narrative review</w:t>
            </w:r>
            <w:commentRangeEnd w:id="494"/>
            <w:r w:rsidR="003003D2">
              <w:rPr>
                <w:rStyle w:val="CommentReference"/>
              </w:rPr>
              <w:commentReference w:id="494"/>
            </w:r>
            <w:r w:rsidR="00AD6217">
              <w:rPr>
                <w:rStyle w:val="CommentReference"/>
              </w:rPr>
              <w:commentReference w:id="495"/>
            </w:r>
          </w:p>
        </w:tc>
      </w:tr>
    </w:tbl>
    <w:p w14:paraId="255AD713" w14:textId="1B623881" w:rsidR="000C2710" w:rsidRDefault="00DC5918" w:rsidP="005A2F0C">
      <w:pPr>
        <w:pStyle w:val="Caption"/>
        <w:spacing w:line="480" w:lineRule="auto"/>
        <w:rPr>
          <w:rFonts w:ascii="Calibri" w:eastAsia="Calibri" w:hAnsi="Calibri" w:cs="Calibri"/>
        </w:rPr>
      </w:pPr>
      <w:bookmarkStart w:id="496" w:name="_Ref512426317"/>
      <w:commentRangeEnd w:id="495"/>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1470AD">
        <w:rPr>
          <w:b/>
          <w:noProof/>
        </w:rPr>
        <w:t>2</w:t>
      </w:r>
      <w:r w:rsidRPr="00DC5918">
        <w:rPr>
          <w:b/>
        </w:rPr>
        <w:fldChar w:fldCharType="end"/>
      </w:r>
      <w:bookmarkEnd w:id="496"/>
      <w:r w:rsidRPr="00DC5918">
        <w:rPr>
          <w:b/>
        </w:rPr>
        <w:t>: Formal reviews of urban climate change mitigation.</w:t>
      </w:r>
      <w:r>
        <w:t xml:space="preserve"> The minimum criteria for a ‘formal review’ is the </w:t>
      </w:r>
      <w:r w:rsidR="003003D2">
        <w:t xml:space="preserve">systematic </w:t>
      </w:r>
      <w:r>
        <w:t>selection of literature via a database search.</w:t>
      </w:r>
      <w:r w:rsidR="003003D2">
        <w:t xml:space="preserve"> </w:t>
      </w:r>
      <w:r w:rsidR="00AD6217">
        <w:t>Some reviews (7,8,</w:t>
      </w:r>
      <w:commentRangeStart w:id="497"/>
      <w:r w:rsidR="00AD6217">
        <w:t>9</w:t>
      </w:r>
      <w:commentRangeEnd w:id="497"/>
      <w:r w:rsidR="00AD6217">
        <w:rPr>
          <w:rStyle w:val="CommentReference"/>
          <w:i w:val="0"/>
          <w:iCs w:val="0"/>
          <w:color w:val="auto"/>
        </w:rPr>
        <w:commentReference w:id="497"/>
      </w:r>
      <w:r w:rsidR="00AD6217">
        <w:t xml:space="preserve">) focus on non-urban issues, but derive important </w:t>
      </w:r>
      <w:r w:rsidR="00AD6217">
        <w:lastRenderedPageBreak/>
        <w:t xml:space="preserve">conclusions for scientific learning at urban scale, and thus should be included in the relevant literature base on urban-scale climate change mitigation. </w:t>
      </w:r>
      <w:r w:rsidR="003003D2">
        <w:t>See methods for our identification procedure.</w:t>
      </w:r>
    </w:p>
    <w:p w14:paraId="5682CC3C" w14:textId="680EE04B" w:rsidR="00734751" w:rsidRPr="00ED2450" w:rsidRDefault="00123B4E" w:rsidP="005A2F0C">
      <w:pPr>
        <w:spacing w:line="480" w:lineRule="auto"/>
        <w:rPr>
          <w:rFonts w:ascii="Calibri" w:eastAsia="Calibri" w:hAnsi="Calibri" w:cs="Calibri"/>
        </w:rPr>
      </w:pPr>
      <w:r>
        <w:rPr>
          <w:rFonts w:ascii="Calibri" w:eastAsia="Calibri" w:hAnsi="Calibri" w:cs="Calibri"/>
        </w:rPr>
        <w:t xml:space="preserve">The dearth of formal reviews on urban case studies is consistent with the wider field of energy studies and climate change mitigation </w:t>
      </w:r>
      <w:r>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"&lt;sup&gt;4,20&lt;/sup&gt;", "plainTextFormattedCitation" : "4,20", "previouslyFormattedCitation" : "&lt;sup&gt;4,18&lt;/sup&gt;" }, "properties" : { "noteIndex" : 0 }, "schema" : "https://github.com/citation-style-language/schema/raw/master/csl-citation.json" }</w:instrText>
      </w:r>
      <w:r>
        <w:rPr>
          <w:rFonts w:ascii="Calibri" w:eastAsia="Calibri" w:hAnsi="Calibri" w:cs="Calibri"/>
        </w:rPr>
        <w:fldChar w:fldCharType="separate"/>
      </w:r>
      <w:r w:rsidR="00CA7BF7" w:rsidRPr="00CA7BF7">
        <w:rPr>
          <w:rFonts w:ascii="Calibri" w:eastAsia="Calibri" w:hAnsi="Calibri" w:cs="Calibri"/>
          <w:noProof/>
          <w:vertAlign w:val="superscript"/>
        </w:rPr>
        <w:t>4,20</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Yet, at the very least, a greater focus on transparent literature selection is needed to avoid overlooking research, particularly </w:t>
      </w:r>
      <w:r w:rsidR="00640458">
        <w:rPr>
          <w:rFonts w:ascii="Calibri" w:eastAsia="Calibri" w:hAnsi="Calibri" w:cs="Calibri"/>
        </w:rPr>
        <w:t>the minority of studies on</w:t>
      </w:r>
      <w:r>
        <w:rPr>
          <w:rFonts w:ascii="Calibri" w:eastAsia="Calibri" w:hAnsi="Calibri" w:cs="Calibri"/>
        </w:rPr>
        <w:t xml:space="preserve"> smaller c</w:t>
      </w:r>
      <w:r w:rsidR="00CA5439">
        <w:rPr>
          <w:rFonts w:ascii="Calibri" w:eastAsia="Calibri" w:hAnsi="Calibri" w:cs="Calibri"/>
        </w:rPr>
        <w:t xml:space="preserve">ities and less </w:t>
      </w:r>
      <w:r w:rsidR="00640458">
        <w:rPr>
          <w:rFonts w:ascii="Calibri" w:eastAsia="Calibri" w:hAnsi="Calibri" w:cs="Calibri"/>
        </w:rPr>
        <w:t xml:space="preserve">comprehensively covered </w:t>
      </w:r>
      <w:r w:rsidR="00CA5439">
        <w:rPr>
          <w:rFonts w:ascii="Calibri" w:eastAsia="Calibri" w:hAnsi="Calibri" w:cs="Calibri"/>
        </w:rPr>
        <w:t>regions.</w:t>
      </w:r>
      <w:r w:rsidR="00CF1FAE">
        <w:rPr>
          <w:rFonts w:ascii="Calibri" w:eastAsia="Calibri" w:hAnsi="Calibri" w:cs="Calibri"/>
        </w:rPr>
        <w:t xml:space="preserve"> As with the narrow scope of comparative urban mitigation research, limited progress on this front suggests major innovations are needed to stimulate learning on urban solutions.</w:t>
      </w:r>
    </w:p>
    <w:p w14:paraId="2C1324C3" w14:textId="70CB98E1" w:rsidR="001A6F37" w:rsidRDefault="002C0097" w:rsidP="005E0A73">
      <w:pPr>
        <w:pStyle w:val="Heading2"/>
      </w:pPr>
      <w:r>
        <w:t>Towards learning about urban mitigation solutions</w:t>
      </w:r>
    </w:p>
    <w:p w14:paraId="3F0EBCCB" w14:textId="77777777" w:rsidR="00D32BED" w:rsidRDefault="00D32BED" w:rsidP="00D32BED">
      <w:pPr>
        <w:spacing w:line="480" w:lineRule="auto"/>
        <w:rPr>
          <w:ins w:id="498" w:author="William Lamb" w:date="2018-05-25T21:12:00Z"/>
        </w:rPr>
      </w:pPr>
      <w:ins w:id="499" w:author="William Lamb" w:date="2018-05-25T21:12:00Z">
        <w:r>
          <w:t>- Learning about cities is hampered by the diversity of contexts. This is also a common critique of the field (know any references?) To this problem we can add three others: a bias in case study coverage, uneven progress on urban mitigation topics, and limited efforts to synthesize the literature.</w:t>
        </w:r>
      </w:ins>
    </w:p>
    <w:p w14:paraId="336D7E54" w14:textId="77777777" w:rsidR="00D32BED" w:rsidRDefault="00D32BED" w:rsidP="00D32BED">
      <w:pPr>
        <w:spacing w:line="480" w:lineRule="auto"/>
        <w:rPr>
          <w:ins w:id="500" w:author="William Lamb" w:date="2018-05-25T21:12:00Z"/>
        </w:rPr>
      </w:pPr>
      <w:ins w:id="501" w:author="William Lamb" w:date="2018-05-25T21:12:00Z">
        <w:r>
          <w:t xml:space="preserve">- Cities need to be categorised in order to make progress on learning. How else will smaller cities gain the needed evidence base? We see a lot of efforts on the quantitative front, using big data and crowdsourcing. This is promising, but needs to be matched with similar efforts along quantitative lines: what are the relevant urban peer groups in terms of prevailing social practices, or the political economy? </w:t>
        </w:r>
      </w:ins>
    </w:p>
    <w:p w14:paraId="0A943A68" w14:textId="77777777" w:rsidR="00D32BED" w:rsidRDefault="00D32BED" w:rsidP="00D32BED">
      <w:pPr>
        <w:spacing w:line="480" w:lineRule="auto"/>
        <w:rPr>
          <w:ins w:id="502" w:author="William Lamb" w:date="2018-05-25T21:12:00Z"/>
        </w:rPr>
      </w:pPr>
      <w:ins w:id="503" w:author="William Lamb" w:date="2018-05-25T21:12:00Z">
        <w:r>
          <w:t>- Above all, an integrated and synthetic framework is required for learning about cities. We propose matching typologies with bottom-up assessments of the literature base…</w:t>
        </w:r>
      </w:ins>
    </w:p>
    <w:p w14:paraId="5FA91A4E" w14:textId="2DD4F381" w:rsidR="005E0A73" w:rsidRPr="003275F9" w:rsidRDefault="005E0A73" w:rsidP="00D30CC3">
      <w:pPr>
        <w:spacing w:line="480" w:lineRule="auto"/>
      </w:pPr>
      <w:bookmarkStart w:id="504" w:name="_GoBack"/>
      <w:bookmarkEnd w:id="504"/>
    </w:p>
    <w:p w14:paraId="7562FBCC" w14:textId="77777777" w:rsidR="005E0A73" w:rsidRPr="003275F9" w:rsidRDefault="005E0A73" w:rsidP="005A2F0C">
      <w:pPr>
        <w:spacing w:line="480" w:lineRule="auto"/>
      </w:pPr>
    </w:p>
    <w:p w14:paraId="7162BCAA" w14:textId="2466DEAD" w:rsidR="005E0A73" w:rsidRDefault="005B2EEF" w:rsidP="005A2F0C">
      <w:pPr>
        <w:spacing w:line="480" w:lineRule="auto"/>
        <w:rPr>
          <w:b/>
        </w:rPr>
      </w:pPr>
      <w:r>
        <w:rPr>
          <w:b/>
          <w:noProof/>
        </w:rPr>
        <w:lastRenderedPageBreak/>
        <w:drawing>
          <wp:inline distT="0" distB="0" distL="0" distR="0" wp14:anchorId="19795CA8" wp14:editId="45BACFA5">
            <wp:extent cx="5760720" cy="675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olog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6752590"/>
                    </a:xfrm>
                    <a:prstGeom prst="rect">
                      <a:avLst/>
                    </a:prstGeom>
                  </pic:spPr>
                </pic:pic>
              </a:graphicData>
            </a:graphic>
          </wp:inline>
        </w:drawing>
      </w:r>
    </w:p>
    <w:p w14:paraId="73ECB3D3" w14:textId="5ABB9F69" w:rsidR="005E0A73" w:rsidRDefault="005E0A73" w:rsidP="005E0A73">
      <w:pPr>
        <w:pStyle w:val="Heading2"/>
      </w:pPr>
      <w:r>
        <w:t>Conclusion</w:t>
      </w:r>
    </w:p>
    <w:p w14:paraId="4F821F0E" w14:textId="628F0D28" w:rsidR="000A0BB2" w:rsidRDefault="00206897" w:rsidP="0072400C">
      <w:pPr>
        <w:spacing w:line="480" w:lineRule="auto"/>
        <w:rPr>
          <w:rFonts w:ascii="Calibri" w:eastAsia="Calibri" w:hAnsi="Calibri" w:cs="Calibri"/>
        </w:rPr>
      </w:pPr>
      <w:r>
        <w:rPr>
          <w:rFonts w:ascii="Calibri" w:eastAsia="Calibri" w:hAnsi="Calibri" w:cs="Calibri"/>
        </w:rPr>
        <w:t xml:space="preserve">In this perspective we </w:t>
      </w:r>
      <w:r w:rsidR="005A61F8">
        <w:rPr>
          <w:rFonts w:ascii="Calibri" w:eastAsia="Calibri" w:hAnsi="Calibri" w:cs="Calibri"/>
        </w:rPr>
        <w:t xml:space="preserve">survey </w:t>
      </w:r>
      <w:r>
        <w:rPr>
          <w:rFonts w:ascii="Calibri" w:eastAsia="Calibri" w:hAnsi="Calibri" w:cs="Calibri"/>
        </w:rPr>
        <w:t>the landscape of case studies</w:t>
      </w:r>
      <w:r w:rsidR="008105EC">
        <w:rPr>
          <w:rFonts w:ascii="Calibri" w:eastAsia="Calibri" w:hAnsi="Calibri" w:cs="Calibri"/>
        </w:rPr>
        <w:t xml:space="preserve"> on urban climate mitigation</w:t>
      </w:r>
      <w:r w:rsidR="005A61F8">
        <w:rPr>
          <w:rFonts w:ascii="Calibri" w:eastAsia="Calibri" w:hAnsi="Calibri" w:cs="Calibri"/>
        </w:rPr>
        <w:t xml:space="preserve">. We focus on </w:t>
      </w:r>
      <w:r>
        <w:rPr>
          <w:rFonts w:ascii="Calibri" w:eastAsia="Calibri" w:hAnsi="Calibri" w:cs="Calibri"/>
        </w:rPr>
        <w:t xml:space="preserve">the geographic </w:t>
      </w:r>
      <w:r w:rsidR="008105EC">
        <w:rPr>
          <w:rFonts w:ascii="Calibri" w:eastAsia="Calibri" w:hAnsi="Calibri" w:cs="Calibri"/>
        </w:rPr>
        <w:t xml:space="preserve">and topic </w:t>
      </w:r>
      <w:r>
        <w:rPr>
          <w:rFonts w:ascii="Calibri" w:eastAsia="Calibri" w:hAnsi="Calibri" w:cs="Calibri"/>
        </w:rPr>
        <w:t xml:space="preserve">distribution of </w:t>
      </w:r>
      <w:r w:rsidR="00E57571">
        <w:rPr>
          <w:rFonts w:ascii="Calibri" w:eastAsia="Calibri" w:hAnsi="Calibri" w:cs="Calibri"/>
        </w:rPr>
        <w:t>research to date</w:t>
      </w:r>
      <w:r>
        <w:rPr>
          <w:rFonts w:ascii="Calibri" w:eastAsia="Calibri" w:hAnsi="Calibri" w:cs="Calibri"/>
        </w:rPr>
        <w:t xml:space="preserve">, and </w:t>
      </w:r>
      <w:r w:rsidR="00E57571">
        <w:rPr>
          <w:rFonts w:ascii="Calibri" w:eastAsia="Calibri" w:hAnsi="Calibri" w:cs="Calibri"/>
        </w:rPr>
        <w:t xml:space="preserve">assess </w:t>
      </w:r>
      <w:r>
        <w:rPr>
          <w:rFonts w:ascii="Calibri" w:eastAsia="Calibri" w:hAnsi="Calibri" w:cs="Calibri"/>
        </w:rPr>
        <w:t>progress</w:t>
      </w:r>
      <w:r w:rsidR="005A61F8">
        <w:rPr>
          <w:rFonts w:ascii="Calibri" w:eastAsia="Calibri" w:hAnsi="Calibri" w:cs="Calibri"/>
        </w:rPr>
        <w:t xml:space="preserve"> on comparative </w:t>
      </w:r>
      <w:r w:rsidR="00E57571">
        <w:rPr>
          <w:rFonts w:ascii="Calibri" w:eastAsia="Calibri" w:hAnsi="Calibri" w:cs="Calibri"/>
        </w:rPr>
        <w:t xml:space="preserve">studies </w:t>
      </w:r>
      <w:r w:rsidR="005A61F8">
        <w:rPr>
          <w:rFonts w:ascii="Calibri" w:eastAsia="Calibri" w:hAnsi="Calibri" w:cs="Calibri"/>
        </w:rPr>
        <w:t>and systematic reviews.</w:t>
      </w:r>
      <w:r>
        <w:rPr>
          <w:rFonts w:ascii="Calibri" w:eastAsia="Calibri" w:hAnsi="Calibri" w:cs="Calibri"/>
        </w:rPr>
        <w:t xml:space="preserve"> </w:t>
      </w:r>
      <w:r w:rsidR="005A61F8">
        <w:rPr>
          <w:rFonts w:ascii="Calibri" w:eastAsia="Calibri" w:hAnsi="Calibri" w:cs="Calibri"/>
        </w:rPr>
        <w:t xml:space="preserve">5 issues appear to stand in the way of learning </w:t>
      </w:r>
      <w:r w:rsidR="00BC6DD9">
        <w:rPr>
          <w:rFonts w:ascii="Calibri" w:eastAsia="Calibri" w:hAnsi="Calibri" w:cs="Calibri"/>
        </w:rPr>
        <w:t>in this literature domain</w:t>
      </w:r>
      <w:r w:rsidR="005A61F8">
        <w:rPr>
          <w:rFonts w:ascii="Calibri" w:eastAsia="Calibri" w:hAnsi="Calibri" w:cs="Calibri"/>
        </w:rPr>
        <w:t>.</w:t>
      </w:r>
      <w:r>
        <w:rPr>
          <w:rFonts w:ascii="Calibri" w:eastAsia="Calibri" w:hAnsi="Calibri" w:cs="Calibri"/>
        </w:rPr>
        <w:t xml:space="preserve"> (1) A substantial and unwarranted bias</w:t>
      </w:r>
      <w:r w:rsidR="000A0BB2">
        <w:rPr>
          <w:rFonts w:ascii="Calibri" w:eastAsia="Calibri" w:hAnsi="Calibri" w:cs="Calibri"/>
        </w:rPr>
        <w:t xml:space="preserve"> exists towards studies on large cities, </w:t>
      </w:r>
      <w:r>
        <w:rPr>
          <w:rFonts w:ascii="Calibri" w:eastAsia="Calibri" w:hAnsi="Calibri" w:cs="Calibri"/>
        </w:rPr>
        <w:t>and studies situated in the global North</w:t>
      </w:r>
      <w:r w:rsidR="007E29F7">
        <w:rPr>
          <w:rFonts w:ascii="Calibri" w:eastAsia="Calibri" w:hAnsi="Calibri" w:cs="Calibri"/>
        </w:rPr>
        <w:t>. (2) Only a handful of s</w:t>
      </w:r>
      <w:r w:rsidR="001C3DFA">
        <w:rPr>
          <w:rFonts w:ascii="Calibri" w:eastAsia="Calibri" w:hAnsi="Calibri" w:cs="Calibri"/>
        </w:rPr>
        <w:t xml:space="preserve">tudies exist on African cities. These tends to emphasise </w:t>
      </w:r>
      <w:r w:rsidR="001C3DFA">
        <w:rPr>
          <w:rFonts w:ascii="Calibri" w:eastAsia="Calibri" w:hAnsi="Calibri" w:cs="Calibri"/>
        </w:rPr>
        <w:lastRenderedPageBreak/>
        <w:t>adaptation over mitigation, and fail to address future urbanisation challenges. (3) The literature on Asian cities is strongly focused on emissions accounting, and is not yet balanced by a focus on policies and sustainability issues. (4) T</w:t>
      </w:r>
      <w:r w:rsidR="00696718">
        <w:rPr>
          <w:rFonts w:ascii="Calibri" w:eastAsia="Calibri" w:hAnsi="Calibri" w:cs="Calibri"/>
        </w:rPr>
        <w:t>he existing comparative research lacks international scope and tends to be under-justified on conceptual grounds</w:t>
      </w:r>
      <w:r w:rsidR="001C3DFA">
        <w:rPr>
          <w:rFonts w:ascii="Calibri" w:eastAsia="Calibri" w:hAnsi="Calibri" w:cs="Calibri"/>
        </w:rPr>
        <w:t xml:space="preserve">. </w:t>
      </w:r>
      <w:r w:rsidR="000A0BB2">
        <w:rPr>
          <w:rFonts w:ascii="Calibri" w:eastAsia="Calibri" w:hAnsi="Calibri" w:cs="Calibri"/>
        </w:rPr>
        <w:t>(5)</w:t>
      </w:r>
      <w:r w:rsidR="00696718">
        <w:rPr>
          <w:rFonts w:ascii="Calibri" w:eastAsia="Calibri" w:hAnsi="Calibri" w:cs="Calibri"/>
        </w:rPr>
        <w:t xml:space="preserve"> </w:t>
      </w:r>
      <w:r w:rsidR="001C3DFA">
        <w:rPr>
          <w:rFonts w:ascii="Calibri" w:eastAsia="Calibri" w:hAnsi="Calibri" w:cs="Calibri"/>
        </w:rPr>
        <w:t>O</w:t>
      </w:r>
      <w:r w:rsidR="00696718">
        <w:rPr>
          <w:rFonts w:ascii="Calibri" w:eastAsia="Calibri" w:hAnsi="Calibri" w:cs="Calibri"/>
        </w:rPr>
        <w:t>nly minor attempts have been made at systematically aggregating urban case study research through formal review methods.</w:t>
      </w:r>
    </w:p>
    <w:p w14:paraId="3E74E4A7" w14:textId="04702871" w:rsidR="005A61F8" w:rsidRDefault="00696718" w:rsidP="0072400C">
      <w:pPr>
        <w:spacing w:line="480" w:lineRule="auto"/>
        <w:rPr>
          <w:rFonts w:ascii="Calibri" w:eastAsia="Calibri" w:hAnsi="Calibri" w:cs="Calibri"/>
        </w:rPr>
      </w:pPr>
      <w:r>
        <w:rPr>
          <w:rFonts w:ascii="Calibri" w:eastAsia="Calibri" w:hAnsi="Calibri" w:cs="Calibri"/>
        </w:rPr>
        <w:t xml:space="preserve">Our sample of studies captures some non-English language articles (180 in total), </w:t>
      </w:r>
      <w:r w:rsidR="00F8155A">
        <w:rPr>
          <w:rFonts w:ascii="Calibri" w:eastAsia="Calibri" w:hAnsi="Calibri" w:cs="Calibri"/>
        </w:rPr>
        <w:t>most likely ignoring many other</w:t>
      </w:r>
      <w:r w:rsidR="0072400C">
        <w:rPr>
          <w:rFonts w:ascii="Calibri" w:eastAsia="Calibri" w:hAnsi="Calibri" w:cs="Calibri"/>
        </w:rPr>
        <w:t>s</w:t>
      </w:r>
      <w:r>
        <w:rPr>
          <w:rFonts w:ascii="Calibri" w:eastAsia="Calibri" w:hAnsi="Calibri" w:cs="Calibri"/>
        </w:rPr>
        <w:t>; nor does it capture grey literature such as NGO reports. Nonetheless, these results resonate with calls</w:t>
      </w:r>
      <w:r w:rsidR="00DD1729">
        <w:rPr>
          <w:rFonts w:ascii="Calibri" w:eastAsia="Calibri" w:hAnsi="Calibri" w:cs="Calibri"/>
        </w:rPr>
        <w:t xml:space="preserve"> to </w:t>
      </w:r>
      <w:r w:rsidR="005A61F8">
        <w:rPr>
          <w:rFonts w:ascii="Calibri" w:eastAsia="Calibri" w:hAnsi="Calibri" w:cs="Calibri"/>
        </w:rPr>
        <w:t xml:space="preserve">develop global urban solutions and </w:t>
      </w:r>
      <w:r w:rsidR="00DD1729">
        <w:rPr>
          <w:rFonts w:ascii="Calibri" w:eastAsia="Calibri" w:hAnsi="Calibri" w:cs="Calibri"/>
        </w:rPr>
        <w:t xml:space="preserve">‘leave no city behind’ in </w:t>
      </w:r>
      <w:r w:rsidR="005A61F8">
        <w:rPr>
          <w:rFonts w:ascii="Calibri" w:eastAsia="Calibri" w:hAnsi="Calibri" w:cs="Calibri"/>
        </w:rPr>
        <w:t>scientific assessments</w:t>
      </w:r>
      <w:r w:rsidR="00DD1729">
        <w:rPr>
          <w:rFonts w:ascii="Calibri" w:eastAsia="Calibri" w:hAnsi="Calibri" w:cs="Calibri"/>
        </w:rPr>
        <w:t xml:space="preserve"> </w:t>
      </w:r>
      <w:r>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"&lt;sup&gt;2,3,24&lt;/sup&gt;", "plainTextFormattedCitation" : "2,3,24", "previouslyFormattedCitation" : "&lt;sup&gt;2,3,22&lt;/sup&gt;" }, "properties" : { "noteIndex" : 0 }, "schema" : "https://github.com/citation-style-language/schema/raw/master/csl-citation.json" }</w:instrText>
      </w:r>
      <w:r>
        <w:rPr>
          <w:rFonts w:ascii="Calibri" w:eastAsia="Calibri" w:hAnsi="Calibri" w:cs="Calibri"/>
        </w:rPr>
        <w:fldChar w:fldCharType="separate"/>
      </w:r>
      <w:r w:rsidR="00CA7BF7" w:rsidRPr="00CA7BF7">
        <w:rPr>
          <w:rFonts w:ascii="Calibri" w:eastAsia="Calibri" w:hAnsi="Calibri" w:cs="Calibri"/>
          <w:noProof/>
          <w:vertAlign w:val="superscript"/>
        </w:rPr>
        <w:t>2,3,24</w:t>
      </w:r>
      <w:r>
        <w:rPr>
          <w:rFonts w:ascii="Calibri" w:eastAsia="Calibri" w:hAnsi="Calibri" w:cs="Calibri"/>
        </w:rPr>
        <w:fldChar w:fldCharType="end"/>
      </w:r>
      <w:r>
        <w:rPr>
          <w:rFonts w:ascii="Calibri" w:eastAsia="Calibri" w:hAnsi="Calibri" w:cs="Calibri"/>
        </w:rPr>
        <w:t>.</w:t>
      </w:r>
      <w:r w:rsidR="001C3DFA">
        <w:rPr>
          <w:rFonts w:ascii="Calibri" w:eastAsia="Calibri" w:hAnsi="Calibri" w:cs="Calibri"/>
        </w:rPr>
        <w:t xml:space="preserve"> </w:t>
      </w:r>
      <w:r w:rsidR="005A61F8">
        <w:rPr>
          <w:rFonts w:ascii="Calibri" w:eastAsia="Calibri" w:hAnsi="Calibri" w:cs="Calibri"/>
        </w:rPr>
        <w:t xml:space="preserve">The use of bibliometric techniques and topic modelling show that it is possible to judge progress on these goals with reduced subjectivity, even as the quantity of studies rapidly grows. Scaling the analysis to individual cities, </w:t>
      </w:r>
      <w:r w:rsidR="00BC6DD9">
        <w:rPr>
          <w:rFonts w:ascii="Calibri" w:eastAsia="Calibri" w:hAnsi="Calibri" w:cs="Calibri"/>
        </w:rPr>
        <w:t xml:space="preserve">groups of cities, </w:t>
      </w:r>
      <w:r w:rsidR="00B7246B">
        <w:rPr>
          <w:rFonts w:ascii="Calibri" w:eastAsia="Calibri" w:hAnsi="Calibri" w:cs="Calibri"/>
        </w:rPr>
        <w:t xml:space="preserve">or regions </w:t>
      </w:r>
      <w:r w:rsidR="005A61F8">
        <w:rPr>
          <w:rFonts w:ascii="Calibri" w:eastAsia="Calibri" w:hAnsi="Calibri" w:cs="Calibri"/>
        </w:rPr>
        <w:t xml:space="preserve">provides a flexible means to track </w:t>
      </w:r>
      <w:r w:rsidR="00FA2320">
        <w:rPr>
          <w:rFonts w:ascii="Calibri" w:eastAsia="Calibri" w:hAnsi="Calibri" w:cs="Calibri"/>
        </w:rPr>
        <w:t>and review literatures in advance of AR6 and future urban assessments.</w:t>
      </w:r>
      <w:r w:rsidR="00BC6DD9">
        <w:rPr>
          <w:rFonts w:ascii="Calibri" w:eastAsia="Calibri" w:hAnsi="Calibri" w:cs="Calibri"/>
        </w:rPr>
        <w:t xml:space="preserve"> These methods are also applicable to other areas of case study literature, including urban adaptation research </w:t>
      </w:r>
      <w:r w:rsidR="00BC6DD9">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"&lt;sup&gt;25&lt;/sup&gt;", "plainTextFormattedCitation" : "25", "previouslyFormattedCitation" : "&lt;sup&gt;23&lt;/sup&gt;" }, "properties" : { "noteIndex" : 0 }, "schema" : "https://github.com/citation-style-language/schema/raw/master/csl-citation.json" }</w:instrText>
      </w:r>
      <w:r w:rsidR="00BC6DD9">
        <w:rPr>
          <w:rFonts w:ascii="Calibri" w:eastAsia="Calibri" w:hAnsi="Calibri" w:cs="Calibri"/>
        </w:rPr>
        <w:fldChar w:fldCharType="separate"/>
      </w:r>
      <w:r w:rsidR="00CA7BF7" w:rsidRPr="00CA7BF7">
        <w:rPr>
          <w:rFonts w:ascii="Calibri" w:eastAsia="Calibri" w:hAnsi="Calibri" w:cs="Calibri"/>
          <w:noProof/>
          <w:vertAlign w:val="superscript"/>
        </w:rPr>
        <w:t>25</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"&lt;sup&gt;26&lt;/sup&gt;", "plainTextFormattedCitation" : "26", "previouslyFormattedCitation" : "&lt;sup&gt;24&lt;/sup&gt;" }, "properties" : { "noteIndex" : 0 }, "schema" : "https://github.com/citation-style-language/schema/raw/master/csl-citation.json" }</w:instrText>
      </w:r>
      <w:r w:rsidR="00BC6DD9">
        <w:rPr>
          <w:rFonts w:ascii="Calibri" w:eastAsia="Calibri" w:hAnsi="Calibri" w:cs="Calibri"/>
        </w:rPr>
        <w:fldChar w:fldCharType="separate"/>
      </w:r>
      <w:r w:rsidR="00CA7BF7" w:rsidRPr="00CA7BF7">
        <w:rPr>
          <w:rFonts w:ascii="Calibri" w:eastAsia="Calibri" w:hAnsi="Calibri" w:cs="Calibri"/>
          <w:noProof/>
          <w:vertAlign w:val="superscript"/>
        </w:rPr>
        <w:t>26</w:t>
      </w:r>
      <w:r w:rsidR="00BC6DD9">
        <w:rPr>
          <w:rFonts w:ascii="Calibri" w:eastAsia="Calibri" w:hAnsi="Calibri" w:cs="Calibri"/>
        </w:rPr>
        <w:fldChar w:fldCharType="end"/>
      </w:r>
      <w:r w:rsidR="00BC6DD9">
        <w:rPr>
          <w:rFonts w:ascii="Calibri" w:eastAsia="Calibri" w:hAnsi="Calibri" w:cs="Calibri"/>
        </w:rPr>
        <w:t>.</w:t>
      </w:r>
    </w:p>
    <w:p w14:paraId="7946EFBA" w14:textId="066C061D" w:rsidR="008F2C1B" w:rsidRDefault="00F5426A" w:rsidP="0072400C">
      <w:pPr>
        <w:spacing w:line="480" w:lineRule="auto"/>
        <w:rPr>
          <w:rFonts w:ascii="Calibri" w:eastAsia="Calibri" w:hAnsi="Calibri" w:cs="Calibri"/>
        </w:rPr>
      </w:pPr>
      <w:r>
        <w:rPr>
          <w:rFonts w:ascii="Calibri" w:eastAsia="Calibri" w:hAnsi="Calibri" w:cs="Calibri"/>
        </w:rPr>
        <w:t>Our system</w:t>
      </w:r>
      <w:r w:rsidR="00E57571">
        <w:rPr>
          <w:rFonts w:ascii="Calibri" w:eastAsia="Calibri" w:hAnsi="Calibri" w:cs="Calibri"/>
        </w:rPr>
        <w:t>atic</w:t>
      </w:r>
      <w:r>
        <w:rPr>
          <w:rFonts w:ascii="Calibri" w:eastAsia="Calibri" w:hAnsi="Calibri" w:cs="Calibri"/>
        </w:rPr>
        <w:t xml:space="preserve"> review </w:t>
      </w:r>
      <w:r w:rsidR="009E3B98">
        <w:rPr>
          <w:rFonts w:ascii="Calibri" w:eastAsia="Calibri" w:hAnsi="Calibri" w:cs="Calibri"/>
        </w:rPr>
        <w:t xml:space="preserve">and topic modelling </w:t>
      </w:r>
      <w:r>
        <w:rPr>
          <w:rFonts w:ascii="Calibri" w:eastAsia="Calibri" w:hAnsi="Calibri" w:cs="Calibri"/>
        </w:rPr>
        <w:t>reveals</w:t>
      </w:r>
      <w:r w:rsidR="009E3B98">
        <w:rPr>
          <w:rFonts w:ascii="Calibri" w:eastAsia="Calibri" w:hAnsi="Calibri" w:cs="Calibri"/>
        </w:rPr>
        <w:t xml:space="preserve"> that case studies are dominated by demand-side issues, such as demand for heating, transport, and water</w:t>
      </w:r>
      <w:r w:rsidR="009E3C76">
        <w:rPr>
          <w:rFonts w:ascii="Calibri" w:eastAsia="Calibri" w:hAnsi="Calibri" w:cs="Calibri"/>
        </w:rPr>
        <w:t xml:space="preserve">, but much less on supply-oriented solutions. This contrasts with the majority of climate mitigation scenarios that focus on supply-side technologies in the energy and also transport sector. </w:t>
      </w:r>
      <w:r w:rsidR="00301B81">
        <w:rPr>
          <w:rFonts w:ascii="Calibri" w:eastAsia="Calibri" w:hAnsi="Calibri" w:cs="Calibri"/>
        </w:rPr>
        <w:t xml:space="preserve">The higher spatial resolution of city-level analysis appears to coincide with higher resolution on end-users and their concerns, but less investigation of the role of supply-side technologies to realize city-level climate mitigation. </w:t>
      </w:r>
      <w:r w:rsidR="005A65F1">
        <w:rPr>
          <w:rFonts w:ascii="Calibri" w:eastAsia="Calibri" w:hAnsi="Calibri" w:cs="Calibri"/>
        </w:rPr>
        <w:t>This insight has</w:t>
      </w:r>
      <w:r w:rsidR="00862D28">
        <w:rPr>
          <w:rFonts w:ascii="Calibri" w:eastAsia="Calibri" w:hAnsi="Calibri" w:cs="Calibri"/>
        </w:rPr>
        <w:t xml:space="preserve"> inversely relevant implications for the study of demand-side climate solutions that will have their own chapter in the IPCC’s AR6 report</w:t>
      </w:r>
      <w:r w:rsidR="00E57571">
        <w:rPr>
          <w:rFonts w:ascii="Calibri" w:eastAsia="Calibri" w:hAnsi="Calibri" w:cs="Calibri"/>
        </w:rPr>
        <w:t xml:space="preserve"> </w:t>
      </w:r>
      <w:r w:rsidR="00310836" w:rsidRPr="003D2D7B">
        <w:rPr>
          <w:rFonts w:ascii="Calibri" w:eastAsia="Calibri" w:hAnsi="Calibri" w:cs="Calibri"/>
          <w:noProof/>
          <w:vertAlign w:val="superscript"/>
        </w:rPr>
        <w:t>16</w:t>
      </w:r>
      <w:r w:rsidR="00862D28">
        <w:rPr>
          <w:rFonts w:ascii="Calibri" w:eastAsia="Calibri" w:hAnsi="Calibri" w:cs="Calibri"/>
        </w:rPr>
        <w:t xml:space="preserve">. </w:t>
      </w:r>
      <w:r w:rsidR="008D2621">
        <w:rPr>
          <w:rFonts w:ascii="Calibri" w:eastAsia="Calibri" w:hAnsi="Calibri" w:cs="Calibri"/>
        </w:rPr>
        <w:t xml:space="preserve">A comprehensive </w:t>
      </w:r>
      <w:r w:rsidR="00DA57D4">
        <w:rPr>
          <w:rFonts w:ascii="Calibri" w:eastAsia="Calibri" w:hAnsi="Calibri" w:cs="Calibri"/>
        </w:rPr>
        <w:t xml:space="preserve">understanding </w:t>
      </w:r>
      <w:r w:rsidR="008D2621">
        <w:rPr>
          <w:rFonts w:ascii="Calibri" w:eastAsia="Calibri" w:hAnsi="Calibri" w:cs="Calibri"/>
        </w:rPr>
        <w:t>of demand-side solutions will need to build</w:t>
      </w:r>
      <w:r w:rsidR="00DA57D4">
        <w:rPr>
          <w:rFonts w:ascii="Calibri" w:eastAsia="Calibri" w:hAnsi="Calibri" w:cs="Calibri"/>
        </w:rPr>
        <w:t xml:space="preserve"> extensively on urban case studies.</w:t>
      </w:r>
    </w:p>
    <w:p w14:paraId="3D74CAE5" w14:textId="23DCF165" w:rsidR="009A072D" w:rsidRDefault="00E57571" w:rsidP="0072400C">
      <w:pPr>
        <w:spacing w:line="480" w:lineRule="auto"/>
        <w:rPr>
          <w:rFonts w:ascii="Calibri" w:eastAsia="Calibri" w:hAnsi="Calibri" w:cs="Calibri"/>
        </w:rPr>
      </w:pPr>
      <w:r>
        <w:rPr>
          <w:rFonts w:ascii="Calibri" w:eastAsia="Calibri" w:hAnsi="Calibri" w:cs="Calibri"/>
        </w:rPr>
        <w:t>Nonetheless</w:t>
      </w:r>
      <w:r w:rsidR="009A072D">
        <w:rPr>
          <w:rFonts w:ascii="Calibri" w:eastAsia="Calibri" w:hAnsi="Calibri" w:cs="Calibri"/>
        </w:rPr>
        <w:t>,</w:t>
      </w:r>
      <w:r>
        <w:rPr>
          <w:rFonts w:ascii="Calibri" w:eastAsia="Calibri" w:hAnsi="Calibri" w:cs="Calibri"/>
        </w:rPr>
        <w:t xml:space="preserve"> several pre-conditions need to </w:t>
      </w:r>
      <w:r w:rsidR="008D2621">
        <w:rPr>
          <w:rFonts w:ascii="Calibri" w:eastAsia="Calibri" w:hAnsi="Calibri" w:cs="Calibri"/>
        </w:rPr>
        <w:t xml:space="preserve">be met to make progress on </w:t>
      </w:r>
      <w:r>
        <w:rPr>
          <w:rFonts w:ascii="Calibri" w:eastAsia="Calibri" w:hAnsi="Calibri" w:cs="Calibri"/>
        </w:rPr>
        <w:t xml:space="preserve">urban solutions. There are clear research gaps on </w:t>
      </w:r>
      <w:r w:rsidR="009A072D">
        <w:rPr>
          <w:rFonts w:ascii="Calibri" w:eastAsia="Calibri" w:hAnsi="Calibri" w:cs="Calibri"/>
        </w:rPr>
        <w:t xml:space="preserve">African cities and </w:t>
      </w:r>
      <w:r>
        <w:rPr>
          <w:rFonts w:ascii="Calibri" w:eastAsia="Calibri" w:hAnsi="Calibri" w:cs="Calibri"/>
        </w:rPr>
        <w:t xml:space="preserve">smaller cities in Asia. Locating research efforts, as well as stakeholder engagement and policy advocacy in these regions will be instrumental to avoiding lock-in </w:t>
      </w:r>
      <w:r>
        <w:rPr>
          <w:rFonts w:ascii="Calibri" w:eastAsia="Calibri" w:hAnsi="Calibri" w:cs="Calibri"/>
        </w:rPr>
        <w:lastRenderedPageBreak/>
        <w:t xml:space="preserve">and realising compact, low-carbon urban forms that can tackle the coming mitigation challenge </w:t>
      </w:r>
      <w:r>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"&lt;sup&gt;10,27&lt;/sup&gt;", "plainTextFormattedCitation" : "10,27", "previouslyFormattedCitation" : "&lt;sup&gt;10,25&lt;/sup&gt;" }, "properties" : { "noteIndex" : 0 }, "schema" : "https://github.com/citation-style-language/schema/raw/master/csl-citation.json" }</w:instrText>
      </w:r>
      <w:r>
        <w:rPr>
          <w:rFonts w:ascii="Calibri" w:eastAsia="Calibri" w:hAnsi="Calibri" w:cs="Calibri"/>
        </w:rPr>
        <w:fldChar w:fldCharType="separate"/>
      </w:r>
      <w:r w:rsidR="00CA7BF7" w:rsidRPr="00CA7BF7">
        <w:rPr>
          <w:rFonts w:ascii="Calibri" w:eastAsia="Calibri" w:hAnsi="Calibri" w:cs="Calibri"/>
          <w:noProof/>
          <w:vertAlign w:val="superscript"/>
        </w:rPr>
        <w:t>10,27</w:t>
      </w:r>
      <w:r>
        <w:rPr>
          <w:rFonts w:ascii="Calibri" w:eastAsia="Calibri" w:hAnsi="Calibri" w:cs="Calibri"/>
        </w:rPr>
        <w:fldChar w:fldCharType="end"/>
      </w:r>
      <w:r w:rsidR="009A072D">
        <w:rPr>
          <w:rFonts w:ascii="Calibri" w:eastAsia="Calibri" w:hAnsi="Calibri" w:cs="Calibri"/>
        </w:rPr>
        <w:t>. Where large bodies of research already exist for other locales, the literature scoping methods shown here could support the consolidation of existing work into systematic reviews, allowing for a shift in focus towards less studied topics and locations.</w:t>
      </w:r>
    </w:p>
    <w:p w14:paraId="2DCF29D6" w14:textId="4B69519D" w:rsidR="009A072D" w:rsidRDefault="009A072D" w:rsidP="0072400C">
      <w:pPr>
        <w:spacing w:line="480" w:lineRule="auto"/>
        <w:rPr>
          <w:rFonts w:ascii="Calibri" w:eastAsia="Calibri" w:hAnsi="Calibri" w:cs="Calibri"/>
        </w:rPr>
      </w:pPr>
      <w:r>
        <w:rPr>
          <w:rFonts w:ascii="Calibri" w:eastAsia="Calibri" w:hAnsi="Calibri" w:cs="Calibri"/>
        </w:rPr>
        <w:t xml:space="preserve">Above all, </w:t>
      </w:r>
      <w:r w:rsidR="00692B62">
        <w:rPr>
          <w:rFonts w:ascii="Calibri" w:eastAsia="Calibri" w:hAnsi="Calibri" w:cs="Calibri"/>
        </w:rPr>
        <w:t>a culture of learning is needed in the field. From making individual case studies available for meta-analyses, to increased ambition in comparative research, to large scale reviews of the case study literature that apply formal methods. (…)</w:t>
      </w:r>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0AFB771E" w:rsidR="003003D2" w:rsidRPr="003003D2" w:rsidRDefault="00DA2337" w:rsidP="0072400C">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1470AD" w:rsidRPr="001470AD">
        <w:t xml:space="preserve">Table </w:t>
      </w:r>
      <w:r w:rsidR="001470AD" w:rsidRPr="001470AD">
        <w:rPr>
          <w:noProof/>
        </w:rPr>
        <w:t>3</w:t>
      </w:r>
      <w:r w:rsidR="003003D2" w:rsidRPr="003003D2">
        <w:rPr>
          <w:rFonts w:ascii="Calibri" w:eastAsia="Calibri" w:hAnsi="Calibri" w:cs="Calibri"/>
        </w:rPr>
        <w:fldChar w:fldCharType="end"/>
      </w:r>
      <w:r w:rsidR="003003D2">
        <w:rPr>
          <w:rFonts w:ascii="Calibri" w:eastAsia="Calibri" w:hAnsi="Calibri" w:cs="Calibri"/>
        </w:rPr>
        <w:t xml:space="preserve">). As of March 2018 this search returned 12,918 documents (unconstrained by language or document type).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72400C">
      <w:pPr>
        <w:pStyle w:val="Caption"/>
        <w:spacing w:line="480" w:lineRule="auto"/>
      </w:pPr>
      <w:bookmarkStart w:id="505"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1470AD">
        <w:rPr>
          <w:b/>
          <w:noProof/>
        </w:rPr>
        <w:t>3</w:t>
      </w:r>
      <w:r w:rsidRPr="003003D2">
        <w:rPr>
          <w:b/>
          <w:noProof/>
        </w:rPr>
        <w:fldChar w:fldCharType="end"/>
      </w:r>
      <w:bookmarkEnd w:id="505"/>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41268A8" w:rsidR="00752C1B" w:rsidRPr="0072400C" w:rsidRDefault="00DA2337" w:rsidP="005C163D">
      <w:pPr>
        <w:spacing w:line="480" w:lineRule="auto"/>
        <w:rPr>
          <w:rFonts w:ascii="Calibri" w:eastAsia="Calibri" w:hAnsi="Calibri" w:cs="Calibri"/>
        </w:rPr>
      </w:pPr>
      <w:r>
        <w:rPr>
          <w:rFonts w:ascii="Calibri" w:eastAsia="Calibri" w:hAnsi="Calibri" w:cs="Calibri"/>
        </w:rPr>
        <w:t xml:space="preserve">To identify urban case studies we searched the abstracts of the queried 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 Cities with a population greater than 15,000 were considered. This narrows the document set to 3,440 studies that directly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4,730 </w:t>
      </w:r>
      <w:r w:rsidRPr="003003D2">
        <w:rPr>
          <w:rFonts w:ascii="Calibri" w:eastAsia="Calibri" w:hAnsi="Calibri" w:cs="Calibri"/>
        </w:rPr>
        <w:lastRenderedPageBreak/>
        <w:t>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C92AA81" w14:textId="59CF1976" w:rsidR="00752C1B" w:rsidRDefault="00752C1B" w:rsidP="0072400C">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sidR="007179F3">
        <w:rPr>
          <w:rFonts w:ascii="Calibri" w:eastAsia="Calibri" w:hAnsi="Calibri" w:cs="Calibri"/>
        </w:rPr>
        <w:fldChar w:fldCharType="begin" w:fldLock="1"/>
      </w:r>
      <w:r w:rsidR="00CA7BF7">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"&lt;sup&gt;28&lt;/sup&gt;", "plainTextFormattedCitation" : "28", "previouslyFormattedCitation" : "&lt;sup&gt;26&lt;/sup&gt;" }, "properties" : { "noteIndex" : 0 }, "schema" : "https://github.com/citation-style-language/schema/raw/master/csl-citation.json" }</w:instrText>
      </w:r>
      <w:r w:rsidR="007179F3">
        <w:rPr>
          <w:rFonts w:ascii="Calibri" w:eastAsia="Calibri" w:hAnsi="Calibri" w:cs="Calibri"/>
        </w:rPr>
        <w:fldChar w:fldCharType="separate"/>
      </w:r>
      <w:r w:rsidR="00CA7BF7" w:rsidRPr="00CA7BF7">
        <w:rPr>
          <w:rFonts w:ascii="Calibri" w:eastAsia="Calibri" w:hAnsi="Calibri" w:cs="Calibri"/>
          <w:noProof/>
          <w:vertAlign w:val="superscript"/>
        </w:rPr>
        <w:t>28</w:t>
      </w:r>
      <w:r w:rsidR="007179F3">
        <w:rPr>
          <w:rFonts w:ascii="Calibri" w:eastAsia="Calibri" w:hAnsi="Calibri" w:cs="Calibri"/>
        </w:rPr>
        <w:fldChar w:fldCharType="end"/>
      </w:r>
      <w:r>
        <w:rPr>
          <w:rFonts w:ascii="Calibri" w:eastAsia="Calibri" w:hAnsi="Calibri" w:cs="Calibri"/>
        </w:rPr>
        <w:t xml:space="preserve"> to process and produce a topic model from the 3,440 studies mentioning a city in the abstract.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CA7BF7">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"&lt;sup&gt;29&lt;/sup&gt;", "plainTextFormattedCitation" : "29", "previouslyFormattedCitation" : "&lt;sup&gt;27&lt;/sup&gt;" }, "properties" : { "noteIndex" : 0 }, "schema" : "https://github.com/citation-style-language/schema/raw/master/csl-citation.json" }</w:instrText>
      </w:r>
      <w:r w:rsidR="007179F3">
        <w:rPr>
          <w:rFonts w:ascii="Calibri" w:eastAsia="Calibri" w:hAnsi="Calibri" w:cs="Calibri"/>
        </w:rPr>
        <w:fldChar w:fldCharType="separate"/>
      </w:r>
      <w:r w:rsidR="00CA7BF7" w:rsidRPr="00CA7BF7">
        <w:rPr>
          <w:rFonts w:ascii="Calibri" w:eastAsia="Calibri" w:hAnsi="Calibri" w:cs="Calibri"/>
          <w:noProof/>
          <w:vertAlign w:val="superscript"/>
        </w:rPr>
        <w:t>29</w:t>
      </w:r>
      <w:r w:rsidR="007179F3">
        <w:rPr>
          <w:rFonts w:ascii="Calibri" w:eastAsia="Calibri" w:hAnsi="Calibri" w:cs="Calibri"/>
        </w:rPr>
        <w:fldChar w:fldCharType="end"/>
      </w:r>
      <w:r>
        <w:rPr>
          <w:rFonts w:ascii="Calibri" w:eastAsia="Calibri" w:hAnsi="Calibri" w:cs="Calibri"/>
        </w:rPr>
        <w:t xml:space="preserve"> to a matrix of documents × terms, to identify 17 topics. The resulting matrices, whose product approximates the document-term matrix, are used to label documents by topic and topics by term. Each topic is given a name manually, according to the words and documents associated with it.</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60FB24AA"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w:t>
      </w:r>
      <w:r>
        <w:rPr>
          <w:rFonts w:ascii="Calibri" w:eastAsia="Calibri" w:hAnsi="Calibri" w:cs="Calibri"/>
        </w:rPr>
        <w:t xml:space="preserve">including </w:t>
      </w:r>
      <w:r w:rsidRPr="00017748">
        <w:rPr>
          <w:rFonts w:ascii="Calibri" w:eastAsia="Calibri" w:hAnsi="Calibri" w:cs="Calibri"/>
        </w:rPr>
        <w:t xml:space="preserve">for example, mitigation scenarios,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1E8144E1" w:rsidR="003003D2" w:rsidRDefault="00017748" w:rsidP="00FA5F0D">
      <w:pPr>
        <w:spacing w:line="480" w:lineRule="auto"/>
        <w:rPr>
          <w:rFonts w:eastAsia="Calibri"/>
        </w:rPr>
      </w:pPr>
      <w:r>
        <w:rPr>
          <w:rFonts w:ascii="Calibri" w:eastAsia="Calibri" w:hAnsi="Calibri" w:cs="Calibri"/>
        </w:rPr>
        <w:t xml:space="preserve">To identify systematic reviews of the case study literature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p>
    <w:p w14:paraId="20031862" w14:textId="77777777" w:rsidR="008F2C1B" w:rsidRDefault="008F2C1B" w:rsidP="00FA5F0D">
      <w:pPr>
        <w:spacing w:line="480" w:lineRule="auto"/>
        <w:rPr>
          <w:rFonts w:ascii="Calibri" w:eastAsia="Calibri" w:hAnsi="Calibri" w:cs="Calibri"/>
        </w:rPr>
      </w:pPr>
    </w:p>
    <w:p w14:paraId="5D52FC6F" w14:textId="03E5668E" w:rsidR="00CA7BF7" w:rsidRPr="00CA7BF7" w:rsidRDefault="0024728A" w:rsidP="00CA7BF7">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CA7BF7" w:rsidRPr="00CA7BF7">
        <w:rPr>
          <w:rFonts w:ascii="Calibri" w:hAnsi="Calibri" w:cs="Calibri"/>
          <w:noProof/>
          <w:szCs w:val="24"/>
        </w:rPr>
        <w:t>1.</w:t>
      </w:r>
      <w:r w:rsidR="00CA7BF7" w:rsidRPr="00CA7BF7">
        <w:rPr>
          <w:rFonts w:ascii="Calibri" w:hAnsi="Calibri" w:cs="Calibri"/>
          <w:noProof/>
          <w:szCs w:val="24"/>
        </w:rPr>
        <w:tab/>
        <w:t xml:space="preserve">Lamb, W. F., Callaghan, M. W., Creutzig, F., Khosla, R. &amp; Minx, J. C. The literature landscape on 1.5°C Climate Change and Cities. </w:t>
      </w:r>
      <w:r w:rsidR="00CA7BF7" w:rsidRPr="00CA7BF7">
        <w:rPr>
          <w:rFonts w:ascii="Calibri" w:hAnsi="Calibri" w:cs="Calibri"/>
          <w:i/>
          <w:iCs/>
          <w:noProof/>
          <w:szCs w:val="24"/>
        </w:rPr>
        <w:t>Curr. Opin. Environ. Sustain.</w:t>
      </w:r>
      <w:r w:rsidR="00CA7BF7" w:rsidRPr="00CA7BF7">
        <w:rPr>
          <w:rFonts w:ascii="Calibri" w:hAnsi="Calibri" w:cs="Calibri"/>
          <w:noProof/>
          <w:szCs w:val="24"/>
        </w:rPr>
        <w:t xml:space="preserve"> </w:t>
      </w:r>
      <w:r w:rsidR="00CA7BF7" w:rsidRPr="00CA7BF7">
        <w:rPr>
          <w:rFonts w:ascii="Calibri" w:hAnsi="Calibri" w:cs="Calibri"/>
          <w:b/>
          <w:bCs/>
          <w:noProof/>
          <w:szCs w:val="24"/>
        </w:rPr>
        <w:t>30,</w:t>
      </w:r>
      <w:r w:rsidR="00CA7BF7" w:rsidRPr="00CA7BF7">
        <w:rPr>
          <w:rFonts w:ascii="Calibri" w:hAnsi="Calibri" w:cs="Calibri"/>
          <w:noProof/>
          <w:szCs w:val="24"/>
        </w:rPr>
        <w:t xml:space="preserve"> 26–34 (2018).</w:t>
      </w:r>
    </w:p>
    <w:p w14:paraId="53AB06E3"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lastRenderedPageBreak/>
        <w:t>2.</w:t>
      </w:r>
      <w:r w:rsidRPr="00CA7BF7">
        <w:rPr>
          <w:rFonts w:ascii="Calibri" w:hAnsi="Calibri" w:cs="Calibri"/>
          <w:noProof/>
          <w:szCs w:val="24"/>
        </w:rPr>
        <w:tab/>
        <w:t xml:space="preserve">Acuto, M., Parnell, S. &amp; Seto, K. C. Building a global urban science. </w:t>
      </w:r>
      <w:r w:rsidRPr="00CA7BF7">
        <w:rPr>
          <w:rFonts w:ascii="Calibri" w:hAnsi="Calibri" w:cs="Calibri"/>
          <w:i/>
          <w:iCs/>
          <w:noProof/>
          <w:szCs w:val="24"/>
        </w:rPr>
        <w:t>Nat. Sustain.</w:t>
      </w:r>
      <w:r w:rsidRPr="00CA7BF7">
        <w:rPr>
          <w:rFonts w:ascii="Calibri" w:hAnsi="Calibri" w:cs="Calibri"/>
          <w:noProof/>
          <w:szCs w:val="24"/>
        </w:rPr>
        <w:t xml:space="preserve"> </w:t>
      </w:r>
      <w:r w:rsidRPr="00CA7BF7">
        <w:rPr>
          <w:rFonts w:ascii="Calibri" w:hAnsi="Calibri" w:cs="Calibri"/>
          <w:b/>
          <w:bCs/>
          <w:noProof/>
          <w:szCs w:val="24"/>
        </w:rPr>
        <w:t>1,</w:t>
      </w:r>
      <w:r w:rsidRPr="00CA7BF7">
        <w:rPr>
          <w:rFonts w:ascii="Calibri" w:hAnsi="Calibri" w:cs="Calibri"/>
          <w:noProof/>
          <w:szCs w:val="24"/>
        </w:rPr>
        <w:t xml:space="preserve"> 2–4 (2018).</w:t>
      </w:r>
    </w:p>
    <w:p w14:paraId="63342720"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3.</w:t>
      </w:r>
      <w:r w:rsidRPr="00CA7BF7">
        <w:rPr>
          <w:rFonts w:ascii="Calibri" w:hAnsi="Calibri" w:cs="Calibri"/>
          <w:noProof/>
          <w:szCs w:val="24"/>
        </w:rPr>
        <w:tab/>
        <w:t xml:space="preserve">Acuto, M. &amp; Susan, P. Leave no city behind. </w:t>
      </w:r>
      <w:r w:rsidRPr="00CA7BF7">
        <w:rPr>
          <w:rFonts w:ascii="Calibri" w:hAnsi="Calibri" w:cs="Calibri"/>
          <w:i/>
          <w:iCs/>
          <w:noProof/>
          <w:szCs w:val="24"/>
        </w:rPr>
        <w:t>Science (80-. ).</w:t>
      </w:r>
      <w:r w:rsidRPr="00CA7BF7">
        <w:rPr>
          <w:rFonts w:ascii="Calibri" w:hAnsi="Calibri" w:cs="Calibri"/>
          <w:noProof/>
          <w:szCs w:val="24"/>
        </w:rPr>
        <w:t xml:space="preserve"> </w:t>
      </w:r>
      <w:r w:rsidRPr="00CA7BF7">
        <w:rPr>
          <w:rFonts w:ascii="Calibri" w:hAnsi="Calibri" w:cs="Calibri"/>
          <w:b/>
          <w:bCs/>
          <w:noProof/>
          <w:szCs w:val="24"/>
        </w:rPr>
        <w:t>352,</w:t>
      </w:r>
      <w:r w:rsidRPr="00CA7BF7">
        <w:rPr>
          <w:rFonts w:ascii="Calibri" w:hAnsi="Calibri" w:cs="Calibri"/>
          <w:noProof/>
          <w:szCs w:val="24"/>
        </w:rPr>
        <w:t xml:space="preserve"> 873 (2016).</w:t>
      </w:r>
    </w:p>
    <w:p w14:paraId="62CDEFB5"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4.</w:t>
      </w:r>
      <w:r w:rsidRPr="00CA7BF7">
        <w:rPr>
          <w:rFonts w:ascii="Calibri" w:hAnsi="Calibri" w:cs="Calibri"/>
          <w:noProof/>
          <w:szCs w:val="24"/>
        </w:rPr>
        <w:tab/>
        <w:t xml:space="preserve">Minx, J. C., Callaghan, M., Lamb, W. F., Garard, J. &amp; Edenhofer, O. Learning about climate change solutions in the IPCC and beyond. </w:t>
      </w:r>
      <w:r w:rsidRPr="00CA7BF7">
        <w:rPr>
          <w:rFonts w:ascii="Calibri" w:hAnsi="Calibri" w:cs="Calibri"/>
          <w:i/>
          <w:iCs/>
          <w:noProof/>
          <w:szCs w:val="24"/>
        </w:rPr>
        <w:t>Environ. Sci. Policy</w:t>
      </w:r>
      <w:r w:rsidRPr="00CA7BF7">
        <w:rPr>
          <w:rFonts w:ascii="Calibri" w:hAnsi="Calibri" w:cs="Calibri"/>
          <w:noProof/>
          <w:szCs w:val="24"/>
        </w:rPr>
        <w:t xml:space="preserve"> </w:t>
      </w:r>
      <w:r w:rsidRPr="00CA7BF7">
        <w:rPr>
          <w:rFonts w:ascii="Calibri" w:hAnsi="Calibri" w:cs="Calibri"/>
          <w:b/>
          <w:bCs/>
          <w:noProof/>
          <w:szCs w:val="24"/>
        </w:rPr>
        <w:t>77,</w:t>
      </w:r>
      <w:r w:rsidRPr="00CA7BF7">
        <w:rPr>
          <w:rFonts w:ascii="Calibri" w:hAnsi="Calibri" w:cs="Calibri"/>
          <w:noProof/>
          <w:szCs w:val="24"/>
        </w:rPr>
        <w:t xml:space="preserve"> (2017).</w:t>
      </w:r>
    </w:p>
    <w:p w14:paraId="1171E0FA"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5.</w:t>
      </w:r>
      <w:r w:rsidRPr="00CA7BF7">
        <w:rPr>
          <w:rFonts w:ascii="Calibri" w:hAnsi="Calibri" w:cs="Calibri"/>
          <w:noProof/>
          <w:szCs w:val="24"/>
        </w:rPr>
        <w:tab/>
        <w:t xml:space="preserve">Creutzig, F., Baiocchi, G., Bierkandt, R., Pichler, P.-P. &amp; Seto, K. C. Global typology of urban energy use and potentials for an urbanization mitigation wedge. </w:t>
      </w:r>
      <w:r w:rsidRPr="00CA7BF7">
        <w:rPr>
          <w:rFonts w:ascii="Calibri" w:hAnsi="Calibri" w:cs="Calibri"/>
          <w:i/>
          <w:iCs/>
          <w:noProof/>
          <w:szCs w:val="24"/>
        </w:rPr>
        <w:t>Proc. Natl. Acad. Sci.</w:t>
      </w:r>
      <w:r w:rsidRPr="00CA7BF7">
        <w:rPr>
          <w:rFonts w:ascii="Calibri" w:hAnsi="Calibri" w:cs="Calibri"/>
          <w:noProof/>
          <w:szCs w:val="24"/>
        </w:rPr>
        <w:t xml:space="preserve"> (2015). doi:10.1073/pnas.1315545112</w:t>
      </w:r>
    </w:p>
    <w:p w14:paraId="58D091B6"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6.</w:t>
      </w:r>
      <w:r w:rsidRPr="00CA7BF7">
        <w:rPr>
          <w:rFonts w:ascii="Calibri" w:hAnsi="Calibri" w:cs="Calibri"/>
          <w:noProof/>
          <w:szCs w:val="24"/>
        </w:rPr>
        <w:tab/>
        <w:t xml:space="preserve">Grandin, J., Haarstad, H., Kjærås, K. &amp; Bouzarovski, S. The politics of rapid urban transformation. </w:t>
      </w:r>
      <w:r w:rsidRPr="00CA7BF7">
        <w:rPr>
          <w:rFonts w:ascii="Calibri" w:hAnsi="Calibri" w:cs="Calibri"/>
          <w:i/>
          <w:iCs/>
          <w:noProof/>
          <w:szCs w:val="24"/>
        </w:rPr>
        <w:t>Curr. Opin. Environ. Sustain.</w:t>
      </w:r>
      <w:r w:rsidRPr="00CA7BF7">
        <w:rPr>
          <w:rFonts w:ascii="Calibri" w:hAnsi="Calibri" w:cs="Calibri"/>
          <w:noProof/>
          <w:szCs w:val="24"/>
        </w:rPr>
        <w:t xml:space="preserve"> </w:t>
      </w:r>
      <w:r w:rsidRPr="00CA7BF7">
        <w:rPr>
          <w:rFonts w:ascii="Calibri" w:hAnsi="Calibri" w:cs="Calibri"/>
          <w:b/>
          <w:bCs/>
          <w:noProof/>
          <w:szCs w:val="24"/>
        </w:rPr>
        <w:t>31,</w:t>
      </w:r>
      <w:r w:rsidRPr="00CA7BF7">
        <w:rPr>
          <w:rFonts w:ascii="Calibri" w:hAnsi="Calibri" w:cs="Calibri"/>
          <w:noProof/>
          <w:szCs w:val="24"/>
        </w:rPr>
        <w:t xml:space="preserve"> 16–22 (2018).</w:t>
      </w:r>
    </w:p>
    <w:p w14:paraId="5472EA7A"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7.</w:t>
      </w:r>
      <w:r w:rsidRPr="00CA7BF7">
        <w:rPr>
          <w:rFonts w:ascii="Calibri" w:hAnsi="Calibri" w:cs="Calibri"/>
          <w:noProof/>
          <w:szCs w:val="24"/>
        </w:rPr>
        <w:tab/>
        <w:t xml:space="preserve">Kartha, S. </w:t>
      </w:r>
      <w:r w:rsidRPr="00CA7BF7">
        <w:rPr>
          <w:rFonts w:ascii="Calibri" w:hAnsi="Calibri" w:cs="Calibri"/>
          <w:i/>
          <w:iCs/>
          <w:noProof/>
          <w:szCs w:val="24"/>
        </w:rPr>
        <w:t>et al.</w:t>
      </w:r>
      <w:r w:rsidRPr="00CA7BF7">
        <w:rPr>
          <w:rFonts w:ascii="Calibri" w:hAnsi="Calibri" w:cs="Calibri"/>
          <w:noProof/>
          <w:szCs w:val="24"/>
        </w:rPr>
        <w:t xml:space="preserve"> Cascading biases against poorer countries. </w:t>
      </w:r>
      <w:r w:rsidRPr="00CA7BF7">
        <w:rPr>
          <w:rFonts w:ascii="Calibri" w:hAnsi="Calibri" w:cs="Calibri"/>
          <w:i/>
          <w:iCs/>
          <w:noProof/>
          <w:szCs w:val="24"/>
        </w:rPr>
        <w:t>Nat. Clim. Chang.</w:t>
      </w:r>
      <w:r w:rsidRPr="00CA7BF7">
        <w:rPr>
          <w:rFonts w:ascii="Calibri" w:hAnsi="Calibri" w:cs="Calibri"/>
          <w:noProof/>
          <w:szCs w:val="24"/>
        </w:rPr>
        <w:t xml:space="preserve"> </w:t>
      </w:r>
      <w:r w:rsidRPr="00CA7BF7">
        <w:rPr>
          <w:rFonts w:ascii="Calibri" w:hAnsi="Calibri" w:cs="Calibri"/>
          <w:b/>
          <w:bCs/>
          <w:noProof/>
          <w:szCs w:val="24"/>
        </w:rPr>
        <w:t>8,</w:t>
      </w:r>
      <w:r w:rsidRPr="00CA7BF7">
        <w:rPr>
          <w:rFonts w:ascii="Calibri" w:hAnsi="Calibri" w:cs="Calibri"/>
          <w:noProof/>
          <w:szCs w:val="24"/>
        </w:rPr>
        <w:t xml:space="preserve"> 348–349 (2018).</w:t>
      </w:r>
    </w:p>
    <w:p w14:paraId="579A31B8"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8.</w:t>
      </w:r>
      <w:r w:rsidRPr="00CA7BF7">
        <w:rPr>
          <w:rFonts w:ascii="Calibri" w:hAnsi="Calibri" w:cs="Calibri"/>
          <w:noProof/>
          <w:szCs w:val="24"/>
        </w:rPr>
        <w:tab/>
        <w:t xml:space="preserve">Sallis, J. F. </w:t>
      </w:r>
      <w:r w:rsidRPr="00CA7BF7">
        <w:rPr>
          <w:rFonts w:ascii="Calibri" w:hAnsi="Calibri" w:cs="Calibri"/>
          <w:i/>
          <w:iCs/>
          <w:noProof/>
          <w:szCs w:val="24"/>
        </w:rPr>
        <w:t>et al.</w:t>
      </w:r>
      <w:r w:rsidRPr="00CA7BF7">
        <w:rPr>
          <w:rFonts w:ascii="Calibri" w:hAnsi="Calibri" w:cs="Calibri"/>
          <w:noProof/>
          <w:szCs w:val="24"/>
        </w:rPr>
        <w:t xml:space="preserve"> Use of science to guide city planning policy and practice: how to achieve healthy and sustainable future cities. </w:t>
      </w:r>
      <w:r w:rsidRPr="00CA7BF7">
        <w:rPr>
          <w:rFonts w:ascii="Calibri" w:hAnsi="Calibri" w:cs="Calibri"/>
          <w:i/>
          <w:iCs/>
          <w:noProof/>
          <w:szCs w:val="24"/>
        </w:rPr>
        <w:t>Lancet</w:t>
      </w:r>
      <w:r w:rsidRPr="00CA7BF7">
        <w:rPr>
          <w:rFonts w:ascii="Calibri" w:hAnsi="Calibri" w:cs="Calibri"/>
          <w:noProof/>
          <w:szCs w:val="24"/>
        </w:rPr>
        <w:t xml:space="preserve"> </w:t>
      </w:r>
      <w:r w:rsidRPr="00CA7BF7">
        <w:rPr>
          <w:rFonts w:ascii="Calibri" w:hAnsi="Calibri" w:cs="Calibri"/>
          <w:b/>
          <w:bCs/>
          <w:noProof/>
          <w:szCs w:val="24"/>
        </w:rPr>
        <w:t>388,</w:t>
      </w:r>
      <w:r w:rsidRPr="00CA7BF7">
        <w:rPr>
          <w:rFonts w:ascii="Calibri" w:hAnsi="Calibri" w:cs="Calibri"/>
          <w:noProof/>
          <w:szCs w:val="24"/>
        </w:rPr>
        <w:t xml:space="preserve"> 2936–2947 (2016).</w:t>
      </w:r>
    </w:p>
    <w:p w14:paraId="51725328"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9.</w:t>
      </w:r>
      <w:r w:rsidRPr="00CA7BF7">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CA7BF7">
        <w:rPr>
          <w:rFonts w:ascii="Calibri" w:hAnsi="Calibri" w:cs="Calibri"/>
          <w:i/>
          <w:iCs/>
          <w:noProof/>
          <w:szCs w:val="24"/>
        </w:rPr>
        <w:t>Energy Policy</w:t>
      </w:r>
      <w:r w:rsidRPr="00CA7BF7">
        <w:rPr>
          <w:rFonts w:ascii="Calibri" w:hAnsi="Calibri" w:cs="Calibri"/>
          <w:noProof/>
          <w:szCs w:val="24"/>
        </w:rPr>
        <w:t xml:space="preserve"> </w:t>
      </w:r>
      <w:r w:rsidRPr="00CA7BF7">
        <w:rPr>
          <w:rFonts w:ascii="Calibri" w:hAnsi="Calibri" w:cs="Calibri"/>
          <w:b/>
          <w:bCs/>
          <w:noProof/>
          <w:szCs w:val="24"/>
        </w:rPr>
        <w:t>63,</w:t>
      </w:r>
      <w:r w:rsidRPr="00CA7BF7">
        <w:rPr>
          <w:rFonts w:ascii="Calibri" w:hAnsi="Calibri" w:cs="Calibri"/>
          <w:noProof/>
          <w:szCs w:val="24"/>
        </w:rPr>
        <w:t xml:space="preserve"> 696–707 (2013).</w:t>
      </w:r>
    </w:p>
    <w:p w14:paraId="29ED1447"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10.</w:t>
      </w:r>
      <w:r w:rsidRPr="00CA7BF7">
        <w:rPr>
          <w:rFonts w:ascii="Calibri" w:hAnsi="Calibri" w:cs="Calibri"/>
          <w:noProof/>
          <w:szCs w:val="24"/>
        </w:rPr>
        <w:tab/>
        <w:t xml:space="preserve">Creutzig, F. </w:t>
      </w:r>
      <w:r w:rsidRPr="00CA7BF7">
        <w:rPr>
          <w:rFonts w:ascii="Calibri" w:hAnsi="Calibri" w:cs="Calibri"/>
          <w:i/>
          <w:iCs/>
          <w:noProof/>
          <w:szCs w:val="24"/>
        </w:rPr>
        <w:t>et al.</w:t>
      </w:r>
      <w:r w:rsidRPr="00CA7BF7">
        <w:rPr>
          <w:rFonts w:ascii="Calibri" w:hAnsi="Calibri" w:cs="Calibri"/>
          <w:noProof/>
          <w:szCs w:val="24"/>
        </w:rPr>
        <w:t xml:space="preserve"> Urban infrastructure choices structure climate solutions. </w:t>
      </w:r>
      <w:r w:rsidRPr="00CA7BF7">
        <w:rPr>
          <w:rFonts w:ascii="Calibri" w:hAnsi="Calibri" w:cs="Calibri"/>
          <w:i/>
          <w:iCs/>
          <w:noProof/>
          <w:szCs w:val="24"/>
        </w:rPr>
        <w:t>Nat. Clim. Chang.</w:t>
      </w:r>
      <w:r w:rsidRPr="00CA7BF7">
        <w:rPr>
          <w:rFonts w:ascii="Calibri" w:hAnsi="Calibri" w:cs="Calibri"/>
          <w:noProof/>
          <w:szCs w:val="24"/>
        </w:rPr>
        <w:t xml:space="preserve"> </w:t>
      </w:r>
      <w:r w:rsidRPr="00CA7BF7">
        <w:rPr>
          <w:rFonts w:ascii="Calibri" w:hAnsi="Calibri" w:cs="Calibri"/>
          <w:b/>
          <w:bCs/>
          <w:noProof/>
          <w:szCs w:val="24"/>
        </w:rPr>
        <w:t>6,</w:t>
      </w:r>
      <w:r w:rsidRPr="00CA7BF7">
        <w:rPr>
          <w:rFonts w:ascii="Calibri" w:hAnsi="Calibri" w:cs="Calibri"/>
          <w:noProof/>
          <w:szCs w:val="24"/>
        </w:rPr>
        <w:t xml:space="preserve"> 1054 (2016).</w:t>
      </w:r>
    </w:p>
    <w:p w14:paraId="072FAD1B"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11.</w:t>
      </w:r>
      <w:r w:rsidRPr="00CA7BF7">
        <w:rPr>
          <w:rFonts w:ascii="Calibri" w:hAnsi="Calibri" w:cs="Calibri"/>
          <w:noProof/>
          <w:szCs w:val="24"/>
        </w:rPr>
        <w:tab/>
        <w:t xml:space="preserve">Creutzig, F. </w:t>
      </w:r>
      <w:r w:rsidRPr="00CA7BF7">
        <w:rPr>
          <w:rFonts w:ascii="Calibri" w:hAnsi="Calibri" w:cs="Calibri"/>
          <w:i/>
          <w:iCs/>
          <w:noProof/>
          <w:szCs w:val="24"/>
        </w:rPr>
        <w:t>et al.</w:t>
      </w:r>
      <w:r w:rsidRPr="00CA7BF7">
        <w:rPr>
          <w:rFonts w:ascii="Calibri" w:hAnsi="Calibri" w:cs="Calibri"/>
          <w:noProof/>
          <w:szCs w:val="24"/>
        </w:rPr>
        <w:t xml:space="preserve"> Upscaling urban data science for global climate solutions. </w:t>
      </w:r>
      <w:r w:rsidRPr="00CA7BF7">
        <w:rPr>
          <w:rFonts w:ascii="Calibri" w:hAnsi="Calibri" w:cs="Calibri"/>
          <w:i/>
          <w:iCs/>
          <w:noProof/>
          <w:szCs w:val="24"/>
        </w:rPr>
        <w:t>Glob. Sustain.</w:t>
      </w:r>
    </w:p>
    <w:p w14:paraId="4B1098F5"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12.</w:t>
      </w:r>
      <w:r w:rsidRPr="00CA7BF7">
        <w:rPr>
          <w:rFonts w:ascii="Calibri" w:hAnsi="Calibri" w:cs="Calibri"/>
          <w:noProof/>
          <w:szCs w:val="24"/>
        </w:rPr>
        <w:tab/>
        <w:t xml:space="preserve">Creutzig, F. </w:t>
      </w:r>
      <w:r w:rsidRPr="00CA7BF7">
        <w:rPr>
          <w:rFonts w:ascii="Calibri" w:hAnsi="Calibri" w:cs="Calibri"/>
          <w:i/>
          <w:iCs/>
          <w:noProof/>
          <w:szCs w:val="24"/>
        </w:rPr>
        <w:t>et al.</w:t>
      </w:r>
      <w:r w:rsidRPr="00CA7BF7">
        <w:rPr>
          <w:rFonts w:ascii="Calibri" w:hAnsi="Calibri" w:cs="Calibri"/>
          <w:noProof/>
          <w:szCs w:val="24"/>
        </w:rPr>
        <w:t xml:space="preserve"> Towards demand-side solutions for mitigating climate change. </w:t>
      </w:r>
      <w:r w:rsidRPr="00CA7BF7">
        <w:rPr>
          <w:rFonts w:ascii="Calibri" w:hAnsi="Calibri" w:cs="Calibri"/>
          <w:i/>
          <w:iCs/>
          <w:noProof/>
          <w:szCs w:val="24"/>
        </w:rPr>
        <w:t>Nat. Clim. Chang.</w:t>
      </w:r>
      <w:r w:rsidRPr="00CA7BF7">
        <w:rPr>
          <w:rFonts w:ascii="Calibri" w:hAnsi="Calibri" w:cs="Calibri"/>
          <w:noProof/>
          <w:szCs w:val="24"/>
        </w:rPr>
        <w:t xml:space="preserve"> </w:t>
      </w:r>
      <w:r w:rsidRPr="00CA7BF7">
        <w:rPr>
          <w:rFonts w:ascii="Calibri" w:hAnsi="Calibri" w:cs="Calibri"/>
          <w:b/>
          <w:bCs/>
          <w:noProof/>
          <w:szCs w:val="24"/>
        </w:rPr>
        <w:t>8,</w:t>
      </w:r>
      <w:r w:rsidRPr="00CA7BF7">
        <w:rPr>
          <w:rFonts w:ascii="Calibri" w:hAnsi="Calibri" w:cs="Calibri"/>
          <w:noProof/>
          <w:szCs w:val="24"/>
        </w:rPr>
        <w:t xml:space="preserve"> 260–271 (2018).</w:t>
      </w:r>
    </w:p>
    <w:p w14:paraId="56C8D907"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13.</w:t>
      </w:r>
      <w:r w:rsidRPr="00CA7BF7">
        <w:rPr>
          <w:rFonts w:ascii="Calibri" w:hAnsi="Calibri" w:cs="Calibri"/>
          <w:noProof/>
          <w:szCs w:val="24"/>
        </w:rPr>
        <w:tab/>
        <w:t xml:space="preserve">Rudel, T. K. Meta-analyses of case studies: A method for studying regional and global environmental change. </w:t>
      </w:r>
      <w:r w:rsidRPr="00CA7BF7">
        <w:rPr>
          <w:rFonts w:ascii="Calibri" w:hAnsi="Calibri" w:cs="Calibri"/>
          <w:i/>
          <w:iCs/>
          <w:noProof/>
          <w:szCs w:val="24"/>
        </w:rPr>
        <w:t>Glob. Environ. Chang.</w:t>
      </w:r>
      <w:r w:rsidRPr="00CA7BF7">
        <w:rPr>
          <w:rFonts w:ascii="Calibri" w:hAnsi="Calibri" w:cs="Calibri"/>
          <w:noProof/>
          <w:szCs w:val="24"/>
        </w:rPr>
        <w:t xml:space="preserve"> </w:t>
      </w:r>
      <w:r w:rsidRPr="00CA7BF7">
        <w:rPr>
          <w:rFonts w:ascii="Calibri" w:hAnsi="Calibri" w:cs="Calibri"/>
          <w:b/>
          <w:bCs/>
          <w:noProof/>
          <w:szCs w:val="24"/>
        </w:rPr>
        <w:t>18,</w:t>
      </w:r>
      <w:r w:rsidRPr="00CA7BF7">
        <w:rPr>
          <w:rFonts w:ascii="Calibri" w:hAnsi="Calibri" w:cs="Calibri"/>
          <w:noProof/>
          <w:szCs w:val="24"/>
        </w:rPr>
        <w:t xml:space="preserve"> 18–25 (2008).</w:t>
      </w:r>
    </w:p>
    <w:p w14:paraId="723ABC34"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lastRenderedPageBreak/>
        <w:t>14.</w:t>
      </w:r>
      <w:r w:rsidRPr="00CA7BF7">
        <w:rPr>
          <w:rFonts w:ascii="Calibri" w:hAnsi="Calibri" w:cs="Calibri"/>
          <w:noProof/>
          <w:szCs w:val="24"/>
        </w:rPr>
        <w:tab/>
        <w:t xml:space="preserve">Lieberman, E. S. Nested Analysis as a Mixed-Method Strategy for Comparative Research. </w:t>
      </w:r>
      <w:r w:rsidRPr="00CA7BF7">
        <w:rPr>
          <w:rFonts w:ascii="Calibri" w:hAnsi="Calibri" w:cs="Calibri"/>
          <w:i/>
          <w:iCs/>
          <w:noProof/>
          <w:szCs w:val="24"/>
        </w:rPr>
        <w:t>Am. Polit. Sci. Rev.</w:t>
      </w:r>
      <w:r w:rsidRPr="00CA7BF7">
        <w:rPr>
          <w:rFonts w:ascii="Calibri" w:hAnsi="Calibri" w:cs="Calibri"/>
          <w:noProof/>
          <w:szCs w:val="24"/>
        </w:rPr>
        <w:t xml:space="preserve"> </w:t>
      </w:r>
      <w:r w:rsidRPr="00CA7BF7">
        <w:rPr>
          <w:rFonts w:ascii="Calibri" w:hAnsi="Calibri" w:cs="Calibri"/>
          <w:b/>
          <w:bCs/>
          <w:noProof/>
          <w:szCs w:val="24"/>
        </w:rPr>
        <w:t>99,</w:t>
      </w:r>
      <w:r w:rsidRPr="00CA7BF7">
        <w:rPr>
          <w:rFonts w:ascii="Calibri" w:hAnsi="Calibri" w:cs="Calibri"/>
          <w:noProof/>
          <w:szCs w:val="24"/>
        </w:rPr>
        <w:t xml:space="preserve"> 435–452 (2005).</w:t>
      </w:r>
    </w:p>
    <w:p w14:paraId="52530EDA"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15.</w:t>
      </w:r>
      <w:r w:rsidRPr="00CA7BF7">
        <w:rPr>
          <w:rFonts w:ascii="Calibri" w:hAnsi="Calibri" w:cs="Calibri"/>
          <w:noProof/>
          <w:szCs w:val="24"/>
        </w:rPr>
        <w:tab/>
        <w:t xml:space="preserve">Bennett, A. &amp; Elman, C. Qualitative research: Recent developments in case study methods. </w:t>
      </w:r>
      <w:r w:rsidRPr="00CA7BF7">
        <w:rPr>
          <w:rFonts w:ascii="Calibri" w:hAnsi="Calibri" w:cs="Calibri"/>
          <w:i/>
          <w:iCs/>
          <w:noProof/>
          <w:szCs w:val="24"/>
        </w:rPr>
        <w:t>Annu. Rev. Polit. Sci.</w:t>
      </w:r>
      <w:r w:rsidRPr="00CA7BF7">
        <w:rPr>
          <w:rFonts w:ascii="Calibri" w:hAnsi="Calibri" w:cs="Calibri"/>
          <w:noProof/>
          <w:szCs w:val="24"/>
        </w:rPr>
        <w:t xml:space="preserve"> </w:t>
      </w:r>
      <w:r w:rsidRPr="00CA7BF7">
        <w:rPr>
          <w:rFonts w:ascii="Calibri" w:hAnsi="Calibri" w:cs="Calibri"/>
          <w:b/>
          <w:bCs/>
          <w:noProof/>
          <w:szCs w:val="24"/>
        </w:rPr>
        <w:t>9,</w:t>
      </w:r>
      <w:r w:rsidRPr="00CA7BF7">
        <w:rPr>
          <w:rFonts w:ascii="Calibri" w:hAnsi="Calibri" w:cs="Calibri"/>
          <w:noProof/>
          <w:szCs w:val="24"/>
        </w:rPr>
        <w:t xml:space="preserve"> 455–476 (2006).</w:t>
      </w:r>
    </w:p>
    <w:p w14:paraId="576D93B1"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16.</w:t>
      </w:r>
      <w:r w:rsidRPr="00CA7BF7">
        <w:rPr>
          <w:rFonts w:ascii="Calibri" w:hAnsi="Calibri" w:cs="Calibri"/>
          <w:noProof/>
          <w:szCs w:val="24"/>
        </w:rPr>
        <w:tab/>
        <w:t xml:space="preserve">Storper, M. &amp; Scott, A. J. Current debates in urban theory: A critical assessment. </w:t>
      </w:r>
      <w:r w:rsidRPr="00CA7BF7">
        <w:rPr>
          <w:rFonts w:ascii="Calibri" w:hAnsi="Calibri" w:cs="Calibri"/>
          <w:i/>
          <w:iCs/>
          <w:noProof/>
          <w:szCs w:val="24"/>
        </w:rPr>
        <w:t>Urban Stud.</w:t>
      </w:r>
      <w:r w:rsidRPr="00CA7BF7">
        <w:rPr>
          <w:rFonts w:ascii="Calibri" w:hAnsi="Calibri" w:cs="Calibri"/>
          <w:noProof/>
          <w:szCs w:val="24"/>
        </w:rPr>
        <w:t xml:space="preserve"> </w:t>
      </w:r>
      <w:r w:rsidRPr="00CA7BF7">
        <w:rPr>
          <w:rFonts w:ascii="Calibri" w:hAnsi="Calibri" w:cs="Calibri"/>
          <w:b/>
          <w:bCs/>
          <w:noProof/>
          <w:szCs w:val="24"/>
        </w:rPr>
        <w:t>53,</w:t>
      </w:r>
      <w:r w:rsidRPr="00CA7BF7">
        <w:rPr>
          <w:rFonts w:ascii="Calibri" w:hAnsi="Calibri" w:cs="Calibri"/>
          <w:noProof/>
          <w:szCs w:val="24"/>
        </w:rPr>
        <w:t xml:space="preserve"> 1114–1136 (2016).</w:t>
      </w:r>
    </w:p>
    <w:p w14:paraId="21C7C69E"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17.</w:t>
      </w:r>
      <w:r w:rsidRPr="00CA7BF7">
        <w:rPr>
          <w:rFonts w:ascii="Calibri" w:hAnsi="Calibri" w:cs="Calibri"/>
          <w:noProof/>
          <w:szCs w:val="24"/>
        </w:rPr>
        <w:tab/>
        <w:t xml:space="preserve">Steinberg, P. F. Can We Generalize from Case Studies? </w:t>
      </w:r>
      <w:r w:rsidRPr="00CA7BF7">
        <w:rPr>
          <w:rFonts w:ascii="Calibri" w:hAnsi="Calibri" w:cs="Calibri"/>
          <w:i/>
          <w:iCs/>
          <w:noProof/>
          <w:szCs w:val="24"/>
        </w:rPr>
        <w:t>Glob. Environ. Polit.</w:t>
      </w:r>
      <w:r w:rsidRPr="00CA7BF7">
        <w:rPr>
          <w:rFonts w:ascii="Calibri" w:hAnsi="Calibri" w:cs="Calibri"/>
          <w:noProof/>
          <w:szCs w:val="24"/>
        </w:rPr>
        <w:t xml:space="preserve"> </w:t>
      </w:r>
      <w:r w:rsidRPr="00CA7BF7">
        <w:rPr>
          <w:rFonts w:ascii="Calibri" w:hAnsi="Calibri" w:cs="Calibri"/>
          <w:b/>
          <w:bCs/>
          <w:noProof/>
          <w:szCs w:val="24"/>
        </w:rPr>
        <w:t>15,</w:t>
      </w:r>
      <w:r w:rsidRPr="00CA7BF7">
        <w:rPr>
          <w:rFonts w:ascii="Calibri" w:hAnsi="Calibri" w:cs="Calibri"/>
          <w:noProof/>
          <w:szCs w:val="24"/>
        </w:rPr>
        <w:t xml:space="preserve"> 152–175 (2015).</w:t>
      </w:r>
    </w:p>
    <w:p w14:paraId="081B62A9"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18.</w:t>
      </w:r>
      <w:r w:rsidRPr="00CA7BF7">
        <w:rPr>
          <w:rFonts w:ascii="Calibri" w:hAnsi="Calibri" w:cs="Calibri"/>
          <w:noProof/>
          <w:szCs w:val="24"/>
        </w:rPr>
        <w:tab/>
        <w:t xml:space="preserve">Grubler, A. </w:t>
      </w:r>
      <w:r w:rsidRPr="00CA7BF7">
        <w:rPr>
          <w:rFonts w:ascii="Calibri" w:hAnsi="Calibri" w:cs="Calibri"/>
          <w:i/>
          <w:iCs/>
          <w:noProof/>
          <w:szCs w:val="24"/>
        </w:rPr>
        <w:t>et al.</w:t>
      </w:r>
      <w:r w:rsidRPr="00CA7BF7">
        <w:rPr>
          <w:rFonts w:ascii="Calibri" w:hAnsi="Calibri" w:cs="Calibri"/>
          <w:noProof/>
          <w:szCs w:val="24"/>
        </w:rPr>
        <w:t xml:space="preserve"> in </w:t>
      </w:r>
      <w:r w:rsidRPr="00CA7BF7">
        <w:rPr>
          <w:rFonts w:ascii="Calibri" w:hAnsi="Calibri" w:cs="Calibri"/>
          <w:i/>
          <w:iCs/>
          <w:noProof/>
          <w:szCs w:val="24"/>
        </w:rPr>
        <w:t>Global Energy Assessment - Toward a Sustainable Future</w:t>
      </w:r>
      <w:r w:rsidRPr="00CA7BF7">
        <w:rPr>
          <w:rFonts w:ascii="Calibri" w:hAnsi="Calibri" w:cs="Calibri"/>
          <w:noProof/>
          <w:szCs w:val="24"/>
        </w:rPr>
        <w:t xml:space="preserve"> 1307–1400 (Cambridge University Press, 2012).</w:t>
      </w:r>
    </w:p>
    <w:p w14:paraId="1DA496E8"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19.</w:t>
      </w:r>
      <w:r w:rsidRPr="00CA7BF7">
        <w:rPr>
          <w:rFonts w:ascii="Calibri" w:hAnsi="Calibri" w:cs="Calibri"/>
          <w:noProof/>
          <w:szCs w:val="24"/>
        </w:rPr>
        <w:tab/>
        <w:t xml:space="preserve">Berrang-Ford, L., Pearce, T. &amp; Ford, J. D. Systematic review approaches for climate change adaptation research. </w:t>
      </w:r>
      <w:r w:rsidRPr="00CA7BF7">
        <w:rPr>
          <w:rFonts w:ascii="Calibri" w:hAnsi="Calibri" w:cs="Calibri"/>
          <w:i/>
          <w:iCs/>
          <w:noProof/>
          <w:szCs w:val="24"/>
        </w:rPr>
        <w:t>Reg. Environ. Chang.</w:t>
      </w:r>
      <w:r w:rsidRPr="00CA7BF7">
        <w:rPr>
          <w:rFonts w:ascii="Calibri" w:hAnsi="Calibri" w:cs="Calibri"/>
          <w:noProof/>
          <w:szCs w:val="24"/>
        </w:rPr>
        <w:t xml:space="preserve"> (2015). doi:10.1007/s10113-014-0708-7</w:t>
      </w:r>
    </w:p>
    <w:p w14:paraId="4E3E0DE2"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20.</w:t>
      </w:r>
      <w:r w:rsidRPr="00CA7BF7">
        <w:rPr>
          <w:rFonts w:ascii="Calibri" w:hAnsi="Calibri" w:cs="Calibri"/>
          <w:noProof/>
          <w:szCs w:val="24"/>
        </w:rPr>
        <w:tab/>
        <w:t xml:space="preserve">Sorrell, S. Improving the evidence base for energy policy: The role of systematic reviews. </w:t>
      </w:r>
      <w:r w:rsidRPr="00CA7BF7">
        <w:rPr>
          <w:rFonts w:ascii="Calibri" w:hAnsi="Calibri" w:cs="Calibri"/>
          <w:i/>
          <w:iCs/>
          <w:noProof/>
          <w:szCs w:val="24"/>
        </w:rPr>
        <w:t>Energy Policy</w:t>
      </w:r>
      <w:r w:rsidRPr="00CA7BF7">
        <w:rPr>
          <w:rFonts w:ascii="Calibri" w:hAnsi="Calibri" w:cs="Calibri"/>
          <w:noProof/>
          <w:szCs w:val="24"/>
        </w:rPr>
        <w:t xml:space="preserve"> </w:t>
      </w:r>
      <w:r w:rsidRPr="00CA7BF7">
        <w:rPr>
          <w:rFonts w:ascii="Calibri" w:hAnsi="Calibri" w:cs="Calibri"/>
          <w:b/>
          <w:bCs/>
          <w:noProof/>
          <w:szCs w:val="24"/>
        </w:rPr>
        <w:t>35,</w:t>
      </w:r>
      <w:r w:rsidRPr="00CA7BF7">
        <w:rPr>
          <w:rFonts w:ascii="Calibri" w:hAnsi="Calibri" w:cs="Calibri"/>
          <w:noProof/>
          <w:szCs w:val="24"/>
        </w:rPr>
        <w:t xml:space="preserve"> 1858–1871 (2007).</w:t>
      </w:r>
    </w:p>
    <w:p w14:paraId="3DA77B82"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21.</w:t>
      </w:r>
      <w:r w:rsidRPr="00CA7BF7">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CA7BF7">
        <w:rPr>
          <w:rFonts w:ascii="Calibri" w:hAnsi="Calibri" w:cs="Calibri"/>
          <w:i/>
          <w:iCs/>
          <w:noProof/>
          <w:szCs w:val="24"/>
        </w:rPr>
        <w:t>J. Clin. Epidemiol.</w:t>
      </w:r>
      <w:r w:rsidRPr="00CA7BF7">
        <w:rPr>
          <w:rFonts w:ascii="Calibri" w:hAnsi="Calibri" w:cs="Calibri"/>
          <w:noProof/>
          <w:szCs w:val="24"/>
        </w:rPr>
        <w:t xml:space="preserve"> </w:t>
      </w:r>
      <w:r w:rsidRPr="00CA7BF7">
        <w:rPr>
          <w:rFonts w:ascii="Calibri" w:hAnsi="Calibri" w:cs="Calibri"/>
          <w:b/>
          <w:bCs/>
          <w:noProof/>
          <w:szCs w:val="24"/>
        </w:rPr>
        <w:t>73,</w:t>
      </w:r>
      <w:r w:rsidRPr="00CA7BF7">
        <w:rPr>
          <w:rFonts w:ascii="Calibri" w:hAnsi="Calibri" w:cs="Calibri"/>
          <w:noProof/>
          <w:szCs w:val="24"/>
        </w:rPr>
        <w:t xml:space="preserve"> 43–49 (2016).</w:t>
      </w:r>
    </w:p>
    <w:p w14:paraId="5D39ECFC"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22.</w:t>
      </w:r>
      <w:r w:rsidRPr="00CA7BF7">
        <w:rPr>
          <w:rFonts w:ascii="Calibri" w:hAnsi="Calibri" w:cs="Calibri"/>
          <w:noProof/>
          <w:szCs w:val="24"/>
        </w:rPr>
        <w:tab/>
        <w:t xml:space="preserve">Newig, J. &amp; Fritsch, O. </w:t>
      </w:r>
      <w:r w:rsidRPr="00CA7BF7">
        <w:rPr>
          <w:rFonts w:ascii="Calibri" w:hAnsi="Calibri" w:cs="Calibri"/>
          <w:i/>
          <w:iCs/>
          <w:noProof/>
          <w:szCs w:val="24"/>
        </w:rPr>
        <w:t>The case survey method and applications in political science</w:t>
      </w:r>
      <w:r w:rsidRPr="00CA7BF7">
        <w:rPr>
          <w:rFonts w:ascii="Calibri" w:hAnsi="Calibri" w:cs="Calibri"/>
          <w:noProof/>
          <w:szCs w:val="24"/>
        </w:rPr>
        <w:t xml:space="preserve">. </w:t>
      </w:r>
      <w:r w:rsidRPr="00CA7BF7">
        <w:rPr>
          <w:rFonts w:ascii="Calibri" w:hAnsi="Calibri" w:cs="Calibri"/>
          <w:b/>
          <w:bCs/>
          <w:noProof/>
          <w:szCs w:val="24"/>
        </w:rPr>
        <w:t>49,</w:t>
      </w:r>
      <w:r w:rsidRPr="00CA7BF7">
        <w:rPr>
          <w:rFonts w:ascii="Calibri" w:hAnsi="Calibri" w:cs="Calibri"/>
          <w:noProof/>
          <w:szCs w:val="24"/>
        </w:rPr>
        <w:t xml:space="preserve"> (2009).</w:t>
      </w:r>
    </w:p>
    <w:p w14:paraId="124579AF"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23.</w:t>
      </w:r>
      <w:r w:rsidRPr="00CA7BF7">
        <w:rPr>
          <w:rFonts w:ascii="Calibri" w:hAnsi="Calibri" w:cs="Calibri"/>
          <w:noProof/>
          <w:szCs w:val="24"/>
        </w:rPr>
        <w:tab/>
        <w:t xml:space="preserve">Nijkamp, P. &amp; Pepping, G. A Meta-analytical Evaluation of Sustainable City Initiatives. </w:t>
      </w:r>
      <w:r w:rsidRPr="00CA7BF7">
        <w:rPr>
          <w:rFonts w:ascii="Calibri" w:hAnsi="Calibri" w:cs="Calibri"/>
          <w:i/>
          <w:iCs/>
          <w:noProof/>
          <w:szCs w:val="24"/>
        </w:rPr>
        <w:t>Urban Stud.</w:t>
      </w:r>
      <w:r w:rsidRPr="00CA7BF7">
        <w:rPr>
          <w:rFonts w:ascii="Calibri" w:hAnsi="Calibri" w:cs="Calibri"/>
          <w:noProof/>
          <w:szCs w:val="24"/>
        </w:rPr>
        <w:t xml:space="preserve"> </w:t>
      </w:r>
      <w:r w:rsidRPr="00CA7BF7">
        <w:rPr>
          <w:rFonts w:ascii="Calibri" w:hAnsi="Calibri" w:cs="Calibri"/>
          <w:b/>
          <w:bCs/>
          <w:noProof/>
          <w:szCs w:val="24"/>
        </w:rPr>
        <w:t>35,</w:t>
      </w:r>
      <w:r w:rsidRPr="00CA7BF7">
        <w:rPr>
          <w:rFonts w:ascii="Calibri" w:hAnsi="Calibri" w:cs="Calibri"/>
          <w:noProof/>
          <w:szCs w:val="24"/>
        </w:rPr>
        <w:t xml:space="preserve"> 1481–1500 (1998).</w:t>
      </w:r>
    </w:p>
    <w:p w14:paraId="0E59E4E7"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24.</w:t>
      </w:r>
      <w:r w:rsidRPr="00CA7BF7">
        <w:rPr>
          <w:rFonts w:ascii="Calibri" w:hAnsi="Calibri" w:cs="Calibri"/>
          <w:noProof/>
          <w:szCs w:val="24"/>
        </w:rPr>
        <w:tab/>
        <w:t xml:space="preserve">McPhearson, T. </w:t>
      </w:r>
      <w:r w:rsidRPr="00CA7BF7">
        <w:rPr>
          <w:rFonts w:ascii="Calibri" w:hAnsi="Calibri" w:cs="Calibri"/>
          <w:i/>
          <w:iCs/>
          <w:noProof/>
          <w:szCs w:val="24"/>
        </w:rPr>
        <w:t>et al.</w:t>
      </w:r>
      <w:r w:rsidRPr="00CA7BF7">
        <w:rPr>
          <w:rFonts w:ascii="Calibri" w:hAnsi="Calibri" w:cs="Calibri"/>
          <w:noProof/>
          <w:szCs w:val="24"/>
        </w:rPr>
        <w:t xml:space="preserve"> Scientists must have a say in the future of cities. </w:t>
      </w:r>
      <w:r w:rsidRPr="00CA7BF7">
        <w:rPr>
          <w:rFonts w:ascii="Calibri" w:hAnsi="Calibri" w:cs="Calibri"/>
          <w:i/>
          <w:iCs/>
          <w:noProof/>
          <w:szCs w:val="24"/>
        </w:rPr>
        <w:t>Nature</w:t>
      </w:r>
      <w:r w:rsidRPr="00CA7BF7">
        <w:rPr>
          <w:rFonts w:ascii="Calibri" w:hAnsi="Calibri" w:cs="Calibri"/>
          <w:noProof/>
          <w:szCs w:val="24"/>
        </w:rPr>
        <w:t xml:space="preserve"> </w:t>
      </w:r>
      <w:r w:rsidRPr="00CA7BF7">
        <w:rPr>
          <w:rFonts w:ascii="Calibri" w:hAnsi="Calibri" w:cs="Calibri"/>
          <w:b/>
          <w:bCs/>
          <w:noProof/>
          <w:szCs w:val="24"/>
        </w:rPr>
        <w:t>538,</w:t>
      </w:r>
      <w:r w:rsidRPr="00CA7BF7">
        <w:rPr>
          <w:rFonts w:ascii="Calibri" w:hAnsi="Calibri" w:cs="Calibri"/>
          <w:noProof/>
          <w:szCs w:val="24"/>
        </w:rPr>
        <w:t xml:space="preserve"> 165–166 (2016).</w:t>
      </w:r>
    </w:p>
    <w:p w14:paraId="29AF197B"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25.</w:t>
      </w:r>
      <w:r w:rsidRPr="00CA7BF7">
        <w:rPr>
          <w:rFonts w:ascii="Calibri" w:hAnsi="Calibri" w:cs="Calibri"/>
          <w:noProof/>
          <w:szCs w:val="24"/>
        </w:rPr>
        <w:tab/>
        <w:t xml:space="preserve">Vogel, B. &amp; Henstra, D. Studying local climate adaptation: A heuristic research framework for </w:t>
      </w:r>
      <w:r w:rsidRPr="00CA7BF7">
        <w:rPr>
          <w:rFonts w:ascii="Calibri" w:hAnsi="Calibri" w:cs="Calibri"/>
          <w:noProof/>
          <w:szCs w:val="24"/>
        </w:rPr>
        <w:lastRenderedPageBreak/>
        <w:t xml:space="preserve">comparative policy analysis. </w:t>
      </w:r>
      <w:r w:rsidRPr="00CA7BF7">
        <w:rPr>
          <w:rFonts w:ascii="Calibri" w:hAnsi="Calibri" w:cs="Calibri"/>
          <w:i/>
          <w:iCs/>
          <w:noProof/>
          <w:szCs w:val="24"/>
        </w:rPr>
        <w:t>Glob. Environ. Chang.</w:t>
      </w:r>
      <w:r w:rsidRPr="00CA7BF7">
        <w:rPr>
          <w:rFonts w:ascii="Calibri" w:hAnsi="Calibri" w:cs="Calibri"/>
          <w:noProof/>
          <w:szCs w:val="24"/>
        </w:rPr>
        <w:t xml:space="preserve"> </w:t>
      </w:r>
      <w:r w:rsidRPr="00CA7BF7">
        <w:rPr>
          <w:rFonts w:ascii="Calibri" w:hAnsi="Calibri" w:cs="Calibri"/>
          <w:b/>
          <w:bCs/>
          <w:noProof/>
          <w:szCs w:val="24"/>
        </w:rPr>
        <w:t>31,</w:t>
      </w:r>
      <w:r w:rsidRPr="00CA7BF7">
        <w:rPr>
          <w:rFonts w:ascii="Calibri" w:hAnsi="Calibri" w:cs="Calibri"/>
          <w:noProof/>
          <w:szCs w:val="24"/>
        </w:rPr>
        <w:t xml:space="preserve"> 110–120 (2015).</w:t>
      </w:r>
    </w:p>
    <w:p w14:paraId="3D7159ED"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26.</w:t>
      </w:r>
      <w:r w:rsidRPr="00CA7BF7">
        <w:rPr>
          <w:rFonts w:ascii="Calibri" w:hAnsi="Calibri" w:cs="Calibri"/>
          <w:noProof/>
          <w:szCs w:val="24"/>
        </w:rPr>
        <w:tab/>
        <w:t xml:space="preserve">Margulies, J. D., Magliocca, N. R., Schmill, M. D. &amp; Ellis, E. C. Ambiguous geographies: Connecting case study knowledge with global change science. </w:t>
      </w:r>
      <w:r w:rsidRPr="00CA7BF7">
        <w:rPr>
          <w:rFonts w:ascii="Calibri" w:hAnsi="Calibri" w:cs="Calibri"/>
          <w:i/>
          <w:iCs/>
          <w:noProof/>
          <w:szCs w:val="24"/>
        </w:rPr>
        <w:t>Ann. Am. Assoc. Geogr.</w:t>
      </w:r>
      <w:r w:rsidRPr="00CA7BF7">
        <w:rPr>
          <w:rFonts w:ascii="Calibri" w:hAnsi="Calibri" w:cs="Calibri"/>
          <w:noProof/>
          <w:szCs w:val="24"/>
        </w:rPr>
        <w:t xml:space="preserve"> </w:t>
      </w:r>
      <w:r w:rsidRPr="00CA7BF7">
        <w:rPr>
          <w:rFonts w:ascii="Calibri" w:hAnsi="Calibri" w:cs="Calibri"/>
          <w:b/>
          <w:bCs/>
          <w:noProof/>
          <w:szCs w:val="24"/>
        </w:rPr>
        <w:t>106,</w:t>
      </w:r>
      <w:r w:rsidRPr="00CA7BF7">
        <w:rPr>
          <w:rFonts w:ascii="Calibri" w:hAnsi="Calibri" w:cs="Calibri"/>
          <w:noProof/>
          <w:szCs w:val="24"/>
        </w:rPr>
        <w:t xml:space="preserve"> 572–596 (2016).</w:t>
      </w:r>
    </w:p>
    <w:p w14:paraId="4093B58F"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27.</w:t>
      </w:r>
      <w:r w:rsidRPr="00CA7BF7">
        <w:rPr>
          <w:rFonts w:ascii="Calibri" w:hAnsi="Calibri" w:cs="Calibri"/>
          <w:noProof/>
          <w:szCs w:val="24"/>
        </w:rPr>
        <w:tab/>
        <w:t xml:space="preserve">Karen C., S. </w:t>
      </w:r>
      <w:r w:rsidRPr="00CA7BF7">
        <w:rPr>
          <w:rFonts w:ascii="Calibri" w:hAnsi="Calibri" w:cs="Calibri"/>
          <w:i/>
          <w:iCs/>
          <w:noProof/>
          <w:szCs w:val="24"/>
        </w:rPr>
        <w:t>et al.</w:t>
      </w:r>
      <w:r w:rsidRPr="00CA7BF7">
        <w:rPr>
          <w:rFonts w:ascii="Calibri" w:hAnsi="Calibri" w:cs="Calibri"/>
          <w:noProof/>
          <w:szCs w:val="24"/>
        </w:rPr>
        <w:t xml:space="preserve"> in </w:t>
      </w:r>
      <w:r w:rsidRPr="00CA7BF7">
        <w:rPr>
          <w:rFonts w:ascii="Calibri" w:hAnsi="Calibri" w:cs="Calibri"/>
          <w:i/>
          <w:iCs/>
          <w:noProof/>
          <w:szCs w:val="24"/>
        </w:rPr>
        <w:t>Climate Change 2014: Mitigation of Climate Change. Contribution of Working Group III to the Fifth Assessment Report of the Intergovernmental Panel on Climate Change</w:t>
      </w:r>
      <w:r w:rsidRPr="00CA7BF7">
        <w:rPr>
          <w:rFonts w:ascii="Calibri" w:hAnsi="Calibri" w:cs="Calibri"/>
          <w:noProof/>
          <w:szCs w:val="24"/>
        </w:rPr>
        <w:t xml:space="preserve"> 923–1000 (Cambridge University Press, 2014). doi:10.1017/CBO9781107415416.018</w:t>
      </w:r>
    </w:p>
    <w:p w14:paraId="7DA90E54"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szCs w:val="24"/>
        </w:rPr>
      </w:pPr>
      <w:r w:rsidRPr="00CA7BF7">
        <w:rPr>
          <w:rFonts w:ascii="Calibri" w:hAnsi="Calibri" w:cs="Calibri"/>
          <w:noProof/>
          <w:szCs w:val="24"/>
        </w:rPr>
        <w:t>28.</w:t>
      </w:r>
      <w:r w:rsidRPr="00CA7BF7">
        <w:rPr>
          <w:rFonts w:ascii="Calibri" w:hAnsi="Calibri" w:cs="Calibri"/>
          <w:noProof/>
          <w:szCs w:val="24"/>
        </w:rPr>
        <w:tab/>
        <w:t xml:space="preserve">Pedregosa, F. </w:t>
      </w:r>
      <w:r w:rsidRPr="00CA7BF7">
        <w:rPr>
          <w:rFonts w:ascii="Calibri" w:hAnsi="Calibri" w:cs="Calibri"/>
          <w:i/>
          <w:iCs/>
          <w:noProof/>
          <w:szCs w:val="24"/>
        </w:rPr>
        <w:t>et al.</w:t>
      </w:r>
      <w:r w:rsidRPr="00CA7BF7">
        <w:rPr>
          <w:rFonts w:ascii="Calibri" w:hAnsi="Calibri" w:cs="Calibri"/>
          <w:noProof/>
          <w:szCs w:val="24"/>
        </w:rPr>
        <w:t xml:space="preserve"> Scikit-learn: Machine Learning in Python. </w:t>
      </w:r>
      <w:r w:rsidRPr="00CA7BF7">
        <w:rPr>
          <w:rFonts w:ascii="Calibri" w:hAnsi="Calibri" w:cs="Calibri"/>
          <w:i/>
          <w:iCs/>
          <w:noProof/>
          <w:szCs w:val="24"/>
        </w:rPr>
        <w:t>J. Mach. Learn. Res.</w:t>
      </w:r>
      <w:r w:rsidRPr="00CA7BF7">
        <w:rPr>
          <w:rFonts w:ascii="Calibri" w:hAnsi="Calibri" w:cs="Calibri"/>
          <w:noProof/>
          <w:szCs w:val="24"/>
        </w:rPr>
        <w:t xml:space="preserve"> </w:t>
      </w:r>
      <w:r w:rsidRPr="00CA7BF7">
        <w:rPr>
          <w:rFonts w:ascii="Calibri" w:hAnsi="Calibri" w:cs="Calibri"/>
          <w:b/>
          <w:bCs/>
          <w:noProof/>
          <w:szCs w:val="24"/>
        </w:rPr>
        <w:t>12,</w:t>
      </w:r>
      <w:r w:rsidRPr="00CA7BF7">
        <w:rPr>
          <w:rFonts w:ascii="Calibri" w:hAnsi="Calibri" w:cs="Calibri"/>
          <w:noProof/>
          <w:szCs w:val="24"/>
        </w:rPr>
        <w:t xml:space="preserve"> 2825–2830 (2011).</w:t>
      </w:r>
    </w:p>
    <w:p w14:paraId="5997B57C" w14:textId="77777777" w:rsidR="00CA7BF7" w:rsidRPr="00CA7BF7" w:rsidRDefault="00CA7BF7" w:rsidP="00CA7BF7">
      <w:pPr>
        <w:widowControl w:val="0"/>
        <w:autoSpaceDE w:val="0"/>
        <w:autoSpaceDN w:val="0"/>
        <w:adjustRightInd w:val="0"/>
        <w:spacing w:line="480" w:lineRule="auto"/>
        <w:ind w:left="640" w:hanging="640"/>
        <w:rPr>
          <w:rFonts w:ascii="Calibri" w:hAnsi="Calibri" w:cs="Calibri"/>
          <w:noProof/>
        </w:rPr>
      </w:pPr>
      <w:r w:rsidRPr="00CA7BF7">
        <w:rPr>
          <w:rFonts w:ascii="Calibri" w:hAnsi="Calibri" w:cs="Calibri"/>
          <w:noProof/>
          <w:szCs w:val="24"/>
        </w:rPr>
        <w:t>29.</w:t>
      </w:r>
      <w:r w:rsidRPr="00CA7BF7">
        <w:rPr>
          <w:rFonts w:ascii="Calibri" w:hAnsi="Calibri" w:cs="Calibri"/>
          <w:noProof/>
          <w:szCs w:val="24"/>
        </w:rPr>
        <w:tab/>
        <w:t xml:space="preserve">Lee, D. D. &amp; Seung, H. S. Learning the parts of objects by non-negative matrix factorization. </w:t>
      </w:r>
      <w:r w:rsidRPr="00CA7BF7">
        <w:rPr>
          <w:rFonts w:ascii="Calibri" w:hAnsi="Calibri" w:cs="Calibri"/>
          <w:i/>
          <w:iCs/>
          <w:noProof/>
          <w:szCs w:val="24"/>
        </w:rPr>
        <w:t>Nature</w:t>
      </w:r>
      <w:r w:rsidRPr="00CA7BF7">
        <w:rPr>
          <w:rFonts w:ascii="Calibri" w:hAnsi="Calibri" w:cs="Calibri"/>
          <w:noProof/>
          <w:szCs w:val="24"/>
        </w:rPr>
        <w:t xml:space="preserve"> </w:t>
      </w:r>
      <w:r w:rsidRPr="00CA7BF7">
        <w:rPr>
          <w:rFonts w:ascii="Calibri" w:hAnsi="Calibri" w:cs="Calibri"/>
          <w:b/>
          <w:bCs/>
          <w:noProof/>
          <w:szCs w:val="24"/>
        </w:rPr>
        <w:t>401,</w:t>
      </w:r>
      <w:r w:rsidRPr="00CA7BF7">
        <w:rPr>
          <w:rFonts w:ascii="Calibri" w:hAnsi="Calibri" w:cs="Calibri"/>
          <w:noProof/>
          <w:szCs w:val="24"/>
        </w:rPr>
        <w:t xml:space="preserve"> 788–91 (1999).</w:t>
      </w:r>
    </w:p>
    <w:p w14:paraId="7FC11472" w14:textId="58D3354E" w:rsidR="00692B62" w:rsidRDefault="0024728A" w:rsidP="00FA5F0D">
      <w:pPr>
        <w:spacing w:line="480" w:lineRule="auto"/>
        <w:rPr>
          <w:rFonts w:ascii="Calibri" w:eastAsia="Calibri" w:hAnsi="Calibri" w:cs="Calibri"/>
        </w:rPr>
      </w:pPr>
      <w:r>
        <w:rPr>
          <w:rFonts w:ascii="Calibri" w:eastAsia="Calibri" w:hAnsi="Calibri" w:cs="Calibri"/>
        </w:rPr>
        <w:fldChar w:fldCharType="end"/>
      </w:r>
    </w:p>
    <w:p w14:paraId="39B0C75B" w14:textId="77777777" w:rsidR="00692B62" w:rsidRDefault="00692B62" w:rsidP="00FA5F0D">
      <w:pPr>
        <w:spacing w:line="480" w:lineRule="auto"/>
        <w:rPr>
          <w:rFonts w:ascii="Calibri" w:eastAsia="Calibri" w:hAnsi="Calibri" w:cs="Calibri"/>
        </w:rPr>
      </w:pPr>
      <w:r>
        <w:rPr>
          <w:rFonts w:ascii="Calibri" w:eastAsia="Calibri" w:hAnsi="Calibri" w:cs="Calibri"/>
        </w:rPr>
        <w:br w:type="page"/>
      </w:r>
    </w:p>
    <w:p w14:paraId="38A28612" w14:textId="77777777" w:rsidR="00BC536B" w:rsidRDefault="00BC536B" w:rsidP="00BC536B">
      <w:pPr>
        <w:pStyle w:val="Heading1"/>
        <w:spacing w:line="480" w:lineRule="auto"/>
        <w:rPr>
          <w:rFonts w:eastAsia="Calibri"/>
        </w:rPr>
        <w:sectPr w:rsidR="00BC536B">
          <w:pgSz w:w="11906" w:h="16838"/>
          <w:pgMar w:top="1417" w:right="1417" w:bottom="1134" w:left="1417" w:header="708" w:footer="708" w:gutter="0"/>
          <w:cols w:space="708"/>
          <w:docGrid w:linePitch="360"/>
        </w:sectPr>
      </w:pPr>
    </w:p>
    <w:p w14:paraId="140AFABD" w14:textId="18F2E0B0" w:rsidR="00145983" w:rsidRPr="00BC536B" w:rsidRDefault="002E609E" w:rsidP="00BC536B">
      <w:pPr>
        <w:pStyle w:val="Heading1"/>
        <w:spacing w:line="480" w:lineRule="auto"/>
        <w:rPr>
          <w:rFonts w:eastAsia="Calibri"/>
        </w:rPr>
      </w:pPr>
      <w:r w:rsidRPr="00BC536B">
        <w:rPr>
          <w:rFonts w:eastAsia="Calibri"/>
        </w:rPr>
        <w:lastRenderedPageBreak/>
        <w:t>Supplementary information</w:t>
      </w:r>
    </w:p>
    <w:p w14:paraId="4D765FFF" w14:textId="7C0FF535" w:rsidR="009A5C3F" w:rsidRDefault="005379F1" w:rsidP="005379F1">
      <w:pPr>
        <w:pStyle w:val="Heading2"/>
        <w:rPr>
          <w:rFonts w:eastAsia="Calibri"/>
        </w:rPr>
      </w:pPr>
      <w:r>
        <w:rPr>
          <w:rFonts w:eastAsia="Calibri"/>
        </w:rPr>
        <w:t>Additional Figures and Tables</w:t>
      </w:r>
    </w:p>
    <w:p w14:paraId="0B3EDB4F" w14:textId="77777777" w:rsidR="005379F1" w:rsidRPr="005379F1" w:rsidRDefault="005379F1" w:rsidP="005379F1"/>
    <w:p w14:paraId="1E304780" w14:textId="77777777" w:rsidR="00F372B6" w:rsidRDefault="00F372B6" w:rsidP="00BC536B">
      <w:pPr>
        <w:keepNext/>
        <w:spacing w:line="480" w:lineRule="auto"/>
      </w:pPr>
      <w:r>
        <w:rPr>
          <w:rFonts w:ascii="Calibri" w:eastAsia="Calibri" w:hAnsi="Calibri" w:cs="Calibri"/>
          <w:b/>
          <w:noProof/>
        </w:rPr>
        <w:drawing>
          <wp:inline distT="0" distB="0" distL="0" distR="0" wp14:anchorId="1026E4A1" wp14:editId="2C852A78">
            <wp:extent cx="5760720" cy="2204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_Fig_total_po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204720"/>
                    </a:xfrm>
                    <a:prstGeom prst="rect">
                      <a:avLst/>
                    </a:prstGeom>
                  </pic:spPr>
                </pic:pic>
              </a:graphicData>
            </a:graphic>
          </wp:inline>
        </w:drawing>
      </w:r>
    </w:p>
    <w:p w14:paraId="4FAA2CE5" w14:textId="71F4E7A1" w:rsidR="00F372B6" w:rsidRPr="00F372B6" w:rsidRDefault="00F372B6" w:rsidP="00BC536B">
      <w:pPr>
        <w:pStyle w:val="Caption"/>
        <w:spacing w:line="480" w:lineRule="auto"/>
        <w:rPr>
          <w:rFonts w:ascii="Calibri" w:eastAsia="Calibri" w:hAnsi="Calibri" w:cs="Calibri"/>
          <w:b/>
        </w:rPr>
      </w:pPr>
      <w:bookmarkStart w:id="506" w:name="_Ref512599852"/>
      <w:r w:rsidRPr="00F372B6">
        <w:rPr>
          <w:b/>
        </w:rPr>
        <w:t xml:space="preserve">Figure </w:t>
      </w:r>
      <w:r w:rsidR="00BC536B">
        <w:rPr>
          <w:b/>
        </w:rPr>
        <w:fldChar w:fldCharType="begin"/>
      </w:r>
      <w:r w:rsidR="00BC536B">
        <w:rPr>
          <w:b/>
        </w:rPr>
        <w:instrText xml:space="preserve"> SEQ Figure \r 1 \* ARABIC </w:instrText>
      </w:r>
      <w:r w:rsidR="00BC536B">
        <w:rPr>
          <w:b/>
        </w:rPr>
        <w:fldChar w:fldCharType="separate"/>
      </w:r>
      <w:r w:rsidR="001470AD">
        <w:rPr>
          <w:b/>
          <w:noProof/>
        </w:rPr>
        <w:t>1</w:t>
      </w:r>
      <w:r w:rsidR="00BC536B">
        <w:rPr>
          <w:b/>
        </w:rPr>
        <w:fldChar w:fldCharType="end"/>
      </w:r>
      <w:bookmarkEnd w:id="506"/>
      <w:r w:rsidRPr="00F372B6">
        <w:rPr>
          <w:b/>
        </w:rPr>
        <w:t>: Total urban population (in 2015) by region and city</w:t>
      </w:r>
      <w:r w:rsidRPr="00F372B6">
        <w:rPr>
          <w:b/>
          <w:noProof/>
        </w:rPr>
        <w:t xml:space="preserve"> size</w:t>
      </w:r>
    </w:p>
    <w:p w14:paraId="09CD76D2" w14:textId="77777777" w:rsidR="00F372B6" w:rsidRDefault="00F372B6" w:rsidP="00BC536B">
      <w:pPr>
        <w:spacing w:line="480" w:lineRule="auto"/>
        <w:rPr>
          <w:rFonts w:ascii="Calibri" w:eastAsia="Calibri" w:hAnsi="Calibri" w:cs="Calibri"/>
          <w:b/>
        </w:rPr>
      </w:pPr>
    </w:p>
    <w:p w14:paraId="04D697CE" w14:textId="2710D81D" w:rsidR="00D741A9" w:rsidRDefault="00826974" w:rsidP="00BC536B">
      <w:pPr>
        <w:keepNext/>
        <w:spacing w:line="480" w:lineRule="auto"/>
      </w:pPr>
      <w:r>
        <w:rPr>
          <w:noProof/>
        </w:rPr>
        <w:drawing>
          <wp:inline distT="0" distB="0" distL="0" distR="0" wp14:anchorId="4C3F8CB4" wp14:editId="639A7F2E">
            <wp:extent cx="5760720" cy="186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_Fig_pop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867535"/>
                    </a:xfrm>
                    <a:prstGeom prst="rect">
                      <a:avLst/>
                    </a:prstGeom>
                  </pic:spPr>
                </pic:pic>
              </a:graphicData>
            </a:graphic>
          </wp:inline>
        </w:drawing>
      </w:r>
    </w:p>
    <w:p w14:paraId="69B8BA96" w14:textId="4D05F5FE" w:rsidR="009A5C3F" w:rsidRPr="0003586C" w:rsidRDefault="00D741A9" w:rsidP="00BC536B">
      <w:pPr>
        <w:pStyle w:val="Caption"/>
        <w:spacing w:line="480" w:lineRule="auto"/>
        <w:rPr>
          <w:rFonts w:ascii="Calibri" w:eastAsia="Calibri" w:hAnsi="Calibri" w:cs="Calibri"/>
          <w:b/>
        </w:rPr>
      </w:pPr>
      <w:bookmarkStart w:id="507" w:name="_Ref512591308"/>
      <w:r w:rsidRPr="0003586C">
        <w:rPr>
          <w:b/>
        </w:rPr>
        <w:t xml:space="preserve">Figure </w:t>
      </w:r>
      <w:r w:rsidR="00BC536B">
        <w:rPr>
          <w:b/>
        </w:rPr>
        <w:fldChar w:fldCharType="begin"/>
      </w:r>
      <w:r w:rsidR="00BC536B">
        <w:rPr>
          <w:b/>
        </w:rPr>
        <w:instrText xml:space="preserve"> SEQ Figure \* ARABIC </w:instrText>
      </w:r>
      <w:r w:rsidR="00BC536B">
        <w:rPr>
          <w:b/>
        </w:rPr>
        <w:fldChar w:fldCharType="separate"/>
      </w:r>
      <w:r w:rsidR="001470AD">
        <w:rPr>
          <w:b/>
          <w:noProof/>
        </w:rPr>
        <w:t>2</w:t>
      </w:r>
      <w:r w:rsidR="00BC536B">
        <w:rPr>
          <w:b/>
        </w:rPr>
        <w:fldChar w:fldCharType="end"/>
      </w:r>
      <w:bookmarkEnd w:id="507"/>
      <w:r w:rsidRPr="0003586C">
        <w:rPr>
          <w:b/>
        </w:rPr>
        <w:t>: Projected population growth rate by region and city size</w:t>
      </w:r>
      <w:r w:rsidRPr="0003586C">
        <w:rPr>
          <w:b/>
          <w:noProof/>
        </w:rPr>
        <w:t>, 2015-2030</w:t>
      </w:r>
    </w:p>
    <w:p w14:paraId="0441D418" w14:textId="77777777" w:rsidR="002E609E" w:rsidRDefault="002E609E" w:rsidP="00BC536B">
      <w:pPr>
        <w:spacing w:line="480" w:lineRule="auto"/>
        <w:rPr>
          <w:rFonts w:ascii="Calibri" w:eastAsia="Calibri" w:hAnsi="Calibri" w:cs="Calibri"/>
        </w:rPr>
      </w:pPr>
    </w:p>
    <w:p w14:paraId="6F62733D" w14:textId="783F6E74" w:rsidR="00804521" w:rsidRDefault="00826974" w:rsidP="00BC536B">
      <w:pPr>
        <w:keepNext/>
        <w:spacing w:line="480" w:lineRule="auto"/>
      </w:pPr>
      <w:r>
        <w:rPr>
          <w:noProof/>
        </w:rPr>
        <w:lastRenderedPageBreak/>
        <w:drawing>
          <wp:inline distT="0" distB="0" distL="0" distR="0" wp14:anchorId="347D49BC" wp14:editId="370B9DC8">
            <wp:extent cx="576072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_Fig_cita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15B51C8C" w14:textId="0DE921E3" w:rsidR="00C75ABE" w:rsidRDefault="00804521" w:rsidP="00BC536B">
      <w:pPr>
        <w:pStyle w:val="Caption"/>
        <w:spacing w:line="480" w:lineRule="auto"/>
      </w:pPr>
      <w:bookmarkStart w:id="508" w:name="_Ref512426515"/>
      <w:bookmarkStart w:id="509" w:name="_Ref512426509"/>
      <w:r w:rsidRPr="0003586C">
        <w:rPr>
          <w:b/>
        </w:rPr>
        <w:t xml:space="preserve">Figure </w:t>
      </w:r>
      <w:r w:rsidR="00BC536B">
        <w:rPr>
          <w:b/>
        </w:rPr>
        <w:fldChar w:fldCharType="begin"/>
      </w:r>
      <w:r w:rsidR="00BC536B">
        <w:rPr>
          <w:b/>
        </w:rPr>
        <w:instrText xml:space="preserve"> SEQ Figure \* ARABIC </w:instrText>
      </w:r>
      <w:r w:rsidR="00BC536B">
        <w:rPr>
          <w:b/>
        </w:rPr>
        <w:fldChar w:fldCharType="separate"/>
      </w:r>
      <w:r w:rsidR="001470AD">
        <w:rPr>
          <w:b/>
          <w:noProof/>
        </w:rPr>
        <w:t>3</w:t>
      </w:r>
      <w:r w:rsidR="00BC536B">
        <w:rPr>
          <w:b/>
        </w:rPr>
        <w:fldChar w:fldCharType="end"/>
      </w:r>
      <w:bookmarkEnd w:id="508"/>
      <w:r w:rsidRPr="0003586C">
        <w:rPr>
          <w:b/>
        </w:rPr>
        <w:t>: Average citations of urban case studies by region and city size</w:t>
      </w:r>
      <w:bookmarkEnd w:id="509"/>
      <w:r w:rsidR="007C390D">
        <w:rPr>
          <w:b/>
        </w:rPr>
        <w:t xml:space="preserve">. </w:t>
      </w:r>
      <w:r w:rsidR="007C390D" w:rsidRPr="007C390D">
        <w:t>Citations are divided equally among cities in double-counted articles.</w:t>
      </w:r>
    </w:p>
    <w:p w14:paraId="7612D9D8" w14:textId="77777777" w:rsidR="007C390D" w:rsidRPr="007C390D" w:rsidRDefault="007C390D" w:rsidP="00BC536B">
      <w:pPr>
        <w:spacing w:line="480" w:lineRule="auto"/>
      </w:pPr>
    </w:p>
    <w:p w14:paraId="5B866C46" w14:textId="77777777" w:rsidR="007C390D" w:rsidRDefault="007C390D" w:rsidP="00BC536B">
      <w:pPr>
        <w:keepNext/>
        <w:spacing w:line="480" w:lineRule="auto"/>
      </w:pPr>
      <w:r>
        <w:rPr>
          <w:noProof/>
        </w:rPr>
        <w:drawing>
          <wp:inline distT="0" distB="0" distL="0" distR="0" wp14:anchorId="18F901C6" wp14:editId="23C5CB3E">
            <wp:extent cx="5760720" cy="1868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_Fig_study_distrib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4EF49B5C" w14:textId="238173B4" w:rsidR="007C390D" w:rsidRDefault="007C390D" w:rsidP="00BC536B">
      <w:pPr>
        <w:pStyle w:val="Caption"/>
        <w:spacing w:line="480" w:lineRule="auto"/>
        <w:rPr>
          <w:rFonts w:ascii="Calibri" w:eastAsia="Calibri" w:hAnsi="Calibri" w:cs="Calibri"/>
        </w:rPr>
      </w:pPr>
      <w:bookmarkStart w:id="510" w:name="_Ref512593174"/>
      <w:r w:rsidRPr="0003586C">
        <w:rPr>
          <w:b/>
        </w:rPr>
        <w:t xml:space="preserve">Figure </w:t>
      </w:r>
      <w:r w:rsidR="00BC536B">
        <w:rPr>
          <w:b/>
        </w:rPr>
        <w:fldChar w:fldCharType="begin"/>
      </w:r>
      <w:r w:rsidR="00BC536B">
        <w:rPr>
          <w:b/>
        </w:rPr>
        <w:instrText xml:space="preserve"> SEQ Figure \* ARABIC </w:instrText>
      </w:r>
      <w:r w:rsidR="00BC536B">
        <w:rPr>
          <w:b/>
        </w:rPr>
        <w:fldChar w:fldCharType="separate"/>
      </w:r>
      <w:r w:rsidR="001470AD">
        <w:rPr>
          <w:b/>
          <w:noProof/>
        </w:rPr>
        <w:t>4</w:t>
      </w:r>
      <w:r w:rsidR="00BC536B">
        <w:rPr>
          <w:b/>
        </w:rPr>
        <w:fldChar w:fldCharType="end"/>
      </w:r>
      <w:bookmarkEnd w:id="510"/>
      <w:r w:rsidRPr="0003586C">
        <w:rPr>
          <w:b/>
        </w:rPr>
        <w:t>: The global distribution of urban case studies versus population</w:t>
      </w:r>
      <w:r>
        <w:t>. To normalise, where the numerator (% of global population in a region &amp; city size) exceeds the denominator (% of case studies in a region &amp; city size), we subtract the fraction from 2.</w:t>
      </w:r>
    </w:p>
    <w:p w14:paraId="5A17F489" w14:textId="77777777" w:rsidR="007179F3" w:rsidRDefault="007179F3" w:rsidP="007179F3">
      <w:pPr>
        <w:keepNext/>
        <w:spacing w:line="480" w:lineRule="auto"/>
      </w:pPr>
      <w:r>
        <w:rPr>
          <w:rFonts w:ascii="Calibri" w:eastAsia="Calibri" w:hAnsi="Calibri" w:cs="Calibri"/>
          <w:noProof/>
        </w:rPr>
        <w:lastRenderedPageBreak/>
        <w:drawing>
          <wp:inline distT="0" distB="0" distL="0" distR="0" wp14:anchorId="654364D2" wp14:editId="657FBE8E">
            <wp:extent cx="3432450" cy="3167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_comparativ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303" cy="3181850"/>
                    </a:xfrm>
                    <a:prstGeom prst="rect">
                      <a:avLst/>
                    </a:prstGeom>
                  </pic:spPr>
                </pic:pic>
              </a:graphicData>
            </a:graphic>
          </wp:inline>
        </w:drawing>
      </w:r>
    </w:p>
    <w:p w14:paraId="640D174A" w14:textId="77777777" w:rsidR="007179F3" w:rsidRDefault="007179F3" w:rsidP="007179F3">
      <w:pPr>
        <w:pStyle w:val="Caption"/>
        <w:spacing w:line="480" w:lineRule="auto"/>
      </w:pPr>
      <w:bookmarkStart w:id="511" w:name="_Ref515031775"/>
      <w:r w:rsidRPr="00711765">
        <w:rPr>
          <w:b/>
        </w:rPr>
        <w:t xml:space="preserve">Figure </w:t>
      </w:r>
      <w:r>
        <w:rPr>
          <w:b/>
        </w:rPr>
        <w:fldChar w:fldCharType="begin"/>
      </w:r>
      <w:r>
        <w:rPr>
          <w:b/>
        </w:rPr>
        <w:instrText xml:space="preserve"> SEQ Figure \* ARABIC </w:instrText>
      </w:r>
      <w:r>
        <w:rPr>
          <w:b/>
        </w:rPr>
        <w:fldChar w:fldCharType="separate"/>
      </w:r>
      <w:r w:rsidR="001470AD">
        <w:rPr>
          <w:b/>
          <w:noProof/>
        </w:rPr>
        <w:t>5</w:t>
      </w:r>
      <w:r>
        <w:rPr>
          <w:b/>
        </w:rPr>
        <w:fldChar w:fldCharType="end"/>
      </w:r>
      <w:bookmarkEnd w:id="511"/>
      <w:r w:rsidRPr="00711765">
        <w:rPr>
          <w:b/>
        </w:rPr>
        <w:t xml:space="preserve">: </w:t>
      </w:r>
      <w:r>
        <w:rPr>
          <w:b/>
        </w:rPr>
        <w:t xml:space="preserve">Inter and intra-regional comparative </w:t>
      </w:r>
      <w:r w:rsidRPr="00711765">
        <w:rPr>
          <w:b/>
        </w:rPr>
        <w:t xml:space="preserve">research </w:t>
      </w:r>
      <w:r>
        <w:rPr>
          <w:b/>
        </w:rPr>
        <w:t xml:space="preserve">on </w:t>
      </w:r>
      <w:r w:rsidRPr="00711765">
        <w:rPr>
          <w:b/>
        </w:rPr>
        <w:t>urban climate mitigation.</w:t>
      </w:r>
      <w:r>
        <w:t xml:space="preserve"> Each link in the chord diagram is based on the pairwise coupling of two cities within a document. Documents where more than one city is mentioned in the abstract are used, totalling 699 studies. The proportion of regional couplings that pair with other regions (i.e. inter-regional urban comparisons) are indicated as percentages.</w:t>
      </w:r>
    </w:p>
    <w:p w14:paraId="423C2DED" w14:textId="77777777" w:rsidR="007179F3" w:rsidRPr="007179F3" w:rsidRDefault="007179F3" w:rsidP="007179F3"/>
    <w:tbl>
      <w:tblPr>
        <w:tblW w:w="9940" w:type="dxa"/>
        <w:tblLook w:val="04A0" w:firstRow="1" w:lastRow="0" w:firstColumn="1" w:lastColumn="0" w:noHBand="0" w:noVBand="1"/>
      </w:tblPr>
      <w:tblGrid>
        <w:gridCol w:w="840"/>
        <w:gridCol w:w="2380"/>
        <w:gridCol w:w="5144"/>
        <w:gridCol w:w="1576"/>
      </w:tblGrid>
      <w:tr w:rsidR="00E77AAE" w:rsidRPr="00E77AAE" w14:paraId="62D47296" w14:textId="77777777" w:rsidTr="00092586">
        <w:trPr>
          <w:trHeight w:val="300"/>
        </w:trPr>
        <w:tc>
          <w:tcPr>
            <w:tcW w:w="840" w:type="dxa"/>
            <w:tcBorders>
              <w:top w:val="single" w:sz="4" w:space="0" w:color="auto"/>
              <w:left w:val="nil"/>
              <w:bottom w:val="single" w:sz="4" w:space="0" w:color="auto"/>
              <w:right w:val="nil"/>
            </w:tcBorders>
            <w:shd w:val="clear" w:color="auto" w:fill="auto"/>
            <w:noWrap/>
            <w:hideMark/>
          </w:tcPr>
          <w:p w14:paraId="7192FD71" w14:textId="2111A43C" w:rsidR="00E77AAE" w:rsidRPr="00E77AAE" w:rsidRDefault="00E77AAE" w:rsidP="00092586">
            <w:pPr>
              <w:spacing w:after="0" w:line="276" w:lineRule="auto"/>
              <w:rPr>
                <w:rFonts w:ascii="Calibri" w:eastAsia="Times New Roman" w:hAnsi="Calibri" w:cs="Calibri"/>
                <w:b/>
                <w:color w:val="000000"/>
              </w:rPr>
            </w:pPr>
            <w:bookmarkStart w:id="512" w:name="RANGE!A1:D18"/>
            <w:r w:rsidRPr="00E77AAE">
              <w:rPr>
                <w:rFonts w:ascii="Calibri" w:eastAsia="Times New Roman" w:hAnsi="Calibri" w:cs="Calibri"/>
                <w:b/>
                <w:color w:val="000000"/>
              </w:rPr>
              <w:t>ID</w:t>
            </w:r>
            <w:bookmarkEnd w:id="512"/>
          </w:p>
        </w:tc>
        <w:tc>
          <w:tcPr>
            <w:tcW w:w="2380" w:type="dxa"/>
            <w:tcBorders>
              <w:top w:val="single" w:sz="4" w:space="0" w:color="auto"/>
              <w:left w:val="nil"/>
              <w:bottom w:val="single" w:sz="4" w:space="0" w:color="auto"/>
              <w:right w:val="nil"/>
            </w:tcBorders>
            <w:shd w:val="clear" w:color="auto" w:fill="auto"/>
            <w:noWrap/>
            <w:hideMark/>
          </w:tcPr>
          <w:p w14:paraId="2F11BB68" w14:textId="77777777" w:rsidR="00E77AAE" w:rsidRPr="00E77AAE" w:rsidRDefault="00E77AAE" w:rsidP="00092586">
            <w:pPr>
              <w:spacing w:after="0" w:line="276" w:lineRule="auto"/>
              <w:rPr>
                <w:rFonts w:ascii="Calibri" w:eastAsia="Times New Roman" w:hAnsi="Calibri" w:cs="Calibri"/>
                <w:b/>
                <w:color w:val="000000"/>
              </w:rPr>
            </w:pPr>
            <w:r w:rsidRPr="00E77AAE">
              <w:rPr>
                <w:rFonts w:ascii="Calibri" w:eastAsia="Times New Roman" w:hAnsi="Calibri" w:cs="Calibri"/>
                <w:b/>
                <w:color w:val="000000"/>
              </w:rPr>
              <w:t>Topic Name</w:t>
            </w:r>
          </w:p>
        </w:tc>
        <w:tc>
          <w:tcPr>
            <w:tcW w:w="5144" w:type="dxa"/>
            <w:tcBorders>
              <w:top w:val="single" w:sz="4" w:space="0" w:color="auto"/>
              <w:left w:val="nil"/>
              <w:bottom w:val="single" w:sz="4" w:space="0" w:color="auto"/>
              <w:right w:val="nil"/>
            </w:tcBorders>
            <w:shd w:val="clear" w:color="auto" w:fill="auto"/>
            <w:noWrap/>
            <w:hideMark/>
          </w:tcPr>
          <w:p w14:paraId="564F5939" w14:textId="77777777" w:rsidR="00E77AAE" w:rsidRPr="00E77AAE" w:rsidRDefault="00E77AAE" w:rsidP="00092586">
            <w:pPr>
              <w:spacing w:after="0" w:line="276" w:lineRule="auto"/>
              <w:rPr>
                <w:rFonts w:ascii="Calibri" w:eastAsia="Times New Roman" w:hAnsi="Calibri" w:cs="Calibri"/>
                <w:b/>
                <w:color w:val="000000"/>
              </w:rPr>
            </w:pPr>
            <w:r w:rsidRPr="00E77AAE">
              <w:rPr>
                <w:rFonts w:ascii="Calibri" w:eastAsia="Times New Roman" w:hAnsi="Calibri" w:cs="Calibri"/>
                <w:b/>
                <w:color w:val="000000"/>
              </w:rPr>
              <w:t>Stemmed Keywords</w:t>
            </w:r>
          </w:p>
        </w:tc>
        <w:tc>
          <w:tcPr>
            <w:tcW w:w="1576" w:type="dxa"/>
            <w:tcBorders>
              <w:top w:val="single" w:sz="4" w:space="0" w:color="auto"/>
              <w:left w:val="nil"/>
              <w:bottom w:val="single" w:sz="4" w:space="0" w:color="auto"/>
              <w:right w:val="nil"/>
            </w:tcBorders>
            <w:shd w:val="clear" w:color="auto" w:fill="auto"/>
            <w:noWrap/>
            <w:hideMark/>
          </w:tcPr>
          <w:p w14:paraId="3D1ED4BF" w14:textId="77777777" w:rsidR="00E77AAE" w:rsidRPr="00E77AAE" w:rsidRDefault="00E77AAE" w:rsidP="00092586">
            <w:pPr>
              <w:spacing w:after="0" w:line="276" w:lineRule="auto"/>
              <w:jc w:val="right"/>
              <w:rPr>
                <w:rFonts w:ascii="Calibri" w:eastAsia="Times New Roman" w:hAnsi="Calibri" w:cs="Calibri"/>
                <w:b/>
                <w:color w:val="000000"/>
              </w:rPr>
            </w:pPr>
            <w:r w:rsidRPr="00E77AAE">
              <w:rPr>
                <w:rFonts w:ascii="Calibri" w:eastAsia="Times New Roman" w:hAnsi="Calibri" w:cs="Calibri"/>
                <w:b/>
                <w:color w:val="000000"/>
              </w:rPr>
              <w:t>Marginal Topic Distribution</w:t>
            </w:r>
          </w:p>
        </w:tc>
      </w:tr>
      <w:tr w:rsidR="00E77AAE" w:rsidRPr="00E77AAE" w14:paraId="16BD5EFD" w14:textId="77777777" w:rsidTr="00640458">
        <w:trPr>
          <w:trHeight w:val="340"/>
        </w:trPr>
        <w:tc>
          <w:tcPr>
            <w:tcW w:w="840" w:type="dxa"/>
            <w:tcBorders>
              <w:top w:val="single" w:sz="4" w:space="0" w:color="auto"/>
              <w:left w:val="nil"/>
              <w:bottom w:val="nil"/>
              <w:right w:val="nil"/>
            </w:tcBorders>
            <w:shd w:val="clear" w:color="auto" w:fill="auto"/>
            <w:noWrap/>
            <w:vAlign w:val="bottom"/>
            <w:hideMark/>
          </w:tcPr>
          <w:p w14:paraId="0B3CBE1C"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w:t>
            </w:r>
          </w:p>
        </w:tc>
        <w:tc>
          <w:tcPr>
            <w:tcW w:w="2380" w:type="dxa"/>
            <w:tcBorders>
              <w:top w:val="single" w:sz="4" w:space="0" w:color="auto"/>
              <w:left w:val="nil"/>
              <w:bottom w:val="nil"/>
              <w:right w:val="nil"/>
            </w:tcBorders>
            <w:shd w:val="clear" w:color="auto" w:fill="auto"/>
            <w:noWrap/>
            <w:vAlign w:val="bottom"/>
            <w:hideMark/>
          </w:tcPr>
          <w:p w14:paraId="3455F4F1"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Urban governance</w:t>
            </w:r>
          </w:p>
        </w:tc>
        <w:tc>
          <w:tcPr>
            <w:tcW w:w="5144" w:type="dxa"/>
            <w:tcBorders>
              <w:top w:val="single" w:sz="4" w:space="0" w:color="auto"/>
              <w:left w:val="nil"/>
              <w:bottom w:val="nil"/>
              <w:right w:val="nil"/>
            </w:tcBorders>
            <w:shd w:val="clear" w:color="auto" w:fill="auto"/>
            <w:noWrap/>
            <w:vAlign w:val="bottom"/>
            <w:hideMark/>
          </w:tcPr>
          <w:p w14:paraId="60A280F0"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citi; polici; govern; local; develop</w:t>
            </w:r>
          </w:p>
        </w:tc>
        <w:tc>
          <w:tcPr>
            <w:tcW w:w="1576" w:type="dxa"/>
            <w:tcBorders>
              <w:top w:val="single" w:sz="4" w:space="0" w:color="auto"/>
              <w:left w:val="nil"/>
              <w:bottom w:val="nil"/>
              <w:right w:val="nil"/>
            </w:tcBorders>
            <w:shd w:val="clear" w:color="auto" w:fill="auto"/>
            <w:noWrap/>
            <w:vAlign w:val="bottom"/>
            <w:hideMark/>
          </w:tcPr>
          <w:p w14:paraId="55396AA7"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9.3</w:t>
            </w:r>
          </w:p>
        </w:tc>
      </w:tr>
      <w:tr w:rsidR="00E77AAE" w:rsidRPr="00E77AAE" w14:paraId="072A2AB0" w14:textId="77777777" w:rsidTr="00640458">
        <w:trPr>
          <w:trHeight w:val="340"/>
        </w:trPr>
        <w:tc>
          <w:tcPr>
            <w:tcW w:w="840" w:type="dxa"/>
            <w:tcBorders>
              <w:top w:val="nil"/>
              <w:left w:val="nil"/>
              <w:bottom w:val="nil"/>
              <w:right w:val="nil"/>
            </w:tcBorders>
            <w:shd w:val="clear" w:color="auto" w:fill="auto"/>
            <w:noWrap/>
            <w:vAlign w:val="bottom"/>
            <w:hideMark/>
          </w:tcPr>
          <w:p w14:paraId="79F1CCF9"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2</w:t>
            </w:r>
          </w:p>
        </w:tc>
        <w:tc>
          <w:tcPr>
            <w:tcW w:w="2380" w:type="dxa"/>
            <w:tcBorders>
              <w:top w:val="nil"/>
              <w:left w:val="nil"/>
              <w:bottom w:val="nil"/>
              <w:right w:val="nil"/>
            </w:tcBorders>
            <w:shd w:val="clear" w:color="auto" w:fill="auto"/>
            <w:noWrap/>
            <w:vAlign w:val="bottom"/>
            <w:hideMark/>
          </w:tcPr>
          <w:p w14:paraId="4C516E15"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Energy consumption</w:t>
            </w:r>
          </w:p>
        </w:tc>
        <w:tc>
          <w:tcPr>
            <w:tcW w:w="5144" w:type="dxa"/>
            <w:tcBorders>
              <w:top w:val="nil"/>
              <w:left w:val="nil"/>
              <w:bottom w:val="nil"/>
              <w:right w:val="nil"/>
            </w:tcBorders>
            <w:shd w:val="clear" w:color="auto" w:fill="auto"/>
            <w:noWrap/>
            <w:vAlign w:val="bottom"/>
            <w:hideMark/>
          </w:tcPr>
          <w:p w14:paraId="6AF8FEC2"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energi; consumpt; effici; sector; beij</w:t>
            </w:r>
          </w:p>
        </w:tc>
        <w:tc>
          <w:tcPr>
            <w:tcW w:w="1576" w:type="dxa"/>
            <w:tcBorders>
              <w:top w:val="nil"/>
              <w:left w:val="nil"/>
              <w:bottom w:val="nil"/>
              <w:right w:val="nil"/>
            </w:tcBorders>
            <w:shd w:val="clear" w:color="auto" w:fill="auto"/>
            <w:noWrap/>
            <w:vAlign w:val="bottom"/>
            <w:hideMark/>
          </w:tcPr>
          <w:p w14:paraId="6D523E3A"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7.9</w:t>
            </w:r>
          </w:p>
        </w:tc>
      </w:tr>
      <w:tr w:rsidR="00E77AAE" w:rsidRPr="00E77AAE" w14:paraId="37AE4BAE" w14:textId="77777777" w:rsidTr="00640458">
        <w:trPr>
          <w:trHeight w:val="340"/>
        </w:trPr>
        <w:tc>
          <w:tcPr>
            <w:tcW w:w="840" w:type="dxa"/>
            <w:tcBorders>
              <w:top w:val="nil"/>
              <w:left w:val="nil"/>
              <w:bottom w:val="nil"/>
              <w:right w:val="nil"/>
            </w:tcBorders>
            <w:shd w:val="clear" w:color="auto" w:fill="auto"/>
            <w:noWrap/>
            <w:vAlign w:val="bottom"/>
            <w:hideMark/>
          </w:tcPr>
          <w:p w14:paraId="77B45FE6"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3</w:t>
            </w:r>
          </w:p>
        </w:tc>
        <w:tc>
          <w:tcPr>
            <w:tcW w:w="2380" w:type="dxa"/>
            <w:tcBorders>
              <w:top w:val="nil"/>
              <w:left w:val="nil"/>
              <w:bottom w:val="nil"/>
              <w:right w:val="nil"/>
            </w:tcBorders>
            <w:shd w:val="clear" w:color="auto" w:fill="auto"/>
            <w:noWrap/>
            <w:vAlign w:val="bottom"/>
            <w:hideMark/>
          </w:tcPr>
          <w:p w14:paraId="5DD00313"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Urban form</w:t>
            </w:r>
          </w:p>
        </w:tc>
        <w:tc>
          <w:tcPr>
            <w:tcW w:w="5144" w:type="dxa"/>
            <w:tcBorders>
              <w:top w:val="nil"/>
              <w:left w:val="nil"/>
              <w:bottom w:val="nil"/>
              <w:right w:val="nil"/>
            </w:tcBorders>
            <w:shd w:val="clear" w:color="auto" w:fill="auto"/>
            <w:noWrap/>
            <w:vAlign w:val="bottom"/>
            <w:hideMark/>
          </w:tcPr>
          <w:p w14:paraId="1012C7F2"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urban; area; land; ecolog; model</w:t>
            </w:r>
          </w:p>
        </w:tc>
        <w:tc>
          <w:tcPr>
            <w:tcW w:w="1576" w:type="dxa"/>
            <w:tcBorders>
              <w:top w:val="nil"/>
              <w:left w:val="nil"/>
              <w:bottom w:val="nil"/>
              <w:right w:val="nil"/>
            </w:tcBorders>
            <w:shd w:val="clear" w:color="auto" w:fill="auto"/>
            <w:noWrap/>
            <w:vAlign w:val="bottom"/>
            <w:hideMark/>
          </w:tcPr>
          <w:p w14:paraId="3B8D52CD"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7.2</w:t>
            </w:r>
          </w:p>
        </w:tc>
      </w:tr>
      <w:tr w:rsidR="00E77AAE" w:rsidRPr="00E77AAE" w14:paraId="3B4425D7" w14:textId="77777777" w:rsidTr="00640458">
        <w:trPr>
          <w:trHeight w:val="340"/>
        </w:trPr>
        <w:tc>
          <w:tcPr>
            <w:tcW w:w="840" w:type="dxa"/>
            <w:tcBorders>
              <w:top w:val="nil"/>
              <w:left w:val="nil"/>
              <w:bottom w:val="nil"/>
              <w:right w:val="nil"/>
            </w:tcBorders>
            <w:shd w:val="clear" w:color="auto" w:fill="auto"/>
            <w:noWrap/>
            <w:vAlign w:val="bottom"/>
            <w:hideMark/>
          </w:tcPr>
          <w:p w14:paraId="349A1772"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4</w:t>
            </w:r>
          </w:p>
        </w:tc>
        <w:tc>
          <w:tcPr>
            <w:tcW w:w="2380" w:type="dxa"/>
            <w:tcBorders>
              <w:top w:val="nil"/>
              <w:left w:val="nil"/>
              <w:bottom w:val="nil"/>
              <w:right w:val="nil"/>
            </w:tcBorders>
            <w:shd w:val="clear" w:color="auto" w:fill="auto"/>
            <w:noWrap/>
            <w:vAlign w:val="bottom"/>
            <w:hideMark/>
          </w:tcPr>
          <w:p w14:paraId="168243F6"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Solar PV</w:t>
            </w:r>
          </w:p>
        </w:tc>
        <w:tc>
          <w:tcPr>
            <w:tcW w:w="5144" w:type="dxa"/>
            <w:tcBorders>
              <w:top w:val="nil"/>
              <w:left w:val="nil"/>
              <w:bottom w:val="nil"/>
              <w:right w:val="nil"/>
            </w:tcBorders>
            <w:shd w:val="clear" w:color="auto" w:fill="auto"/>
            <w:noWrap/>
            <w:vAlign w:val="bottom"/>
            <w:hideMark/>
          </w:tcPr>
          <w:p w14:paraId="1E75FC27"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system; solar; power; electr; energi</w:t>
            </w:r>
          </w:p>
        </w:tc>
        <w:tc>
          <w:tcPr>
            <w:tcW w:w="1576" w:type="dxa"/>
            <w:tcBorders>
              <w:top w:val="nil"/>
              <w:left w:val="nil"/>
              <w:bottom w:val="nil"/>
              <w:right w:val="nil"/>
            </w:tcBorders>
            <w:shd w:val="clear" w:color="auto" w:fill="auto"/>
            <w:noWrap/>
            <w:vAlign w:val="bottom"/>
            <w:hideMark/>
          </w:tcPr>
          <w:p w14:paraId="2F571818"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7.0</w:t>
            </w:r>
          </w:p>
        </w:tc>
      </w:tr>
      <w:tr w:rsidR="00E77AAE" w:rsidRPr="00E77AAE" w14:paraId="35BFE849" w14:textId="77777777" w:rsidTr="00640458">
        <w:trPr>
          <w:trHeight w:val="340"/>
        </w:trPr>
        <w:tc>
          <w:tcPr>
            <w:tcW w:w="840" w:type="dxa"/>
            <w:tcBorders>
              <w:top w:val="nil"/>
              <w:left w:val="nil"/>
              <w:bottom w:val="nil"/>
              <w:right w:val="nil"/>
            </w:tcBorders>
            <w:shd w:val="clear" w:color="auto" w:fill="auto"/>
            <w:noWrap/>
            <w:vAlign w:val="bottom"/>
            <w:hideMark/>
          </w:tcPr>
          <w:p w14:paraId="406C69C5"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5</w:t>
            </w:r>
          </w:p>
        </w:tc>
        <w:tc>
          <w:tcPr>
            <w:tcW w:w="2380" w:type="dxa"/>
            <w:tcBorders>
              <w:top w:val="nil"/>
              <w:left w:val="nil"/>
              <w:bottom w:val="nil"/>
              <w:right w:val="nil"/>
            </w:tcBorders>
            <w:shd w:val="clear" w:color="auto" w:fill="auto"/>
            <w:noWrap/>
            <w:vAlign w:val="bottom"/>
            <w:hideMark/>
          </w:tcPr>
          <w:p w14:paraId="1A227B0B"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CO</w:t>
            </w:r>
            <w:r w:rsidRPr="00E77AAE">
              <w:rPr>
                <w:rFonts w:ascii="Calibri" w:eastAsia="Times New Roman" w:hAnsi="Calibri" w:cs="Calibri"/>
                <w:color w:val="000000"/>
                <w:vertAlign w:val="subscript"/>
              </w:rPr>
              <w:t>2</w:t>
            </w:r>
            <w:r w:rsidRPr="00E77AAE">
              <w:rPr>
                <w:rFonts w:ascii="Calibri" w:eastAsia="Times New Roman" w:hAnsi="Calibri" w:cs="Calibri"/>
                <w:color w:val="000000"/>
              </w:rPr>
              <w:t xml:space="preserve"> emissions</w:t>
            </w:r>
          </w:p>
        </w:tc>
        <w:tc>
          <w:tcPr>
            <w:tcW w:w="5144" w:type="dxa"/>
            <w:tcBorders>
              <w:top w:val="nil"/>
              <w:left w:val="nil"/>
              <w:bottom w:val="nil"/>
              <w:right w:val="nil"/>
            </w:tcBorders>
            <w:shd w:val="clear" w:color="auto" w:fill="auto"/>
            <w:noWrap/>
            <w:vAlign w:val="bottom"/>
            <w:hideMark/>
          </w:tcPr>
          <w:p w14:paraId="37D70B9F"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carbon; emiss; industri; china; lowcarbon</w:t>
            </w:r>
          </w:p>
        </w:tc>
        <w:tc>
          <w:tcPr>
            <w:tcW w:w="1576" w:type="dxa"/>
            <w:tcBorders>
              <w:top w:val="nil"/>
              <w:left w:val="nil"/>
              <w:bottom w:val="nil"/>
              <w:right w:val="nil"/>
            </w:tcBorders>
            <w:shd w:val="clear" w:color="auto" w:fill="auto"/>
            <w:noWrap/>
            <w:vAlign w:val="bottom"/>
            <w:hideMark/>
          </w:tcPr>
          <w:p w14:paraId="4FE59632"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3843951A" w14:textId="77777777" w:rsidTr="00640458">
        <w:trPr>
          <w:trHeight w:val="340"/>
        </w:trPr>
        <w:tc>
          <w:tcPr>
            <w:tcW w:w="840" w:type="dxa"/>
            <w:tcBorders>
              <w:top w:val="nil"/>
              <w:left w:val="nil"/>
              <w:bottom w:val="nil"/>
              <w:right w:val="nil"/>
            </w:tcBorders>
            <w:shd w:val="clear" w:color="auto" w:fill="auto"/>
            <w:noWrap/>
            <w:vAlign w:val="bottom"/>
            <w:hideMark/>
          </w:tcPr>
          <w:p w14:paraId="1E3F167B"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6</w:t>
            </w:r>
          </w:p>
        </w:tc>
        <w:tc>
          <w:tcPr>
            <w:tcW w:w="2380" w:type="dxa"/>
            <w:tcBorders>
              <w:top w:val="nil"/>
              <w:left w:val="nil"/>
              <w:bottom w:val="nil"/>
              <w:right w:val="nil"/>
            </w:tcBorders>
            <w:shd w:val="clear" w:color="auto" w:fill="auto"/>
            <w:noWrap/>
            <w:vAlign w:val="bottom"/>
            <w:hideMark/>
          </w:tcPr>
          <w:p w14:paraId="754E3DFA"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Buildings</w:t>
            </w:r>
          </w:p>
        </w:tc>
        <w:tc>
          <w:tcPr>
            <w:tcW w:w="5144" w:type="dxa"/>
            <w:tcBorders>
              <w:top w:val="nil"/>
              <w:left w:val="nil"/>
              <w:bottom w:val="nil"/>
              <w:right w:val="nil"/>
            </w:tcBorders>
            <w:shd w:val="clear" w:color="auto" w:fill="auto"/>
            <w:noWrap/>
            <w:vAlign w:val="bottom"/>
            <w:hideMark/>
          </w:tcPr>
          <w:p w14:paraId="55ACA318"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build; design; energi; perform; residenti</w:t>
            </w:r>
          </w:p>
        </w:tc>
        <w:tc>
          <w:tcPr>
            <w:tcW w:w="1576" w:type="dxa"/>
            <w:tcBorders>
              <w:top w:val="nil"/>
              <w:left w:val="nil"/>
              <w:bottom w:val="nil"/>
              <w:right w:val="nil"/>
            </w:tcBorders>
            <w:shd w:val="clear" w:color="auto" w:fill="auto"/>
            <w:noWrap/>
            <w:vAlign w:val="bottom"/>
            <w:hideMark/>
          </w:tcPr>
          <w:p w14:paraId="5AF9B28C"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24FDD9BF" w14:textId="77777777" w:rsidTr="00640458">
        <w:trPr>
          <w:trHeight w:val="340"/>
        </w:trPr>
        <w:tc>
          <w:tcPr>
            <w:tcW w:w="840" w:type="dxa"/>
            <w:tcBorders>
              <w:top w:val="nil"/>
              <w:left w:val="nil"/>
              <w:bottom w:val="nil"/>
              <w:right w:val="nil"/>
            </w:tcBorders>
            <w:shd w:val="clear" w:color="auto" w:fill="auto"/>
            <w:noWrap/>
            <w:vAlign w:val="bottom"/>
            <w:hideMark/>
          </w:tcPr>
          <w:p w14:paraId="13BBE409"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7</w:t>
            </w:r>
          </w:p>
        </w:tc>
        <w:tc>
          <w:tcPr>
            <w:tcW w:w="2380" w:type="dxa"/>
            <w:tcBorders>
              <w:top w:val="nil"/>
              <w:left w:val="nil"/>
              <w:bottom w:val="nil"/>
              <w:right w:val="nil"/>
            </w:tcBorders>
            <w:shd w:val="clear" w:color="auto" w:fill="auto"/>
            <w:noWrap/>
            <w:vAlign w:val="bottom"/>
            <w:hideMark/>
          </w:tcPr>
          <w:p w14:paraId="2A27DBBA"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Climate adaptation</w:t>
            </w:r>
          </w:p>
        </w:tc>
        <w:tc>
          <w:tcPr>
            <w:tcW w:w="5144" w:type="dxa"/>
            <w:tcBorders>
              <w:top w:val="nil"/>
              <w:left w:val="nil"/>
              <w:bottom w:val="nil"/>
              <w:right w:val="nil"/>
            </w:tcBorders>
            <w:shd w:val="clear" w:color="auto" w:fill="auto"/>
            <w:noWrap/>
            <w:vAlign w:val="bottom"/>
            <w:hideMark/>
          </w:tcPr>
          <w:p w14:paraId="562539B9"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climat; chang; adapt; risk; govern</w:t>
            </w:r>
          </w:p>
        </w:tc>
        <w:tc>
          <w:tcPr>
            <w:tcW w:w="1576" w:type="dxa"/>
            <w:tcBorders>
              <w:top w:val="nil"/>
              <w:left w:val="nil"/>
              <w:bottom w:val="nil"/>
              <w:right w:val="nil"/>
            </w:tcBorders>
            <w:shd w:val="clear" w:color="auto" w:fill="auto"/>
            <w:noWrap/>
            <w:vAlign w:val="bottom"/>
            <w:hideMark/>
          </w:tcPr>
          <w:p w14:paraId="6D244F29"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6.5</w:t>
            </w:r>
          </w:p>
        </w:tc>
      </w:tr>
      <w:tr w:rsidR="00E77AAE" w:rsidRPr="00E77AAE" w14:paraId="007AD756" w14:textId="77777777" w:rsidTr="00640458">
        <w:trPr>
          <w:trHeight w:val="340"/>
        </w:trPr>
        <w:tc>
          <w:tcPr>
            <w:tcW w:w="840" w:type="dxa"/>
            <w:tcBorders>
              <w:top w:val="nil"/>
              <w:left w:val="nil"/>
              <w:bottom w:val="nil"/>
              <w:right w:val="nil"/>
            </w:tcBorders>
            <w:shd w:val="clear" w:color="auto" w:fill="auto"/>
            <w:noWrap/>
            <w:vAlign w:val="bottom"/>
            <w:hideMark/>
          </w:tcPr>
          <w:p w14:paraId="399745FC"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8</w:t>
            </w:r>
          </w:p>
        </w:tc>
        <w:tc>
          <w:tcPr>
            <w:tcW w:w="2380" w:type="dxa"/>
            <w:tcBorders>
              <w:top w:val="nil"/>
              <w:left w:val="nil"/>
              <w:bottom w:val="nil"/>
              <w:right w:val="nil"/>
            </w:tcBorders>
            <w:shd w:val="clear" w:color="auto" w:fill="auto"/>
            <w:noWrap/>
            <w:vAlign w:val="bottom"/>
            <w:hideMark/>
          </w:tcPr>
          <w:p w14:paraId="7B64A6F7"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Air pollution</w:t>
            </w:r>
          </w:p>
        </w:tc>
        <w:tc>
          <w:tcPr>
            <w:tcW w:w="5144" w:type="dxa"/>
            <w:tcBorders>
              <w:top w:val="nil"/>
              <w:left w:val="nil"/>
              <w:bottom w:val="nil"/>
              <w:right w:val="nil"/>
            </w:tcBorders>
            <w:shd w:val="clear" w:color="auto" w:fill="auto"/>
            <w:noWrap/>
            <w:vAlign w:val="bottom"/>
            <w:hideMark/>
          </w:tcPr>
          <w:p w14:paraId="5F664A70"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air; pollut; health; qualiti; concentr</w:t>
            </w:r>
          </w:p>
        </w:tc>
        <w:tc>
          <w:tcPr>
            <w:tcW w:w="1576" w:type="dxa"/>
            <w:tcBorders>
              <w:top w:val="nil"/>
              <w:left w:val="nil"/>
              <w:bottom w:val="nil"/>
              <w:right w:val="nil"/>
            </w:tcBorders>
            <w:shd w:val="clear" w:color="auto" w:fill="auto"/>
            <w:noWrap/>
            <w:vAlign w:val="bottom"/>
            <w:hideMark/>
          </w:tcPr>
          <w:p w14:paraId="72429C80"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6.2</w:t>
            </w:r>
          </w:p>
        </w:tc>
      </w:tr>
      <w:tr w:rsidR="00E77AAE" w:rsidRPr="00E77AAE" w14:paraId="4DA98727" w14:textId="77777777" w:rsidTr="00640458">
        <w:trPr>
          <w:trHeight w:val="340"/>
        </w:trPr>
        <w:tc>
          <w:tcPr>
            <w:tcW w:w="840" w:type="dxa"/>
            <w:tcBorders>
              <w:top w:val="nil"/>
              <w:left w:val="nil"/>
              <w:bottom w:val="nil"/>
              <w:right w:val="nil"/>
            </w:tcBorders>
            <w:shd w:val="clear" w:color="auto" w:fill="auto"/>
            <w:noWrap/>
            <w:vAlign w:val="bottom"/>
            <w:hideMark/>
          </w:tcPr>
          <w:p w14:paraId="03A3A309"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9</w:t>
            </w:r>
          </w:p>
        </w:tc>
        <w:tc>
          <w:tcPr>
            <w:tcW w:w="2380" w:type="dxa"/>
            <w:tcBorders>
              <w:top w:val="nil"/>
              <w:left w:val="nil"/>
              <w:bottom w:val="nil"/>
              <w:right w:val="nil"/>
            </w:tcBorders>
            <w:shd w:val="clear" w:color="auto" w:fill="auto"/>
            <w:noWrap/>
            <w:vAlign w:val="bottom"/>
            <w:hideMark/>
          </w:tcPr>
          <w:p w14:paraId="37B24ADE"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Transportation</w:t>
            </w:r>
          </w:p>
        </w:tc>
        <w:tc>
          <w:tcPr>
            <w:tcW w:w="5144" w:type="dxa"/>
            <w:tcBorders>
              <w:top w:val="nil"/>
              <w:left w:val="nil"/>
              <w:bottom w:val="nil"/>
              <w:right w:val="nil"/>
            </w:tcBorders>
            <w:shd w:val="clear" w:color="auto" w:fill="auto"/>
            <w:noWrap/>
            <w:vAlign w:val="bottom"/>
            <w:hideMark/>
          </w:tcPr>
          <w:p w14:paraId="4DEEE745"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transport; travel; traffic; public; car</w:t>
            </w:r>
          </w:p>
        </w:tc>
        <w:tc>
          <w:tcPr>
            <w:tcW w:w="1576" w:type="dxa"/>
            <w:tcBorders>
              <w:top w:val="nil"/>
              <w:left w:val="nil"/>
              <w:bottom w:val="nil"/>
              <w:right w:val="nil"/>
            </w:tcBorders>
            <w:shd w:val="clear" w:color="auto" w:fill="auto"/>
            <w:noWrap/>
            <w:vAlign w:val="bottom"/>
            <w:hideMark/>
          </w:tcPr>
          <w:p w14:paraId="612B1AA1"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5.7</w:t>
            </w:r>
          </w:p>
        </w:tc>
      </w:tr>
      <w:tr w:rsidR="00E77AAE" w:rsidRPr="00E77AAE" w14:paraId="5122E92A" w14:textId="77777777" w:rsidTr="00640458">
        <w:trPr>
          <w:trHeight w:val="340"/>
        </w:trPr>
        <w:tc>
          <w:tcPr>
            <w:tcW w:w="840" w:type="dxa"/>
            <w:tcBorders>
              <w:top w:val="nil"/>
              <w:left w:val="nil"/>
              <w:bottom w:val="nil"/>
              <w:right w:val="nil"/>
            </w:tcBorders>
            <w:shd w:val="clear" w:color="auto" w:fill="auto"/>
            <w:noWrap/>
            <w:vAlign w:val="bottom"/>
            <w:hideMark/>
          </w:tcPr>
          <w:p w14:paraId="7BB2B5E3"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10</w:t>
            </w:r>
          </w:p>
        </w:tc>
        <w:tc>
          <w:tcPr>
            <w:tcW w:w="2380" w:type="dxa"/>
            <w:tcBorders>
              <w:top w:val="nil"/>
              <w:left w:val="nil"/>
              <w:bottom w:val="nil"/>
              <w:right w:val="nil"/>
            </w:tcBorders>
            <w:shd w:val="clear" w:color="auto" w:fill="auto"/>
            <w:noWrap/>
            <w:vAlign w:val="bottom"/>
            <w:hideMark/>
          </w:tcPr>
          <w:p w14:paraId="11F8B3B0"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GHG emissions</w:t>
            </w:r>
          </w:p>
        </w:tc>
        <w:tc>
          <w:tcPr>
            <w:tcW w:w="5144" w:type="dxa"/>
            <w:tcBorders>
              <w:top w:val="nil"/>
              <w:left w:val="nil"/>
              <w:bottom w:val="nil"/>
              <w:right w:val="nil"/>
            </w:tcBorders>
            <w:shd w:val="clear" w:color="auto" w:fill="auto"/>
            <w:noWrap/>
            <w:vAlign w:val="bottom"/>
            <w:hideMark/>
          </w:tcPr>
          <w:p w14:paraId="0D1221E9"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ghg; emiss; greenhous; gas; reduct</w:t>
            </w:r>
          </w:p>
        </w:tc>
        <w:tc>
          <w:tcPr>
            <w:tcW w:w="1576" w:type="dxa"/>
            <w:tcBorders>
              <w:top w:val="nil"/>
              <w:left w:val="nil"/>
              <w:bottom w:val="nil"/>
              <w:right w:val="nil"/>
            </w:tcBorders>
            <w:shd w:val="clear" w:color="auto" w:fill="auto"/>
            <w:noWrap/>
            <w:vAlign w:val="bottom"/>
            <w:hideMark/>
          </w:tcPr>
          <w:p w14:paraId="0BAB9940"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5.4</w:t>
            </w:r>
          </w:p>
        </w:tc>
      </w:tr>
      <w:tr w:rsidR="00E77AAE" w:rsidRPr="00E77AAE" w14:paraId="03B29A6A" w14:textId="77777777" w:rsidTr="00640458">
        <w:trPr>
          <w:trHeight w:val="340"/>
        </w:trPr>
        <w:tc>
          <w:tcPr>
            <w:tcW w:w="840" w:type="dxa"/>
            <w:tcBorders>
              <w:top w:val="nil"/>
              <w:left w:val="nil"/>
              <w:bottom w:val="nil"/>
              <w:right w:val="nil"/>
            </w:tcBorders>
            <w:shd w:val="clear" w:color="auto" w:fill="auto"/>
            <w:noWrap/>
            <w:vAlign w:val="bottom"/>
            <w:hideMark/>
          </w:tcPr>
          <w:p w14:paraId="4357E3F2"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lastRenderedPageBreak/>
              <w:t>11</w:t>
            </w:r>
          </w:p>
        </w:tc>
        <w:tc>
          <w:tcPr>
            <w:tcW w:w="2380" w:type="dxa"/>
            <w:tcBorders>
              <w:top w:val="nil"/>
              <w:left w:val="nil"/>
              <w:bottom w:val="nil"/>
              <w:right w:val="nil"/>
            </w:tcBorders>
            <w:shd w:val="clear" w:color="auto" w:fill="auto"/>
            <w:noWrap/>
            <w:vAlign w:val="bottom"/>
            <w:hideMark/>
          </w:tcPr>
          <w:p w14:paraId="1DD0A624"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Vehicles</w:t>
            </w:r>
          </w:p>
        </w:tc>
        <w:tc>
          <w:tcPr>
            <w:tcW w:w="5144" w:type="dxa"/>
            <w:tcBorders>
              <w:top w:val="nil"/>
              <w:left w:val="nil"/>
              <w:bottom w:val="nil"/>
              <w:right w:val="nil"/>
            </w:tcBorders>
            <w:shd w:val="clear" w:color="auto" w:fill="auto"/>
            <w:noWrap/>
            <w:vAlign w:val="bottom"/>
            <w:hideMark/>
          </w:tcPr>
          <w:p w14:paraId="688263C8"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vehicl; electr; fuel; drive; emiss</w:t>
            </w:r>
          </w:p>
        </w:tc>
        <w:tc>
          <w:tcPr>
            <w:tcW w:w="1576" w:type="dxa"/>
            <w:tcBorders>
              <w:top w:val="nil"/>
              <w:left w:val="nil"/>
              <w:bottom w:val="nil"/>
              <w:right w:val="nil"/>
            </w:tcBorders>
            <w:shd w:val="clear" w:color="auto" w:fill="auto"/>
            <w:noWrap/>
            <w:vAlign w:val="bottom"/>
            <w:hideMark/>
          </w:tcPr>
          <w:p w14:paraId="6D3ACC0A"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4.8</w:t>
            </w:r>
          </w:p>
        </w:tc>
      </w:tr>
      <w:tr w:rsidR="00E77AAE" w:rsidRPr="00E77AAE" w14:paraId="32913EAF" w14:textId="77777777" w:rsidTr="00640458">
        <w:trPr>
          <w:trHeight w:val="340"/>
        </w:trPr>
        <w:tc>
          <w:tcPr>
            <w:tcW w:w="840" w:type="dxa"/>
            <w:tcBorders>
              <w:top w:val="nil"/>
              <w:left w:val="nil"/>
              <w:bottom w:val="nil"/>
              <w:right w:val="nil"/>
            </w:tcBorders>
            <w:shd w:val="clear" w:color="auto" w:fill="auto"/>
            <w:noWrap/>
            <w:vAlign w:val="bottom"/>
            <w:hideMark/>
          </w:tcPr>
          <w:p w14:paraId="75DA94DE"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12</w:t>
            </w:r>
          </w:p>
        </w:tc>
        <w:tc>
          <w:tcPr>
            <w:tcW w:w="2380" w:type="dxa"/>
            <w:tcBorders>
              <w:top w:val="nil"/>
              <w:left w:val="nil"/>
              <w:bottom w:val="nil"/>
              <w:right w:val="nil"/>
            </w:tcBorders>
            <w:shd w:val="clear" w:color="auto" w:fill="auto"/>
            <w:noWrap/>
            <w:vAlign w:val="bottom"/>
            <w:hideMark/>
          </w:tcPr>
          <w:p w14:paraId="5D8E09F9"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Households</w:t>
            </w:r>
          </w:p>
        </w:tc>
        <w:tc>
          <w:tcPr>
            <w:tcW w:w="5144" w:type="dxa"/>
            <w:tcBorders>
              <w:top w:val="nil"/>
              <w:left w:val="nil"/>
              <w:bottom w:val="nil"/>
              <w:right w:val="nil"/>
            </w:tcBorders>
            <w:shd w:val="clear" w:color="auto" w:fill="auto"/>
            <w:noWrap/>
            <w:vAlign w:val="bottom"/>
            <w:hideMark/>
          </w:tcPr>
          <w:p w14:paraId="2D218314"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household; incom; electr; survey; hous</w:t>
            </w:r>
          </w:p>
        </w:tc>
        <w:tc>
          <w:tcPr>
            <w:tcW w:w="1576" w:type="dxa"/>
            <w:tcBorders>
              <w:top w:val="nil"/>
              <w:left w:val="nil"/>
              <w:bottom w:val="nil"/>
              <w:right w:val="nil"/>
            </w:tcBorders>
            <w:shd w:val="clear" w:color="auto" w:fill="auto"/>
            <w:noWrap/>
            <w:vAlign w:val="bottom"/>
            <w:hideMark/>
          </w:tcPr>
          <w:p w14:paraId="79AE6623"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4.7</w:t>
            </w:r>
          </w:p>
        </w:tc>
      </w:tr>
      <w:tr w:rsidR="00E77AAE" w:rsidRPr="00E77AAE" w14:paraId="1FD4CD95" w14:textId="77777777" w:rsidTr="00640458">
        <w:trPr>
          <w:trHeight w:val="340"/>
        </w:trPr>
        <w:tc>
          <w:tcPr>
            <w:tcW w:w="840" w:type="dxa"/>
            <w:tcBorders>
              <w:top w:val="nil"/>
              <w:left w:val="nil"/>
              <w:bottom w:val="nil"/>
              <w:right w:val="nil"/>
            </w:tcBorders>
            <w:shd w:val="clear" w:color="auto" w:fill="auto"/>
            <w:noWrap/>
            <w:vAlign w:val="bottom"/>
            <w:hideMark/>
          </w:tcPr>
          <w:p w14:paraId="091E7DB2"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13</w:t>
            </w:r>
          </w:p>
        </w:tc>
        <w:tc>
          <w:tcPr>
            <w:tcW w:w="2380" w:type="dxa"/>
            <w:tcBorders>
              <w:top w:val="nil"/>
              <w:left w:val="nil"/>
              <w:bottom w:val="nil"/>
              <w:right w:val="nil"/>
            </w:tcBorders>
            <w:shd w:val="clear" w:color="auto" w:fill="auto"/>
            <w:noWrap/>
            <w:vAlign w:val="bottom"/>
            <w:hideMark/>
          </w:tcPr>
          <w:p w14:paraId="71C8B907"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Waste management</w:t>
            </w:r>
          </w:p>
        </w:tc>
        <w:tc>
          <w:tcPr>
            <w:tcW w:w="5144" w:type="dxa"/>
            <w:tcBorders>
              <w:top w:val="nil"/>
              <w:left w:val="nil"/>
              <w:bottom w:val="nil"/>
              <w:right w:val="nil"/>
            </w:tcBorders>
            <w:shd w:val="clear" w:color="auto" w:fill="auto"/>
            <w:noWrap/>
            <w:vAlign w:val="bottom"/>
            <w:hideMark/>
          </w:tcPr>
          <w:p w14:paraId="3C6F378E"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wast; landfil; solid; manag; msw</w:t>
            </w:r>
          </w:p>
        </w:tc>
        <w:tc>
          <w:tcPr>
            <w:tcW w:w="1576" w:type="dxa"/>
            <w:tcBorders>
              <w:top w:val="nil"/>
              <w:left w:val="nil"/>
              <w:bottom w:val="nil"/>
              <w:right w:val="nil"/>
            </w:tcBorders>
            <w:shd w:val="clear" w:color="auto" w:fill="auto"/>
            <w:noWrap/>
            <w:vAlign w:val="bottom"/>
            <w:hideMark/>
          </w:tcPr>
          <w:p w14:paraId="11B31FBA"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359B65B0" w14:textId="77777777" w:rsidTr="00640458">
        <w:trPr>
          <w:trHeight w:val="340"/>
        </w:trPr>
        <w:tc>
          <w:tcPr>
            <w:tcW w:w="840" w:type="dxa"/>
            <w:tcBorders>
              <w:top w:val="nil"/>
              <w:left w:val="nil"/>
              <w:bottom w:val="nil"/>
              <w:right w:val="nil"/>
            </w:tcBorders>
            <w:shd w:val="clear" w:color="auto" w:fill="auto"/>
            <w:noWrap/>
            <w:vAlign w:val="bottom"/>
            <w:hideMark/>
          </w:tcPr>
          <w:p w14:paraId="41DF8AA5"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14</w:t>
            </w:r>
          </w:p>
        </w:tc>
        <w:tc>
          <w:tcPr>
            <w:tcW w:w="2380" w:type="dxa"/>
            <w:tcBorders>
              <w:top w:val="nil"/>
              <w:left w:val="nil"/>
              <w:bottom w:val="nil"/>
              <w:right w:val="nil"/>
            </w:tcBorders>
            <w:shd w:val="clear" w:color="auto" w:fill="auto"/>
            <w:noWrap/>
            <w:vAlign w:val="bottom"/>
            <w:hideMark/>
          </w:tcPr>
          <w:p w14:paraId="37D6BAA7"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Water demand</w:t>
            </w:r>
          </w:p>
        </w:tc>
        <w:tc>
          <w:tcPr>
            <w:tcW w:w="5144" w:type="dxa"/>
            <w:tcBorders>
              <w:top w:val="nil"/>
              <w:left w:val="nil"/>
              <w:bottom w:val="nil"/>
              <w:right w:val="nil"/>
            </w:tcBorders>
            <w:shd w:val="clear" w:color="auto" w:fill="auto"/>
            <w:noWrap/>
            <w:vAlign w:val="bottom"/>
            <w:hideMark/>
          </w:tcPr>
          <w:p w14:paraId="43C362EC"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water; suppli; manag; demand; treatment</w:t>
            </w:r>
          </w:p>
        </w:tc>
        <w:tc>
          <w:tcPr>
            <w:tcW w:w="1576" w:type="dxa"/>
            <w:tcBorders>
              <w:top w:val="nil"/>
              <w:left w:val="nil"/>
              <w:bottom w:val="nil"/>
              <w:right w:val="nil"/>
            </w:tcBorders>
            <w:shd w:val="clear" w:color="auto" w:fill="auto"/>
            <w:noWrap/>
            <w:vAlign w:val="bottom"/>
            <w:hideMark/>
          </w:tcPr>
          <w:p w14:paraId="39B6D1CD"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4F97EFCE" w14:textId="77777777" w:rsidTr="00640458">
        <w:trPr>
          <w:trHeight w:val="340"/>
        </w:trPr>
        <w:tc>
          <w:tcPr>
            <w:tcW w:w="840" w:type="dxa"/>
            <w:tcBorders>
              <w:top w:val="nil"/>
              <w:left w:val="nil"/>
              <w:bottom w:val="nil"/>
              <w:right w:val="nil"/>
            </w:tcBorders>
            <w:shd w:val="clear" w:color="auto" w:fill="auto"/>
            <w:noWrap/>
            <w:vAlign w:val="bottom"/>
            <w:hideMark/>
          </w:tcPr>
          <w:p w14:paraId="2598DDF7"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15</w:t>
            </w:r>
          </w:p>
        </w:tc>
        <w:tc>
          <w:tcPr>
            <w:tcW w:w="2380" w:type="dxa"/>
            <w:tcBorders>
              <w:top w:val="nil"/>
              <w:left w:val="nil"/>
              <w:bottom w:val="nil"/>
              <w:right w:val="nil"/>
            </w:tcBorders>
            <w:shd w:val="clear" w:color="auto" w:fill="auto"/>
            <w:noWrap/>
            <w:vAlign w:val="bottom"/>
            <w:hideMark/>
          </w:tcPr>
          <w:p w14:paraId="74881C14"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Heat demand</w:t>
            </w:r>
          </w:p>
        </w:tc>
        <w:tc>
          <w:tcPr>
            <w:tcW w:w="5144" w:type="dxa"/>
            <w:tcBorders>
              <w:top w:val="nil"/>
              <w:left w:val="nil"/>
              <w:bottom w:val="nil"/>
              <w:right w:val="nil"/>
            </w:tcBorders>
            <w:shd w:val="clear" w:color="auto" w:fill="auto"/>
            <w:noWrap/>
            <w:vAlign w:val="bottom"/>
            <w:hideMark/>
          </w:tcPr>
          <w:p w14:paraId="24AA12D2"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heat; district; thermal; demand; network</w:t>
            </w:r>
          </w:p>
        </w:tc>
        <w:tc>
          <w:tcPr>
            <w:tcW w:w="1576" w:type="dxa"/>
            <w:tcBorders>
              <w:top w:val="nil"/>
              <w:left w:val="nil"/>
              <w:bottom w:val="nil"/>
              <w:right w:val="nil"/>
            </w:tcBorders>
            <w:shd w:val="clear" w:color="auto" w:fill="auto"/>
            <w:noWrap/>
            <w:vAlign w:val="bottom"/>
            <w:hideMark/>
          </w:tcPr>
          <w:p w14:paraId="2BA0B6F7"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5256EABA" w14:textId="77777777" w:rsidTr="00640458">
        <w:trPr>
          <w:trHeight w:val="340"/>
        </w:trPr>
        <w:tc>
          <w:tcPr>
            <w:tcW w:w="840" w:type="dxa"/>
            <w:tcBorders>
              <w:top w:val="nil"/>
              <w:left w:val="nil"/>
              <w:bottom w:val="nil"/>
              <w:right w:val="nil"/>
            </w:tcBorders>
            <w:shd w:val="clear" w:color="auto" w:fill="auto"/>
            <w:noWrap/>
            <w:vAlign w:val="bottom"/>
            <w:hideMark/>
          </w:tcPr>
          <w:p w14:paraId="12D79605"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16</w:t>
            </w:r>
          </w:p>
        </w:tc>
        <w:tc>
          <w:tcPr>
            <w:tcW w:w="2380" w:type="dxa"/>
            <w:tcBorders>
              <w:top w:val="nil"/>
              <w:left w:val="nil"/>
              <w:bottom w:val="nil"/>
              <w:right w:val="nil"/>
            </w:tcBorders>
            <w:shd w:val="clear" w:color="auto" w:fill="auto"/>
            <w:noWrap/>
            <w:vAlign w:val="bottom"/>
            <w:hideMark/>
          </w:tcPr>
          <w:p w14:paraId="73A2EBAB"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Green roofs</w:t>
            </w:r>
          </w:p>
        </w:tc>
        <w:tc>
          <w:tcPr>
            <w:tcW w:w="5144" w:type="dxa"/>
            <w:tcBorders>
              <w:top w:val="nil"/>
              <w:left w:val="nil"/>
              <w:bottom w:val="nil"/>
              <w:right w:val="nil"/>
            </w:tcBorders>
            <w:shd w:val="clear" w:color="auto" w:fill="auto"/>
            <w:noWrap/>
            <w:vAlign w:val="bottom"/>
            <w:hideMark/>
          </w:tcPr>
          <w:p w14:paraId="4C38059E"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roof; temperatur; cool; green; surfac</w:t>
            </w:r>
          </w:p>
        </w:tc>
        <w:tc>
          <w:tcPr>
            <w:tcW w:w="1576" w:type="dxa"/>
            <w:tcBorders>
              <w:top w:val="nil"/>
              <w:left w:val="nil"/>
              <w:bottom w:val="nil"/>
              <w:right w:val="nil"/>
            </w:tcBorders>
            <w:shd w:val="clear" w:color="auto" w:fill="auto"/>
            <w:noWrap/>
            <w:vAlign w:val="bottom"/>
            <w:hideMark/>
          </w:tcPr>
          <w:p w14:paraId="1C3C5A0A"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4.5</w:t>
            </w:r>
          </w:p>
        </w:tc>
      </w:tr>
      <w:tr w:rsidR="00E77AAE" w:rsidRPr="00E77AAE" w14:paraId="730F19DA" w14:textId="77777777" w:rsidTr="00640458">
        <w:trPr>
          <w:trHeight w:val="340"/>
        </w:trPr>
        <w:tc>
          <w:tcPr>
            <w:tcW w:w="840" w:type="dxa"/>
            <w:tcBorders>
              <w:top w:val="nil"/>
              <w:left w:val="nil"/>
              <w:bottom w:val="single" w:sz="4" w:space="0" w:color="auto"/>
              <w:right w:val="nil"/>
            </w:tcBorders>
            <w:shd w:val="clear" w:color="auto" w:fill="auto"/>
            <w:noWrap/>
            <w:vAlign w:val="bottom"/>
            <w:hideMark/>
          </w:tcPr>
          <w:p w14:paraId="6B77CB24" w14:textId="77777777" w:rsidR="00E77AAE" w:rsidRPr="00E77AAE" w:rsidRDefault="00E77AAE" w:rsidP="00BC536B">
            <w:pPr>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17</w:t>
            </w:r>
          </w:p>
        </w:tc>
        <w:tc>
          <w:tcPr>
            <w:tcW w:w="2380" w:type="dxa"/>
            <w:tcBorders>
              <w:top w:val="nil"/>
              <w:left w:val="nil"/>
              <w:bottom w:val="single" w:sz="4" w:space="0" w:color="auto"/>
              <w:right w:val="nil"/>
            </w:tcBorders>
            <w:shd w:val="clear" w:color="auto" w:fill="auto"/>
            <w:noWrap/>
            <w:vAlign w:val="bottom"/>
            <w:hideMark/>
          </w:tcPr>
          <w:p w14:paraId="6DB921A8"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Urban ecology</w:t>
            </w:r>
          </w:p>
        </w:tc>
        <w:tc>
          <w:tcPr>
            <w:tcW w:w="5144" w:type="dxa"/>
            <w:tcBorders>
              <w:top w:val="nil"/>
              <w:left w:val="nil"/>
              <w:bottom w:val="single" w:sz="4" w:space="0" w:color="auto"/>
              <w:right w:val="nil"/>
            </w:tcBorders>
            <w:shd w:val="clear" w:color="auto" w:fill="auto"/>
            <w:noWrap/>
            <w:vAlign w:val="bottom"/>
            <w:hideMark/>
          </w:tcPr>
          <w:p w14:paraId="724D145A" w14:textId="77777777" w:rsidR="00E77AAE" w:rsidRPr="00E77AAE" w:rsidRDefault="00E77AAE" w:rsidP="00BC536B">
            <w:pPr>
              <w:spacing w:after="0" w:line="480" w:lineRule="auto"/>
              <w:rPr>
                <w:rFonts w:ascii="Calibri" w:eastAsia="Times New Roman" w:hAnsi="Calibri" w:cs="Calibri"/>
                <w:color w:val="000000"/>
              </w:rPr>
            </w:pPr>
            <w:r w:rsidRPr="00E77AAE">
              <w:rPr>
                <w:rFonts w:ascii="Calibri" w:eastAsia="Times New Roman" w:hAnsi="Calibri" w:cs="Calibri"/>
                <w:color w:val="000000"/>
              </w:rPr>
              <w:t>tree; forest; plant; speci; sequestr</w:t>
            </w:r>
          </w:p>
        </w:tc>
        <w:tc>
          <w:tcPr>
            <w:tcW w:w="1576" w:type="dxa"/>
            <w:tcBorders>
              <w:top w:val="nil"/>
              <w:left w:val="nil"/>
              <w:bottom w:val="single" w:sz="4" w:space="0" w:color="auto"/>
              <w:right w:val="nil"/>
            </w:tcBorders>
            <w:shd w:val="clear" w:color="auto" w:fill="auto"/>
            <w:noWrap/>
            <w:vAlign w:val="bottom"/>
            <w:hideMark/>
          </w:tcPr>
          <w:p w14:paraId="1212B74F" w14:textId="77777777" w:rsidR="00E77AAE" w:rsidRPr="00E77AAE" w:rsidRDefault="00E77AAE" w:rsidP="00BC536B">
            <w:pPr>
              <w:keepNext/>
              <w:spacing w:after="0" w:line="480" w:lineRule="auto"/>
              <w:jc w:val="right"/>
              <w:rPr>
                <w:rFonts w:ascii="Calibri" w:eastAsia="Times New Roman" w:hAnsi="Calibri" w:cs="Calibri"/>
                <w:color w:val="000000"/>
              </w:rPr>
            </w:pPr>
            <w:r w:rsidRPr="00E77AAE">
              <w:rPr>
                <w:rFonts w:ascii="Calibri" w:eastAsia="Times New Roman" w:hAnsi="Calibri" w:cs="Calibri"/>
                <w:color w:val="000000"/>
              </w:rPr>
              <w:t>3.4</w:t>
            </w:r>
          </w:p>
        </w:tc>
      </w:tr>
    </w:tbl>
    <w:p w14:paraId="5810DF0D" w14:textId="12C6F59F" w:rsidR="009A5C3F" w:rsidRDefault="009A5C3F" w:rsidP="00BC536B">
      <w:pPr>
        <w:pStyle w:val="Caption"/>
        <w:spacing w:line="480" w:lineRule="auto"/>
        <w:rPr>
          <w:b/>
        </w:rPr>
      </w:pPr>
      <w:bookmarkStart w:id="513" w:name="_Ref512600234"/>
      <w:r w:rsidRPr="0003586C">
        <w:rPr>
          <w:b/>
        </w:rPr>
        <w:t xml:space="preserve">Table </w:t>
      </w:r>
      <w:r w:rsidR="00787070" w:rsidRPr="0003586C">
        <w:rPr>
          <w:b/>
        </w:rPr>
        <w:fldChar w:fldCharType="begin"/>
      </w:r>
      <w:r w:rsidR="00787070" w:rsidRPr="0003586C">
        <w:rPr>
          <w:b/>
        </w:rPr>
        <w:instrText xml:space="preserve"> SEQ Table \</w:instrText>
      </w:r>
      <w:r w:rsidR="00BC536B">
        <w:rPr>
          <w:b/>
        </w:rPr>
        <w:instrText>r 1 \</w:instrText>
      </w:r>
      <w:r w:rsidR="00787070" w:rsidRPr="0003586C">
        <w:rPr>
          <w:b/>
        </w:rPr>
        <w:instrText xml:space="preserve">* ARABIC </w:instrText>
      </w:r>
      <w:r w:rsidR="00787070" w:rsidRPr="0003586C">
        <w:rPr>
          <w:b/>
        </w:rPr>
        <w:fldChar w:fldCharType="separate"/>
      </w:r>
      <w:r w:rsidR="001470AD">
        <w:rPr>
          <w:b/>
          <w:noProof/>
        </w:rPr>
        <w:t>1</w:t>
      </w:r>
      <w:r w:rsidR="00787070" w:rsidRPr="0003586C">
        <w:rPr>
          <w:b/>
          <w:noProof/>
        </w:rPr>
        <w:fldChar w:fldCharType="end"/>
      </w:r>
      <w:bookmarkEnd w:id="513"/>
      <w:r w:rsidRPr="0003586C">
        <w:rPr>
          <w:b/>
        </w:rPr>
        <w:t>: List of topics and their keywords</w:t>
      </w:r>
    </w:p>
    <w:p w14:paraId="05700C4B" w14:textId="77777777" w:rsidR="005379F1" w:rsidRDefault="005379F1" w:rsidP="005379F1"/>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6"/>
        <w:gridCol w:w="681"/>
        <w:gridCol w:w="1275"/>
        <w:gridCol w:w="3686"/>
      </w:tblGrid>
      <w:tr w:rsidR="007179F3" w:rsidRPr="000713E9" w14:paraId="66A7D9AA" w14:textId="77777777" w:rsidTr="007179F3">
        <w:trPr>
          <w:trHeight w:val="300"/>
        </w:trPr>
        <w:tc>
          <w:tcPr>
            <w:tcW w:w="4276" w:type="dxa"/>
            <w:shd w:val="clear" w:color="auto" w:fill="auto"/>
            <w:noWrap/>
          </w:tcPr>
          <w:p w14:paraId="435F9672" w14:textId="77777777" w:rsidR="007179F3" w:rsidRPr="000713E9" w:rsidRDefault="007179F3" w:rsidP="007179F3">
            <w:pPr>
              <w:spacing w:after="0" w:line="360" w:lineRule="auto"/>
              <w:rPr>
                <w:rFonts w:ascii="Calibri" w:eastAsia="Times New Roman" w:hAnsi="Calibri" w:cs="Calibri"/>
                <w:b/>
                <w:color w:val="000000"/>
              </w:rPr>
            </w:pPr>
            <w:commentRangeStart w:id="514"/>
            <w:commentRangeStart w:id="515"/>
            <w:r w:rsidRPr="00DF4486">
              <w:rPr>
                <w:rFonts w:ascii="Calibri" w:eastAsia="Times New Roman" w:hAnsi="Calibri" w:cs="Calibri"/>
                <w:b/>
                <w:color w:val="000000"/>
              </w:rPr>
              <w:t>Title</w:t>
            </w:r>
            <w:commentRangeEnd w:id="514"/>
            <w:r>
              <w:rPr>
                <w:rStyle w:val="CommentReference"/>
              </w:rPr>
              <w:commentReference w:id="514"/>
            </w:r>
            <w:commentRangeEnd w:id="515"/>
            <w:r>
              <w:rPr>
                <w:rStyle w:val="CommentReference"/>
              </w:rPr>
              <w:commentReference w:id="515"/>
            </w:r>
          </w:p>
        </w:tc>
        <w:tc>
          <w:tcPr>
            <w:tcW w:w="681" w:type="dxa"/>
            <w:shd w:val="clear" w:color="auto" w:fill="auto"/>
            <w:noWrap/>
          </w:tcPr>
          <w:p w14:paraId="451B5CEB" w14:textId="77777777" w:rsidR="007179F3" w:rsidRPr="000713E9" w:rsidRDefault="007179F3" w:rsidP="007179F3">
            <w:pPr>
              <w:spacing w:after="0" w:line="360" w:lineRule="auto"/>
              <w:rPr>
                <w:rFonts w:ascii="Calibri" w:eastAsia="Times New Roman" w:hAnsi="Calibri" w:cs="Calibri"/>
                <w:b/>
                <w:color w:val="000000"/>
              </w:rPr>
            </w:pPr>
            <w:r w:rsidRPr="00DF4486">
              <w:rPr>
                <w:rFonts w:ascii="Calibri" w:eastAsia="Times New Roman" w:hAnsi="Calibri" w:cs="Calibri"/>
                <w:b/>
                <w:color w:val="000000"/>
              </w:rPr>
              <w:t>Year</w:t>
            </w:r>
          </w:p>
        </w:tc>
        <w:tc>
          <w:tcPr>
            <w:tcW w:w="1275" w:type="dxa"/>
            <w:shd w:val="clear" w:color="auto" w:fill="auto"/>
            <w:noWrap/>
          </w:tcPr>
          <w:p w14:paraId="45C8847A" w14:textId="77777777" w:rsidR="007179F3" w:rsidRPr="000713E9" w:rsidRDefault="007179F3" w:rsidP="007179F3">
            <w:pPr>
              <w:spacing w:after="0" w:line="360" w:lineRule="auto"/>
              <w:rPr>
                <w:rFonts w:ascii="Calibri" w:eastAsia="Times New Roman" w:hAnsi="Calibri" w:cs="Calibri"/>
                <w:b/>
                <w:color w:val="000000"/>
              </w:rPr>
            </w:pPr>
            <w:r w:rsidRPr="00DF4486">
              <w:rPr>
                <w:rFonts w:ascii="Calibri" w:eastAsia="Times New Roman" w:hAnsi="Calibri" w:cs="Calibri"/>
                <w:b/>
                <w:color w:val="000000"/>
              </w:rPr>
              <w:t>Authors</w:t>
            </w:r>
          </w:p>
        </w:tc>
        <w:tc>
          <w:tcPr>
            <w:tcW w:w="3686" w:type="dxa"/>
            <w:shd w:val="clear" w:color="auto" w:fill="auto"/>
            <w:noWrap/>
          </w:tcPr>
          <w:p w14:paraId="388F25BF" w14:textId="77777777" w:rsidR="007179F3" w:rsidRPr="000713E9" w:rsidRDefault="007179F3" w:rsidP="007179F3">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Topics</w:t>
            </w:r>
          </w:p>
        </w:tc>
      </w:tr>
      <w:tr w:rsidR="007179F3" w:rsidRPr="000713E9" w14:paraId="23F6A287" w14:textId="77777777" w:rsidTr="007179F3">
        <w:trPr>
          <w:trHeight w:val="300"/>
        </w:trPr>
        <w:tc>
          <w:tcPr>
            <w:tcW w:w="4276" w:type="dxa"/>
            <w:shd w:val="clear" w:color="auto" w:fill="auto"/>
            <w:noWrap/>
          </w:tcPr>
          <w:p w14:paraId="50564153"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Energy efficiency strategies in urban planning of cites</w:t>
            </w:r>
          </w:p>
        </w:tc>
        <w:tc>
          <w:tcPr>
            <w:tcW w:w="681" w:type="dxa"/>
            <w:shd w:val="clear" w:color="auto" w:fill="auto"/>
            <w:noWrap/>
          </w:tcPr>
          <w:p w14:paraId="1814DC94"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2009</w:t>
            </w:r>
          </w:p>
        </w:tc>
        <w:tc>
          <w:tcPr>
            <w:tcW w:w="1275" w:type="dxa"/>
            <w:shd w:val="clear" w:color="auto" w:fill="auto"/>
            <w:noWrap/>
          </w:tcPr>
          <w:p w14:paraId="735EE1EB" w14:textId="77777777" w:rsidR="007179F3" w:rsidRPr="00DF4486"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Khalil, H.A.E.E.</w:t>
            </w:r>
          </w:p>
        </w:tc>
        <w:tc>
          <w:tcPr>
            <w:tcW w:w="3686" w:type="dxa"/>
            <w:shd w:val="clear" w:color="auto" w:fill="auto"/>
            <w:noWrap/>
          </w:tcPr>
          <w:p w14:paraId="1A0DF181"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Urban form</w:t>
            </w:r>
          </w:p>
        </w:tc>
      </w:tr>
      <w:tr w:rsidR="007179F3" w:rsidRPr="000713E9" w14:paraId="1CC01A15" w14:textId="77777777" w:rsidTr="007179F3">
        <w:trPr>
          <w:trHeight w:val="300"/>
        </w:trPr>
        <w:tc>
          <w:tcPr>
            <w:tcW w:w="4276" w:type="dxa"/>
            <w:shd w:val="clear" w:color="auto" w:fill="auto"/>
            <w:noWrap/>
            <w:hideMark/>
          </w:tcPr>
          <w:p w14:paraId="47C5E584"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Active solar retrofit of a residential house, A case study in Egypt</w:t>
            </w:r>
          </w:p>
        </w:tc>
        <w:tc>
          <w:tcPr>
            <w:tcW w:w="681" w:type="dxa"/>
            <w:shd w:val="clear" w:color="auto" w:fill="auto"/>
            <w:noWrap/>
            <w:hideMark/>
          </w:tcPr>
          <w:p w14:paraId="0E02D5F1"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2010</w:t>
            </w:r>
          </w:p>
        </w:tc>
        <w:tc>
          <w:tcPr>
            <w:tcW w:w="1275" w:type="dxa"/>
            <w:shd w:val="clear" w:color="auto" w:fill="auto"/>
            <w:noWrap/>
            <w:hideMark/>
          </w:tcPr>
          <w:p w14:paraId="1DD641FD" w14:textId="77777777" w:rsidR="007179F3" w:rsidRPr="000713E9" w:rsidRDefault="007179F3" w:rsidP="007179F3">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Attia, S., De Herde, A.</w:t>
            </w:r>
          </w:p>
        </w:tc>
        <w:tc>
          <w:tcPr>
            <w:tcW w:w="3686" w:type="dxa"/>
            <w:shd w:val="clear" w:color="auto" w:fill="auto"/>
            <w:noWrap/>
            <w:hideMark/>
          </w:tcPr>
          <w:p w14:paraId="3FAE4CAB"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Heat demand; Green roofs; Solar PV</w:t>
            </w:r>
          </w:p>
        </w:tc>
      </w:tr>
      <w:tr w:rsidR="007179F3" w:rsidRPr="000713E9" w14:paraId="7C7D5199" w14:textId="77777777" w:rsidTr="007179F3">
        <w:trPr>
          <w:trHeight w:val="300"/>
        </w:trPr>
        <w:tc>
          <w:tcPr>
            <w:tcW w:w="4276" w:type="dxa"/>
            <w:shd w:val="clear" w:color="auto" w:fill="auto"/>
            <w:noWrap/>
            <w:hideMark/>
          </w:tcPr>
          <w:p w14:paraId="10B568EE"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Urban form, thermal comfort and building CO2 emissions - a numerical analysis in Cairo</w:t>
            </w:r>
          </w:p>
        </w:tc>
        <w:tc>
          <w:tcPr>
            <w:tcW w:w="681" w:type="dxa"/>
            <w:shd w:val="clear" w:color="auto" w:fill="auto"/>
            <w:noWrap/>
            <w:hideMark/>
          </w:tcPr>
          <w:p w14:paraId="1A872903"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2011</w:t>
            </w:r>
          </w:p>
        </w:tc>
        <w:tc>
          <w:tcPr>
            <w:tcW w:w="1275" w:type="dxa"/>
            <w:shd w:val="clear" w:color="auto" w:fill="auto"/>
            <w:noWrap/>
            <w:hideMark/>
          </w:tcPr>
          <w:p w14:paraId="4E3D148E"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Fahmy, M, Sharples, S</w:t>
            </w:r>
          </w:p>
        </w:tc>
        <w:tc>
          <w:tcPr>
            <w:tcW w:w="3686" w:type="dxa"/>
            <w:shd w:val="clear" w:color="auto" w:fill="auto"/>
            <w:noWrap/>
            <w:hideMark/>
          </w:tcPr>
          <w:p w14:paraId="184A7BD5"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GHG emissions; Green roofs; Urban form</w:t>
            </w:r>
          </w:p>
        </w:tc>
      </w:tr>
      <w:tr w:rsidR="007179F3" w:rsidRPr="000713E9" w14:paraId="3AA637D6" w14:textId="77777777" w:rsidTr="007179F3">
        <w:trPr>
          <w:trHeight w:val="300"/>
        </w:trPr>
        <w:tc>
          <w:tcPr>
            <w:tcW w:w="4276" w:type="dxa"/>
            <w:shd w:val="clear" w:color="auto" w:fill="auto"/>
            <w:noWrap/>
            <w:hideMark/>
          </w:tcPr>
          <w:p w14:paraId="6EB055C3"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Effect of building form and urban pattern : On energy consumption of residential buildings in different desert climates</w:t>
            </w:r>
          </w:p>
        </w:tc>
        <w:tc>
          <w:tcPr>
            <w:tcW w:w="681" w:type="dxa"/>
            <w:shd w:val="clear" w:color="auto" w:fill="auto"/>
            <w:noWrap/>
            <w:hideMark/>
          </w:tcPr>
          <w:p w14:paraId="7DD70B5A"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2012</w:t>
            </w:r>
          </w:p>
        </w:tc>
        <w:tc>
          <w:tcPr>
            <w:tcW w:w="1275" w:type="dxa"/>
            <w:shd w:val="clear" w:color="auto" w:fill="auto"/>
            <w:noWrap/>
            <w:hideMark/>
          </w:tcPr>
          <w:p w14:paraId="3DDB8317" w14:textId="77777777" w:rsidR="007179F3" w:rsidRPr="000713E9" w:rsidRDefault="007179F3" w:rsidP="007179F3">
            <w:pPr>
              <w:spacing w:after="0" w:line="360" w:lineRule="auto"/>
              <w:rPr>
                <w:rFonts w:ascii="Calibri" w:eastAsia="Times New Roman" w:hAnsi="Calibri" w:cs="Calibri"/>
                <w:color w:val="000000"/>
              </w:rPr>
            </w:pPr>
          </w:p>
        </w:tc>
        <w:tc>
          <w:tcPr>
            <w:tcW w:w="3686" w:type="dxa"/>
            <w:shd w:val="clear" w:color="auto" w:fill="auto"/>
            <w:noWrap/>
            <w:hideMark/>
          </w:tcPr>
          <w:p w14:paraId="2940EBE3"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Urban form</w:t>
            </w:r>
          </w:p>
        </w:tc>
      </w:tr>
      <w:tr w:rsidR="007179F3" w:rsidRPr="000713E9" w14:paraId="1225C9EB" w14:textId="77777777" w:rsidTr="007179F3">
        <w:trPr>
          <w:trHeight w:val="300"/>
        </w:trPr>
        <w:tc>
          <w:tcPr>
            <w:tcW w:w="4276" w:type="dxa"/>
            <w:shd w:val="clear" w:color="auto" w:fill="auto"/>
            <w:noWrap/>
            <w:hideMark/>
          </w:tcPr>
          <w:p w14:paraId="15B8D474"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Governing the transition to natural gas in Mediterranean Metropolis: The case of Cairo, Istanbul and Sfax (Tunisia)</w:t>
            </w:r>
          </w:p>
        </w:tc>
        <w:tc>
          <w:tcPr>
            <w:tcW w:w="681" w:type="dxa"/>
            <w:shd w:val="clear" w:color="auto" w:fill="auto"/>
            <w:noWrap/>
            <w:hideMark/>
          </w:tcPr>
          <w:p w14:paraId="6EBB1318"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1275" w:type="dxa"/>
            <w:shd w:val="clear" w:color="auto" w:fill="auto"/>
            <w:noWrap/>
            <w:hideMark/>
          </w:tcPr>
          <w:p w14:paraId="19D87F53" w14:textId="77777777" w:rsidR="007179F3" w:rsidRPr="000713E9" w:rsidRDefault="007179F3" w:rsidP="007179F3">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Verdeil, E, Arik, E, Bolzon, H, Markoum, J</w:t>
            </w:r>
          </w:p>
        </w:tc>
        <w:tc>
          <w:tcPr>
            <w:tcW w:w="3686" w:type="dxa"/>
            <w:shd w:val="clear" w:color="auto" w:fill="auto"/>
            <w:noWrap/>
            <w:hideMark/>
          </w:tcPr>
          <w:p w14:paraId="21995385"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Heat demand; Urban form</w:t>
            </w:r>
          </w:p>
        </w:tc>
      </w:tr>
      <w:tr w:rsidR="007179F3" w:rsidRPr="000713E9" w14:paraId="2CC3D889" w14:textId="77777777" w:rsidTr="007179F3">
        <w:trPr>
          <w:trHeight w:val="300"/>
        </w:trPr>
        <w:tc>
          <w:tcPr>
            <w:tcW w:w="4276" w:type="dxa"/>
            <w:shd w:val="clear" w:color="auto" w:fill="auto"/>
            <w:noWrap/>
            <w:hideMark/>
          </w:tcPr>
          <w:p w14:paraId="4EC0037A"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Reducing cooling demands in a hot dry climate: A simulation study for non-insulated passive cool roof thermal performance in residential buildings</w:t>
            </w:r>
          </w:p>
        </w:tc>
        <w:tc>
          <w:tcPr>
            <w:tcW w:w="681" w:type="dxa"/>
            <w:shd w:val="clear" w:color="auto" w:fill="auto"/>
            <w:noWrap/>
            <w:hideMark/>
          </w:tcPr>
          <w:p w14:paraId="3752479F"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1275" w:type="dxa"/>
            <w:shd w:val="clear" w:color="auto" w:fill="auto"/>
            <w:noWrap/>
            <w:hideMark/>
          </w:tcPr>
          <w:p w14:paraId="6A92729B" w14:textId="77777777" w:rsidR="007179F3" w:rsidRPr="000713E9" w:rsidRDefault="007179F3" w:rsidP="007179F3">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Dabaieh, M, Wanas, O, Hegazy, MA, Johansson, E</w:t>
            </w:r>
          </w:p>
        </w:tc>
        <w:tc>
          <w:tcPr>
            <w:tcW w:w="3686" w:type="dxa"/>
            <w:shd w:val="clear" w:color="auto" w:fill="auto"/>
            <w:noWrap/>
            <w:hideMark/>
          </w:tcPr>
          <w:p w14:paraId="0F4387F7"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Green roofs</w:t>
            </w:r>
          </w:p>
        </w:tc>
      </w:tr>
      <w:tr w:rsidR="007179F3" w:rsidRPr="000713E9" w14:paraId="3B8BF815" w14:textId="77777777" w:rsidTr="007179F3">
        <w:trPr>
          <w:trHeight w:val="300"/>
        </w:trPr>
        <w:tc>
          <w:tcPr>
            <w:tcW w:w="4276" w:type="dxa"/>
            <w:shd w:val="clear" w:color="auto" w:fill="auto"/>
            <w:noWrap/>
            <w:hideMark/>
          </w:tcPr>
          <w:p w14:paraId="7056D662"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Asses</w:t>
            </w:r>
            <w:r>
              <w:rPr>
                <w:rFonts w:ascii="Calibri" w:eastAsia="Times New Roman" w:hAnsi="Calibri" w:cs="Calibri"/>
                <w:color w:val="000000"/>
              </w:rPr>
              <w:t>s</w:t>
            </w:r>
            <w:r w:rsidRPr="000713E9">
              <w:rPr>
                <w:rFonts w:ascii="Calibri" w:eastAsia="Times New Roman" w:hAnsi="Calibri" w:cs="Calibri"/>
                <w:color w:val="000000"/>
              </w:rPr>
              <w:t>ment of building integrated photovoltaics for the residential section in representative Urban areas in Egypt</w:t>
            </w:r>
          </w:p>
        </w:tc>
        <w:tc>
          <w:tcPr>
            <w:tcW w:w="681" w:type="dxa"/>
            <w:shd w:val="clear" w:color="auto" w:fill="auto"/>
            <w:noWrap/>
            <w:hideMark/>
          </w:tcPr>
          <w:p w14:paraId="4E6B6CE7"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1275" w:type="dxa"/>
            <w:shd w:val="clear" w:color="auto" w:fill="auto"/>
            <w:noWrap/>
            <w:hideMark/>
          </w:tcPr>
          <w:p w14:paraId="0A3DCB23" w14:textId="77777777" w:rsidR="007179F3" w:rsidRPr="000713E9" w:rsidRDefault="007179F3" w:rsidP="007179F3">
            <w:pPr>
              <w:spacing w:after="0" w:line="360" w:lineRule="auto"/>
              <w:rPr>
                <w:rFonts w:ascii="Calibri" w:eastAsia="Times New Roman" w:hAnsi="Calibri" w:cs="Calibri"/>
                <w:color w:val="000000"/>
              </w:rPr>
            </w:pPr>
          </w:p>
        </w:tc>
        <w:tc>
          <w:tcPr>
            <w:tcW w:w="3686" w:type="dxa"/>
            <w:shd w:val="clear" w:color="auto" w:fill="auto"/>
            <w:noWrap/>
            <w:hideMark/>
          </w:tcPr>
          <w:p w14:paraId="7FA6C2CC"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Energy consumption; Households; Solar PV; Urban form</w:t>
            </w:r>
          </w:p>
        </w:tc>
      </w:tr>
      <w:tr w:rsidR="007179F3" w:rsidRPr="000713E9" w14:paraId="30374192" w14:textId="77777777" w:rsidTr="007179F3">
        <w:trPr>
          <w:trHeight w:val="300"/>
        </w:trPr>
        <w:tc>
          <w:tcPr>
            <w:tcW w:w="4276" w:type="dxa"/>
            <w:shd w:val="clear" w:color="auto" w:fill="auto"/>
            <w:noWrap/>
            <w:hideMark/>
          </w:tcPr>
          <w:p w14:paraId="03B90DBB"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lastRenderedPageBreak/>
              <w:t>High-rise buildings in context of sustainability; urban metaphors of greater Cairo, Egypt: A case study on sustainability and strategic environmental assessment</w:t>
            </w:r>
          </w:p>
        </w:tc>
        <w:tc>
          <w:tcPr>
            <w:tcW w:w="681" w:type="dxa"/>
            <w:shd w:val="clear" w:color="auto" w:fill="auto"/>
            <w:noWrap/>
            <w:hideMark/>
          </w:tcPr>
          <w:p w14:paraId="6D507913" w14:textId="77777777" w:rsidR="007179F3" w:rsidRPr="000713E9" w:rsidRDefault="007179F3" w:rsidP="007179F3">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1275" w:type="dxa"/>
            <w:shd w:val="clear" w:color="auto" w:fill="auto"/>
            <w:noWrap/>
            <w:hideMark/>
          </w:tcPr>
          <w:p w14:paraId="4341CC4E" w14:textId="77777777" w:rsidR="007179F3" w:rsidRPr="000713E9" w:rsidRDefault="007179F3" w:rsidP="007179F3">
            <w:pPr>
              <w:spacing w:after="0" w:line="360" w:lineRule="auto"/>
              <w:rPr>
                <w:rFonts w:ascii="Calibri" w:eastAsia="Times New Roman" w:hAnsi="Calibri" w:cs="Calibri"/>
                <w:color w:val="000000"/>
              </w:rPr>
            </w:pPr>
          </w:p>
        </w:tc>
        <w:tc>
          <w:tcPr>
            <w:tcW w:w="3686" w:type="dxa"/>
            <w:shd w:val="clear" w:color="auto" w:fill="auto"/>
            <w:noWrap/>
            <w:hideMark/>
          </w:tcPr>
          <w:p w14:paraId="4E47B6A9" w14:textId="77777777" w:rsidR="007179F3" w:rsidRPr="000713E9" w:rsidRDefault="007179F3" w:rsidP="007179F3">
            <w:pPr>
              <w:keepNext/>
              <w:spacing w:after="0" w:line="360" w:lineRule="auto"/>
              <w:rPr>
                <w:rFonts w:ascii="Calibri" w:eastAsia="Times New Roman" w:hAnsi="Calibri" w:cs="Calibri"/>
                <w:color w:val="000000"/>
              </w:rPr>
            </w:pPr>
            <w:r w:rsidRPr="000713E9">
              <w:rPr>
                <w:rFonts w:ascii="Calibri" w:eastAsia="Times New Roman" w:hAnsi="Calibri" w:cs="Calibri"/>
                <w:color w:val="000000"/>
              </w:rPr>
              <w:t>Buildings</w:t>
            </w:r>
          </w:p>
        </w:tc>
      </w:tr>
    </w:tbl>
    <w:p w14:paraId="52DB3F27" w14:textId="77777777" w:rsidR="007179F3" w:rsidRPr="00EE4A6C" w:rsidRDefault="007179F3" w:rsidP="007179F3">
      <w:pPr>
        <w:pStyle w:val="Caption"/>
        <w:spacing w:line="480" w:lineRule="auto"/>
        <w:rPr>
          <w:rFonts w:ascii="Calibri" w:eastAsia="Calibri" w:hAnsi="Calibri" w:cs="Calibri"/>
          <w:b/>
        </w:rPr>
      </w:pPr>
      <w:bookmarkStart w:id="516" w:name="_Ref512426391"/>
      <w:r w:rsidRPr="00EE4A6C">
        <w:rPr>
          <w:b/>
        </w:rPr>
        <w:t xml:space="preserve">Table </w:t>
      </w:r>
      <w:r w:rsidRPr="00EE4A6C">
        <w:rPr>
          <w:b/>
        </w:rPr>
        <w:fldChar w:fldCharType="begin"/>
      </w:r>
      <w:r w:rsidRPr="00EE4A6C">
        <w:rPr>
          <w:b/>
        </w:rPr>
        <w:instrText xml:space="preserve"> SEQ Table \* ARABIC </w:instrText>
      </w:r>
      <w:r w:rsidRPr="00EE4A6C">
        <w:rPr>
          <w:b/>
        </w:rPr>
        <w:fldChar w:fldCharType="separate"/>
      </w:r>
      <w:r w:rsidR="001470AD">
        <w:rPr>
          <w:b/>
          <w:noProof/>
        </w:rPr>
        <w:t>2</w:t>
      </w:r>
      <w:r w:rsidRPr="00EE4A6C">
        <w:rPr>
          <w:b/>
          <w:noProof/>
        </w:rPr>
        <w:fldChar w:fldCharType="end"/>
      </w:r>
      <w:bookmarkEnd w:id="516"/>
      <w:r w:rsidRPr="00EE4A6C">
        <w:rPr>
          <w:b/>
        </w:rPr>
        <w:t>: Urban climate mitigation literature on Cairo</w:t>
      </w:r>
    </w:p>
    <w:p w14:paraId="608873D3" w14:textId="77777777" w:rsidR="007179F3" w:rsidRDefault="007179F3" w:rsidP="005379F1"/>
    <w:p w14:paraId="6DD0446F" w14:textId="77777777" w:rsidR="007179F3" w:rsidRDefault="007179F3" w:rsidP="005379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E23832" w14:paraId="2555E0C9" w14:textId="77777777" w:rsidTr="001D7885">
        <w:tc>
          <w:tcPr>
            <w:tcW w:w="2265" w:type="dxa"/>
            <w:tcBorders>
              <w:top w:val="single" w:sz="4" w:space="0" w:color="auto"/>
              <w:bottom w:val="single" w:sz="4" w:space="0" w:color="auto"/>
            </w:tcBorders>
          </w:tcPr>
          <w:p w14:paraId="47DA044C" w14:textId="6A9D3ABC" w:rsidR="00E23832" w:rsidRPr="00E23832" w:rsidRDefault="00E23832" w:rsidP="00092586">
            <w:pPr>
              <w:keepNext/>
              <w:spacing w:line="360" w:lineRule="auto"/>
              <w:rPr>
                <w:b/>
              </w:rPr>
            </w:pPr>
            <w:r w:rsidRPr="00E23832">
              <w:rPr>
                <w:b/>
              </w:rPr>
              <w:t>Topic</w:t>
            </w:r>
          </w:p>
        </w:tc>
        <w:tc>
          <w:tcPr>
            <w:tcW w:w="2265" w:type="dxa"/>
            <w:tcBorders>
              <w:top w:val="single" w:sz="4" w:space="0" w:color="auto"/>
              <w:bottom w:val="single" w:sz="4" w:space="0" w:color="auto"/>
            </w:tcBorders>
          </w:tcPr>
          <w:p w14:paraId="11E3C562" w14:textId="3829E663" w:rsidR="00E23832" w:rsidRPr="00E23832" w:rsidRDefault="00E23832" w:rsidP="00092586">
            <w:pPr>
              <w:keepNext/>
              <w:spacing w:line="360" w:lineRule="auto"/>
              <w:rPr>
                <w:b/>
              </w:rPr>
            </w:pPr>
            <w:r w:rsidRPr="00E23832">
              <w:rPr>
                <w:b/>
              </w:rPr>
              <w:t>Proportion</w:t>
            </w:r>
          </w:p>
        </w:tc>
        <w:tc>
          <w:tcPr>
            <w:tcW w:w="2266" w:type="dxa"/>
            <w:tcBorders>
              <w:top w:val="single" w:sz="4" w:space="0" w:color="auto"/>
              <w:bottom w:val="single" w:sz="4" w:space="0" w:color="auto"/>
            </w:tcBorders>
          </w:tcPr>
          <w:p w14:paraId="6A17F80C" w14:textId="238B7590" w:rsidR="00E23832" w:rsidRPr="00E23832" w:rsidRDefault="00E23832" w:rsidP="00092586">
            <w:pPr>
              <w:keepNext/>
              <w:spacing w:line="360" w:lineRule="auto"/>
            </w:pPr>
            <w:r w:rsidRPr="00E23832">
              <w:rPr>
                <w:b/>
              </w:rPr>
              <w:t>Topic</w:t>
            </w:r>
          </w:p>
        </w:tc>
        <w:tc>
          <w:tcPr>
            <w:tcW w:w="2266" w:type="dxa"/>
            <w:tcBorders>
              <w:top w:val="single" w:sz="4" w:space="0" w:color="auto"/>
              <w:bottom w:val="single" w:sz="4" w:space="0" w:color="auto"/>
            </w:tcBorders>
          </w:tcPr>
          <w:p w14:paraId="3493CE16" w14:textId="3029907C" w:rsidR="00E23832" w:rsidRPr="00E23832" w:rsidRDefault="00E23832" w:rsidP="00092586">
            <w:pPr>
              <w:keepNext/>
              <w:spacing w:line="360" w:lineRule="auto"/>
            </w:pPr>
            <w:r w:rsidRPr="00E23832">
              <w:rPr>
                <w:b/>
              </w:rPr>
              <w:t>Proportion</w:t>
            </w:r>
          </w:p>
        </w:tc>
      </w:tr>
      <w:tr w:rsidR="00E23832" w14:paraId="14E95D1B" w14:textId="77777777" w:rsidTr="00640458">
        <w:trPr>
          <w:trHeight w:val="340"/>
        </w:trPr>
        <w:tc>
          <w:tcPr>
            <w:tcW w:w="2265" w:type="dxa"/>
            <w:tcBorders>
              <w:top w:val="single" w:sz="4" w:space="0" w:color="auto"/>
            </w:tcBorders>
            <w:vAlign w:val="center"/>
          </w:tcPr>
          <w:p w14:paraId="5ACAFAAD" w14:textId="4A124409" w:rsidR="00E23832" w:rsidRDefault="00E23832" w:rsidP="00092586">
            <w:pPr>
              <w:keepNext/>
              <w:spacing w:line="360" w:lineRule="auto"/>
            </w:pPr>
            <w:r w:rsidRPr="00E23832">
              <w:t>GHG emissions</w:t>
            </w:r>
          </w:p>
        </w:tc>
        <w:tc>
          <w:tcPr>
            <w:tcW w:w="2265" w:type="dxa"/>
            <w:tcBorders>
              <w:top w:val="single" w:sz="4" w:space="0" w:color="auto"/>
            </w:tcBorders>
            <w:vAlign w:val="center"/>
          </w:tcPr>
          <w:p w14:paraId="37FF9504" w14:textId="39C8D833" w:rsidR="00E23832" w:rsidRDefault="00E23832" w:rsidP="00092586">
            <w:pPr>
              <w:keepNext/>
              <w:spacing w:line="360" w:lineRule="auto"/>
            </w:pPr>
            <w:r>
              <w:t>0.19</w:t>
            </w:r>
          </w:p>
        </w:tc>
        <w:tc>
          <w:tcPr>
            <w:tcW w:w="2266" w:type="dxa"/>
            <w:tcBorders>
              <w:top w:val="single" w:sz="4" w:space="0" w:color="auto"/>
            </w:tcBorders>
            <w:vAlign w:val="center"/>
          </w:tcPr>
          <w:p w14:paraId="63048FF2" w14:textId="691AE894" w:rsidR="00E23832" w:rsidRDefault="00E23832" w:rsidP="00092586">
            <w:pPr>
              <w:keepNext/>
              <w:spacing w:line="360" w:lineRule="auto"/>
            </w:pPr>
            <w:r w:rsidRPr="00E23832">
              <w:t>Urban form</w:t>
            </w:r>
          </w:p>
        </w:tc>
        <w:tc>
          <w:tcPr>
            <w:tcW w:w="2266" w:type="dxa"/>
            <w:tcBorders>
              <w:top w:val="single" w:sz="4" w:space="0" w:color="auto"/>
            </w:tcBorders>
            <w:vAlign w:val="center"/>
          </w:tcPr>
          <w:p w14:paraId="41131A6B" w14:textId="48595D9E" w:rsidR="00E23832" w:rsidRDefault="00E23832" w:rsidP="00092586">
            <w:pPr>
              <w:keepNext/>
              <w:spacing w:line="360" w:lineRule="auto"/>
            </w:pPr>
            <w:r w:rsidRPr="00E23832">
              <w:t>0.0</w:t>
            </w:r>
            <w:r>
              <w:t>8</w:t>
            </w:r>
          </w:p>
        </w:tc>
      </w:tr>
      <w:tr w:rsidR="00E23832" w14:paraId="0A064F06" w14:textId="77777777" w:rsidTr="00640458">
        <w:trPr>
          <w:trHeight w:val="340"/>
        </w:trPr>
        <w:tc>
          <w:tcPr>
            <w:tcW w:w="2265" w:type="dxa"/>
            <w:vAlign w:val="center"/>
          </w:tcPr>
          <w:p w14:paraId="57A58D4E" w14:textId="276946CC" w:rsidR="00E23832" w:rsidRDefault="00E23832" w:rsidP="00092586">
            <w:pPr>
              <w:keepNext/>
              <w:spacing w:line="360" w:lineRule="auto"/>
            </w:pPr>
            <w:r w:rsidRPr="00E23832">
              <w:t>Transportation</w:t>
            </w:r>
          </w:p>
        </w:tc>
        <w:tc>
          <w:tcPr>
            <w:tcW w:w="2265" w:type="dxa"/>
            <w:vAlign w:val="center"/>
          </w:tcPr>
          <w:p w14:paraId="052AC188" w14:textId="0CCDD621" w:rsidR="00E23832" w:rsidRDefault="00E23832" w:rsidP="00092586">
            <w:pPr>
              <w:keepNext/>
              <w:spacing w:line="360" w:lineRule="auto"/>
            </w:pPr>
            <w:r w:rsidRPr="00E23832">
              <w:t>0.16</w:t>
            </w:r>
          </w:p>
        </w:tc>
        <w:tc>
          <w:tcPr>
            <w:tcW w:w="2266" w:type="dxa"/>
            <w:vAlign w:val="center"/>
          </w:tcPr>
          <w:p w14:paraId="544F29DD" w14:textId="4F9C778B" w:rsidR="00E23832" w:rsidRDefault="00E23832" w:rsidP="00092586">
            <w:pPr>
              <w:keepNext/>
              <w:spacing w:line="360" w:lineRule="auto"/>
            </w:pPr>
            <w:r w:rsidRPr="00E23832">
              <w:t>Water demand</w:t>
            </w:r>
          </w:p>
        </w:tc>
        <w:tc>
          <w:tcPr>
            <w:tcW w:w="2266" w:type="dxa"/>
            <w:vAlign w:val="center"/>
          </w:tcPr>
          <w:p w14:paraId="7C05EA9C" w14:textId="40A2FB3E" w:rsidR="00E23832" w:rsidRDefault="00E23832" w:rsidP="00092586">
            <w:pPr>
              <w:keepNext/>
              <w:spacing w:line="360" w:lineRule="auto"/>
            </w:pPr>
            <w:r w:rsidRPr="00E23832">
              <w:t>0.0</w:t>
            </w:r>
            <w:r>
              <w:t>8</w:t>
            </w:r>
          </w:p>
        </w:tc>
      </w:tr>
      <w:tr w:rsidR="00E23832" w14:paraId="05886AEA" w14:textId="77777777" w:rsidTr="00640458">
        <w:trPr>
          <w:trHeight w:val="340"/>
        </w:trPr>
        <w:tc>
          <w:tcPr>
            <w:tcW w:w="2265" w:type="dxa"/>
            <w:vAlign w:val="center"/>
          </w:tcPr>
          <w:p w14:paraId="2F123F78" w14:textId="478D5B01" w:rsidR="00E23832" w:rsidRDefault="00E23832" w:rsidP="00092586">
            <w:pPr>
              <w:keepNext/>
              <w:spacing w:line="360" w:lineRule="auto"/>
            </w:pPr>
            <w:r w:rsidRPr="00E23832">
              <w:t>Air pollution</w:t>
            </w:r>
          </w:p>
        </w:tc>
        <w:tc>
          <w:tcPr>
            <w:tcW w:w="2265" w:type="dxa"/>
            <w:vAlign w:val="center"/>
          </w:tcPr>
          <w:p w14:paraId="6A19B176" w14:textId="14E91B45" w:rsidR="00E23832" w:rsidRDefault="00E23832" w:rsidP="00092586">
            <w:pPr>
              <w:keepNext/>
              <w:spacing w:line="360" w:lineRule="auto"/>
            </w:pPr>
            <w:r w:rsidRPr="00E23832">
              <w:t>0.1</w:t>
            </w:r>
            <w:r>
              <w:t>6</w:t>
            </w:r>
          </w:p>
        </w:tc>
        <w:tc>
          <w:tcPr>
            <w:tcW w:w="2266" w:type="dxa"/>
            <w:vAlign w:val="center"/>
          </w:tcPr>
          <w:p w14:paraId="76B9F805" w14:textId="4DC7DABE" w:rsidR="00E23832" w:rsidRDefault="00E23832" w:rsidP="00092586">
            <w:pPr>
              <w:keepNext/>
              <w:spacing w:line="360" w:lineRule="auto"/>
            </w:pPr>
            <w:r w:rsidRPr="00E23832">
              <w:t>Waste management</w:t>
            </w:r>
          </w:p>
        </w:tc>
        <w:tc>
          <w:tcPr>
            <w:tcW w:w="2266" w:type="dxa"/>
            <w:vAlign w:val="center"/>
          </w:tcPr>
          <w:p w14:paraId="576CD732" w14:textId="071F791A" w:rsidR="00E23832" w:rsidRDefault="00E23832" w:rsidP="00092586">
            <w:pPr>
              <w:keepNext/>
              <w:spacing w:line="360" w:lineRule="auto"/>
            </w:pPr>
            <w:r w:rsidRPr="00E23832">
              <w:t>0.0</w:t>
            </w:r>
            <w:r>
              <w:t>7</w:t>
            </w:r>
          </w:p>
        </w:tc>
      </w:tr>
      <w:tr w:rsidR="00E23832" w14:paraId="11ACEF1D" w14:textId="77777777" w:rsidTr="00640458">
        <w:trPr>
          <w:trHeight w:val="340"/>
        </w:trPr>
        <w:tc>
          <w:tcPr>
            <w:tcW w:w="2265" w:type="dxa"/>
            <w:vAlign w:val="center"/>
          </w:tcPr>
          <w:p w14:paraId="5D7A4D00" w14:textId="5D759842" w:rsidR="00E23832" w:rsidRDefault="00E23832" w:rsidP="00092586">
            <w:pPr>
              <w:keepNext/>
              <w:spacing w:line="360" w:lineRule="auto"/>
            </w:pPr>
            <w:r w:rsidRPr="00E23832">
              <w:t>CO2 emissions</w:t>
            </w:r>
          </w:p>
        </w:tc>
        <w:tc>
          <w:tcPr>
            <w:tcW w:w="2265" w:type="dxa"/>
            <w:vAlign w:val="center"/>
          </w:tcPr>
          <w:p w14:paraId="37E8E978" w14:textId="035F1690" w:rsidR="00E23832" w:rsidRDefault="00E23832" w:rsidP="00092586">
            <w:pPr>
              <w:keepNext/>
              <w:spacing w:line="360" w:lineRule="auto"/>
            </w:pPr>
            <w:r w:rsidRPr="00E23832">
              <w:t>0.1</w:t>
            </w:r>
            <w:r>
              <w:t>4</w:t>
            </w:r>
          </w:p>
        </w:tc>
        <w:tc>
          <w:tcPr>
            <w:tcW w:w="2266" w:type="dxa"/>
            <w:vAlign w:val="center"/>
          </w:tcPr>
          <w:p w14:paraId="7D516CB8" w14:textId="71F14C14" w:rsidR="00E23832" w:rsidRDefault="00E23832" w:rsidP="00092586">
            <w:pPr>
              <w:keepNext/>
              <w:spacing w:line="360" w:lineRule="auto"/>
            </w:pPr>
            <w:r w:rsidRPr="00E23832">
              <w:t>Solar PV</w:t>
            </w:r>
          </w:p>
        </w:tc>
        <w:tc>
          <w:tcPr>
            <w:tcW w:w="2266" w:type="dxa"/>
            <w:vAlign w:val="center"/>
          </w:tcPr>
          <w:p w14:paraId="37C4BDAA" w14:textId="51009D31" w:rsidR="00E23832" w:rsidRDefault="00E23832" w:rsidP="00092586">
            <w:pPr>
              <w:keepNext/>
              <w:spacing w:line="360" w:lineRule="auto"/>
            </w:pPr>
            <w:r w:rsidRPr="00E23832">
              <w:t>0.07</w:t>
            </w:r>
          </w:p>
        </w:tc>
      </w:tr>
      <w:tr w:rsidR="00E23832" w14:paraId="65191F7D" w14:textId="77777777" w:rsidTr="00640458">
        <w:trPr>
          <w:trHeight w:val="340"/>
        </w:trPr>
        <w:tc>
          <w:tcPr>
            <w:tcW w:w="2265" w:type="dxa"/>
            <w:vAlign w:val="center"/>
          </w:tcPr>
          <w:p w14:paraId="325DE289" w14:textId="1F9B3971" w:rsidR="00E23832" w:rsidRDefault="00E23832" w:rsidP="00092586">
            <w:pPr>
              <w:keepNext/>
              <w:spacing w:line="360" w:lineRule="auto"/>
            </w:pPr>
            <w:r w:rsidRPr="00E23832">
              <w:t>Energy consumption</w:t>
            </w:r>
          </w:p>
        </w:tc>
        <w:tc>
          <w:tcPr>
            <w:tcW w:w="2265" w:type="dxa"/>
            <w:vAlign w:val="center"/>
          </w:tcPr>
          <w:p w14:paraId="56C861AF" w14:textId="20F77952" w:rsidR="00E23832" w:rsidRDefault="00E23832" w:rsidP="00092586">
            <w:pPr>
              <w:keepNext/>
              <w:spacing w:line="360" w:lineRule="auto"/>
            </w:pPr>
            <w:r w:rsidRPr="00E23832">
              <w:t>0.12</w:t>
            </w:r>
          </w:p>
        </w:tc>
        <w:tc>
          <w:tcPr>
            <w:tcW w:w="2266" w:type="dxa"/>
            <w:vAlign w:val="center"/>
          </w:tcPr>
          <w:p w14:paraId="60584E17" w14:textId="50F60D63" w:rsidR="00E23832" w:rsidRDefault="00E23832" w:rsidP="00092586">
            <w:pPr>
              <w:keepNext/>
              <w:spacing w:line="360" w:lineRule="auto"/>
            </w:pPr>
            <w:r w:rsidRPr="00E23832">
              <w:t>Households</w:t>
            </w:r>
          </w:p>
        </w:tc>
        <w:tc>
          <w:tcPr>
            <w:tcW w:w="2266" w:type="dxa"/>
            <w:vAlign w:val="center"/>
          </w:tcPr>
          <w:p w14:paraId="36B8A831" w14:textId="0A6C7D90" w:rsidR="00E23832" w:rsidRDefault="00E23832" w:rsidP="00092586">
            <w:pPr>
              <w:keepNext/>
              <w:spacing w:line="360" w:lineRule="auto"/>
            </w:pPr>
            <w:r w:rsidRPr="00E23832">
              <w:t>0.06</w:t>
            </w:r>
          </w:p>
        </w:tc>
      </w:tr>
      <w:tr w:rsidR="00E23832" w14:paraId="1A198B7D" w14:textId="77777777" w:rsidTr="00640458">
        <w:trPr>
          <w:trHeight w:val="340"/>
        </w:trPr>
        <w:tc>
          <w:tcPr>
            <w:tcW w:w="2265" w:type="dxa"/>
            <w:vAlign w:val="center"/>
          </w:tcPr>
          <w:p w14:paraId="0FD9E763" w14:textId="7F19B4AE" w:rsidR="00E23832" w:rsidRDefault="00E23832" w:rsidP="00092586">
            <w:pPr>
              <w:keepNext/>
              <w:spacing w:line="360" w:lineRule="auto"/>
            </w:pPr>
            <w:r w:rsidRPr="00E23832">
              <w:t>Urban governance</w:t>
            </w:r>
          </w:p>
        </w:tc>
        <w:tc>
          <w:tcPr>
            <w:tcW w:w="2265" w:type="dxa"/>
            <w:vAlign w:val="center"/>
          </w:tcPr>
          <w:p w14:paraId="358E86CD" w14:textId="18358055" w:rsidR="00E23832" w:rsidRDefault="00E23832" w:rsidP="00092586">
            <w:pPr>
              <w:keepNext/>
              <w:spacing w:line="360" w:lineRule="auto"/>
            </w:pPr>
            <w:r w:rsidRPr="00E23832">
              <w:t>0.11</w:t>
            </w:r>
          </w:p>
        </w:tc>
        <w:tc>
          <w:tcPr>
            <w:tcW w:w="2266" w:type="dxa"/>
            <w:vAlign w:val="center"/>
          </w:tcPr>
          <w:p w14:paraId="37D6250A" w14:textId="5788FFF0" w:rsidR="00E23832" w:rsidRDefault="00E23832" w:rsidP="00092586">
            <w:pPr>
              <w:keepNext/>
              <w:spacing w:line="360" w:lineRule="auto"/>
            </w:pPr>
            <w:r w:rsidRPr="00E23832">
              <w:t>Heat demand</w:t>
            </w:r>
          </w:p>
        </w:tc>
        <w:tc>
          <w:tcPr>
            <w:tcW w:w="2266" w:type="dxa"/>
            <w:vAlign w:val="center"/>
          </w:tcPr>
          <w:p w14:paraId="2D57BDCF" w14:textId="3DCF89D5" w:rsidR="00E23832" w:rsidRDefault="00E23832" w:rsidP="00092586">
            <w:pPr>
              <w:keepNext/>
              <w:spacing w:line="360" w:lineRule="auto"/>
            </w:pPr>
            <w:r w:rsidRPr="00E23832">
              <w:t>0.06</w:t>
            </w:r>
          </w:p>
        </w:tc>
      </w:tr>
      <w:tr w:rsidR="00E23832" w14:paraId="5CB49270" w14:textId="77777777" w:rsidTr="00640458">
        <w:trPr>
          <w:trHeight w:val="340"/>
        </w:trPr>
        <w:tc>
          <w:tcPr>
            <w:tcW w:w="2265" w:type="dxa"/>
            <w:vAlign w:val="center"/>
          </w:tcPr>
          <w:p w14:paraId="5F9F9142" w14:textId="1662B37F" w:rsidR="00E23832" w:rsidRPr="00E23832" w:rsidRDefault="00E23832" w:rsidP="00092586">
            <w:pPr>
              <w:keepNext/>
              <w:spacing w:line="360" w:lineRule="auto"/>
            </w:pPr>
            <w:r w:rsidRPr="00E23832">
              <w:t>Vehicles</w:t>
            </w:r>
          </w:p>
        </w:tc>
        <w:tc>
          <w:tcPr>
            <w:tcW w:w="2265" w:type="dxa"/>
            <w:vAlign w:val="center"/>
          </w:tcPr>
          <w:p w14:paraId="079479E1" w14:textId="638CDCB0" w:rsidR="00E23832" w:rsidRPr="00E23832" w:rsidRDefault="00E23832" w:rsidP="00092586">
            <w:pPr>
              <w:keepNext/>
              <w:spacing w:line="360" w:lineRule="auto"/>
            </w:pPr>
            <w:r w:rsidRPr="00E23832">
              <w:t>0.10</w:t>
            </w:r>
          </w:p>
        </w:tc>
        <w:tc>
          <w:tcPr>
            <w:tcW w:w="2266" w:type="dxa"/>
            <w:vAlign w:val="center"/>
          </w:tcPr>
          <w:p w14:paraId="66146B9A" w14:textId="2DFB25B4" w:rsidR="00E23832" w:rsidRPr="00E23832" w:rsidRDefault="00E23832" w:rsidP="00092586">
            <w:pPr>
              <w:keepNext/>
              <w:spacing w:line="360" w:lineRule="auto"/>
            </w:pPr>
            <w:r w:rsidRPr="00E23832">
              <w:t>Urban ecology</w:t>
            </w:r>
          </w:p>
        </w:tc>
        <w:tc>
          <w:tcPr>
            <w:tcW w:w="2266" w:type="dxa"/>
            <w:vAlign w:val="center"/>
          </w:tcPr>
          <w:p w14:paraId="3870DBFF" w14:textId="16E23519" w:rsidR="00E23832" w:rsidRPr="00E23832" w:rsidRDefault="00E23832" w:rsidP="00092586">
            <w:pPr>
              <w:keepNext/>
              <w:spacing w:line="360" w:lineRule="auto"/>
            </w:pPr>
            <w:r w:rsidRPr="00E23832">
              <w:t>0.0</w:t>
            </w:r>
            <w:r>
              <w:t>5</w:t>
            </w:r>
          </w:p>
        </w:tc>
      </w:tr>
      <w:tr w:rsidR="00E23832" w14:paraId="2DCCC458" w14:textId="77777777" w:rsidTr="00640458">
        <w:trPr>
          <w:trHeight w:val="340"/>
        </w:trPr>
        <w:tc>
          <w:tcPr>
            <w:tcW w:w="2265" w:type="dxa"/>
            <w:vAlign w:val="center"/>
          </w:tcPr>
          <w:p w14:paraId="5FA01290" w14:textId="23953F88" w:rsidR="00E23832" w:rsidRPr="00E23832" w:rsidRDefault="00E23832" w:rsidP="00092586">
            <w:pPr>
              <w:keepNext/>
              <w:spacing w:line="360" w:lineRule="auto"/>
            </w:pPr>
            <w:r w:rsidRPr="00E23832">
              <w:t>Climate adaptation</w:t>
            </w:r>
          </w:p>
        </w:tc>
        <w:tc>
          <w:tcPr>
            <w:tcW w:w="2265" w:type="dxa"/>
            <w:vAlign w:val="center"/>
          </w:tcPr>
          <w:p w14:paraId="1AF512C1" w14:textId="2FB31CE6" w:rsidR="00E23832" w:rsidRPr="00E23832" w:rsidRDefault="00E23832" w:rsidP="00092586">
            <w:pPr>
              <w:keepNext/>
              <w:spacing w:line="360" w:lineRule="auto"/>
            </w:pPr>
            <w:r w:rsidRPr="00E23832">
              <w:t>0.10</w:t>
            </w:r>
          </w:p>
        </w:tc>
        <w:tc>
          <w:tcPr>
            <w:tcW w:w="2266" w:type="dxa"/>
            <w:vAlign w:val="center"/>
          </w:tcPr>
          <w:p w14:paraId="46DD33EE" w14:textId="05686AE4" w:rsidR="00E23832" w:rsidRPr="00E23832" w:rsidRDefault="00E23832" w:rsidP="00092586">
            <w:pPr>
              <w:keepNext/>
              <w:spacing w:line="360" w:lineRule="auto"/>
            </w:pPr>
            <w:r w:rsidRPr="00E23832">
              <w:t>Green roofs</w:t>
            </w:r>
          </w:p>
        </w:tc>
        <w:tc>
          <w:tcPr>
            <w:tcW w:w="2266" w:type="dxa"/>
            <w:vAlign w:val="center"/>
          </w:tcPr>
          <w:p w14:paraId="2F1E05AF" w14:textId="11D95D4F" w:rsidR="00E23832" w:rsidRPr="00E23832" w:rsidRDefault="00E23832" w:rsidP="00092586">
            <w:pPr>
              <w:keepNext/>
              <w:spacing w:line="360" w:lineRule="auto"/>
            </w:pPr>
            <w:r w:rsidRPr="00E23832">
              <w:t>0.04</w:t>
            </w:r>
          </w:p>
        </w:tc>
      </w:tr>
      <w:tr w:rsidR="00E23832" w14:paraId="063C0183" w14:textId="77777777" w:rsidTr="00640458">
        <w:trPr>
          <w:trHeight w:val="340"/>
        </w:trPr>
        <w:tc>
          <w:tcPr>
            <w:tcW w:w="2265" w:type="dxa"/>
            <w:tcBorders>
              <w:bottom w:val="single" w:sz="4" w:space="0" w:color="auto"/>
            </w:tcBorders>
            <w:vAlign w:val="center"/>
          </w:tcPr>
          <w:p w14:paraId="795CF0F4" w14:textId="4712A6AD" w:rsidR="00E23832" w:rsidRPr="00E23832" w:rsidRDefault="00E23832" w:rsidP="00092586">
            <w:pPr>
              <w:keepNext/>
              <w:spacing w:line="360" w:lineRule="auto"/>
            </w:pPr>
            <w:r w:rsidRPr="00E23832">
              <w:t>Buildings</w:t>
            </w:r>
          </w:p>
        </w:tc>
        <w:tc>
          <w:tcPr>
            <w:tcW w:w="2265" w:type="dxa"/>
            <w:tcBorders>
              <w:bottom w:val="single" w:sz="4" w:space="0" w:color="auto"/>
            </w:tcBorders>
            <w:vAlign w:val="center"/>
          </w:tcPr>
          <w:p w14:paraId="7D94C9AE" w14:textId="31911B82" w:rsidR="00E23832" w:rsidRPr="00E23832" w:rsidRDefault="00E23832" w:rsidP="00092586">
            <w:pPr>
              <w:keepNext/>
              <w:spacing w:line="360" w:lineRule="auto"/>
            </w:pPr>
            <w:r w:rsidRPr="00E23832">
              <w:t>0.10</w:t>
            </w:r>
          </w:p>
        </w:tc>
        <w:tc>
          <w:tcPr>
            <w:tcW w:w="2266" w:type="dxa"/>
            <w:tcBorders>
              <w:bottom w:val="single" w:sz="4" w:space="0" w:color="auto"/>
            </w:tcBorders>
          </w:tcPr>
          <w:p w14:paraId="500A20F4" w14:textId="77777777" w:rsidR="00E23832" w:rsidRPr="00E23832" w:rsidRDefault="00E23832" w:rsidP="00092586">
            <w:pPr>
              <w:keepNext/>
              <w:spacing w:line="360" w:lineRule="auto"/>
            </w:pPr>
          </w:p>
        </w:tc>
        <w:tc>
          <w:tcPr>
            <w:tcW w:w="2266" w:type="dxa"/>
            <w:tcBorders>
              <w:bottom w:val="single" w:sz="4" w:space="0" w:color="auto"/>
            </w:tcBorders>
          </w:tcPr>
          <w:p w14:paraId="2F9F1D83" w14:textId="77777777" w:rsidR="00E23832" w:rsidRPr="00E23832" w:rsidRDefault="00E23832" w:rsidP="00092586">
            <w:pPr>
              <w:keepNext/>
              <w:spacing w:line="360" w:lineRule="auto"/>
            </w:pPr>
          </w:p>
        </w:tc>
      </w:tr>
    </w:tbl>
    <w:p w14:paraId="392231A8" w14:textId="0186DC83" w:rsidR="00E23832" w:rsidRDefault="00E23832" w:rsidP="00092586">
      <w:pPr>
        <w:pStyle w:val="Caption"/>
        <w:spacing w:line="360" w:lineRule="auto"/>
      </w:pPr>
      <w:bookmarkStart w:id="517" w:name="_Ref512605435"/>
      <w:r>
        <w:t xml:space="preserve">Table </w:t>
      </w:r>
      <w:fldSimple w:instr=" SEQ Table \* ARABIC ">
        <w:r w:rsidR="001470AD">
          <w:rPr>
            <w:noProof/>
          </w:rPr>
          <w:t>3</w:t>
        </w:r>
      </w:fldSimple>
      <w:bookmarkEnd w:id="517"/>
      <w:r>
        <w:t>: Topic proportions of 'forward-looking' case studies</w:t>
      </w:r>
    </w:p>
    <w:p w14:paraId="6FD7CCD3" w14:textId="77777777" w:rsidR="00E23832" w:rsidRDefault="00E23832" w:rsidP="00BC536B">
      <w:pPr>
        <w:keepNext/>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1D7885" w14:paraId="09019182" w14:textId="77777777" w:rsidTr="00092586">
        <w:trPr>
          <w:trHeight w:val="20"/>
        </w:trPr>
        <w:tc>
          <w:tcPr>
            <w:tcW w:w="2265" w:type="dxa"/>
            <w:tcBorders>
              <w:top w:val="single" w:sz="4" w:space="0" w:color="auto"/>
              <w:bottom w:val="single" w:sz="4" w:space="0" w:color="auto"/>
            </w:tcBorders>
          </w:tcPr>
          <w:p w14:paraId="5B7D5DF8" w14:textId="77777777" w:rsidR="001D7885" w:rsidRPr="00E23832" w:rsidRDefault="001D7885" w:rsidP="00092586">
            <w:pPr>
              <w:keepNext/>
              <w:spacing w:line="360" w:lineRule="auto"/>
              <w:rPr>
                <w:rFonts w:cstheme="minorHAnsi"/>
              </w:rPr>
            </w:pPr>
            <w:r w:rsidRPr="00E23832">
              <w:rPr>
                <w:rFonts w:eastAsia="Times New Roman" w:cstheme="minorHAnsi"/>
                <w:b/>
                <w:color w:val="000000"/>
              </w:rPr>
              <w:t>Region</w:t>
            </w:r>
          </w:p>
        </w:tc>
        <w:tc>
          <w:tcPr>
            <w:tcW w:w="2265" w:type="dxa"/>
            <w:tcBorders>
              <w:top w:val="single" w:sz="4" w:space="0" w:color="auto"/>
              <w:bottom w:val="single" w:sz="4" w:space="0" w:color="auto"/>
            </w:tcBorders>
          </w:tcPr>
          <w:p w14:paraId="738AE38F" w14:textId="77777777" w:rsidR="001D7885" w:rsidRPr="00E23832" w:rsidRDefault="001D7885" w:rsidP="00092586">
            <w:pPr>
              <w:keepNext/>
              <w:spacing w:line="360" w:lineRule="auto"/>
              <w:rPr>
                <w:rFonts w:cstheme="minorHAnsi"/>
              </w:rPr>
            </w:pPr>
            <w:r w:rsidRPr="00E23832">
              <w:rPr>
                <w:rFonts w:eastAsia="Times New Roman" w:cstheme="minorHAnsi"/>
                <w:b/>
                <w:color w:val="000000"/>
              </w:rPr>
              <w:t>No. case studies</w:t>
            </w:r>
          </w:p>
        </w:tc>
        <w:tc>
          <w:tcPr>
            <w:tcW w:w="2266" w:type="dxa"/>
            <w:tcBorders>
              <w:top w:val="single" w:sz="4" w:space="0" w:color="auto"/>
              <w:bottom w:val="single" w:sz="4" w:space="0" w:color="auto"/>
            </w:tcBorders>
          </w:tcPr>
          <w:p w14:paraId="3248D771" w14:textId="77777777" w:rsidR="001D7885" w:rsidRPr="00E23832" w:rsidRDefault="001D7885" w:rsidP="00092586">
            <w:pPr>
              <w:keepNext/>
              <w:spacing w:line="360" w:lineRule="auto"/>
              <w:rPr>
                <w:rFonts w:cstheme="minorHAnsi"/>
              </w:rPr>
            </w:pPr>
            <w:r w:rsidRPr="00E23832">
              <w:rPr>
                <w:rFonts w:eastAsia="Times New Roman" w:cstheme="minorHAnsi"/>
                <w:b/>
                <w:color w:val="000000"/>
              </w:rPr>
              <w:t>No. ‘forward-looking’ studies</w:t>
            </w:r>
          </w:p>
        </w:tc>
        <w:tc>
          <w:tcPr>
            <w:tcW w:w="2266" w:type="dxa"/>
            <w:tcBorders>
              <w:top w:val="single" w:sz="4" w:space="0" w:color="auto"/>
              <w:bottom w:val="single" w:sz="4" w:space="0" w:color="auto"/>
            </w:tcBorders>
          </w:tcPr>
          <w:p w14:paraId="2F7DD282" w14:textId="77777777" w:rsidR="001D7885" w:rsidRPr="00E23832" w:rsidRDefault="001D7885" w:rsidP="00092586">
            <w:pPr>
              <w:keepNext/>
              <w:spacing w:line="360" w:lineRule="auto"/>
              <w:rPr>
                <w:rFonts w:cstheme="minorHAnsi"/>
              </w:rPr>
            </w:pPr>
            <w:r w:rsidRPr="00E23832">
              <w:rPr>
                <w:rFonts w:eastAsia="Times New Roman" w:cstheme="minorHAnsi"/>
                <w:b/>
                <w:color w:val="000000"/>
              </w:rPr>
              <w:t>Fraction</w:t>
            </w:r>
          </w:p>
        </w:tc>
      </w:tr>
      <w:tr w:rsidR="001D7885" w14:paraId="22ED65AE" w14:textId="77777777" w:rsidTr="00092586">
        <w:trPr>
          <w:trHeight w:val="20"/>
        </w:trPr>
        <w:tc>
          <w:tcPr>
            <w:tcW w:w="2265" w:type="dxa"/>
            <w:tcBorders>
              <w:top w:val="single" w:sz="4" w:space="0" w:color="auto"/>
            </w:tcBorders>
            <w:vAlign w:val="center"/>
          </w:tcPr>
          <w:p w14:paraId="1C37D842" w14:textId="77777777" w:rsidR="001D7885" w:rsidRPr="00E23832" w:rsidRDefault="001D7885" w:rsidP="00092586">
            <w:pPr>
              <w:keepNext/>
              <w:spacing w:line="360" w:lineRule="auto"/>
              <w:rPr>
                <w:rFonts w:cstheme="minorHAnsi"/>
              </w:rPr>
            </w:pPr>
            <w:r w:rsidRPr="00E23832">
              <w:rPr>
                <w:rFonts w:eastAsia="Times New Roman" w:cstheme="minorHAnsi"/>
                <w:color w:val="000000"/>
              </w:rPr>
              <w:t>Africa</w:t>
            </w:r>
          </w:p>
        </w:tc>
        <w:tc>
          <w:tcPr>
            <w:tcW w:w="2265" w:type="dxa"/>
            <w:tcBorders>
              <w:top w:val="single" w:sz="4" w:space="0" w:color="auto"/>
            </w:tcBorders>
            <w:vAlign w:val="center"/>
          </w:tcPr>
          <w:p w14:paraId="25702003" w14:textId="77777777" w:rsidR="001D7885" w:rsidRPr="00E23832" w:rsidRDefault="001D7885" w:rsidP="00092586">
            <w:pPr>
              <w:keepNext/>
              <w:spacing w:line="360" w:lineRule="auto"/>
              <w:rPr>
                <w:rFonts w:cstheme="minorHAnsi"/>
              </w:rPr>
            </w:pPr>
            <w:r w:rsidRPr="00D96CF7">
              <w:rPr>
                <w:rFonts w:eastAsia="Times New Roman" w:cstheme="minorHAnsi"/>
                <w:color w:val="000000"/>
              </w:rPr>
              <w:t>175</w:t>
            </w:r>
          </w:p>
        </w:tc>
        <w:tc>
          <w:tcPr>
            <w:tcW w:w="2266" w:type="dxa"/>
            <w:tcBorders>
              <w:top w:val="single" w:sz="4" w:space="0" w:color="auto"/>
            </w:tcBorders>
            <w:vAlign w:val="center"/>
          </w:tcPr>
          <w:p w14:paraId="5988EA3B" w14:textId="77777777" w:rsidR="001D7885" w:rsidRPr="00E23832" w:rsidRDefault="001D7885" w:rsidP="00092586">
            <w:pPr>
              <w:keepNext/>
              <w:spacing w:line="360" w:lineRule="auto"/>
              <w:rPr>
                <w:rFonts w:cstheme="minorHAnsi"/>
              </w:rPr>
            </w:pPr>
            <w:r w:rsidRPr="00D96CF7">
              <w:rPr>
                <w:rFonts w:eastAsia="Times New Roman" w:cstheme="minorHAnsi"/>
                <w:color w:val="000000"/>
              </w:rPr>
              <w:t>4</w:t>
            </w:r>
          </w:p>
        </w:tc>
        <w:tc>
          <w:tcPr>
            <w:tcW w:w="2266" w:type="dxa"/>
            <w:tcBorders>
              <w:top w:val="single" w:sz="4" w:space="0" w:color="auto"/>
            </w:tcBorders>
            <w:vAlign w:val="center"/>
          </w:tcPr>
          <w:p w14:paraId="748EBCC9" w14:textId="77777777" w:rsidR="001D7885" w:rsidRPr="00E23832" w:rsidRDefault="001D7885" w:rsidP="00092586">
            <w:pPr>
              <w:keepNext/>
              <w:spacing w:line="360" w:lineRule="auto"/>
              <w:rPr>
                <w:rFonts w:cstheme="minorHAnsi"/>
              </w:rPr>
            </w:pPr>
            <w:r w:rsidRPr="00E23832">
              <w:rPr>
                <w:rFonts w:eastAsia="Times New Roman" w:cstheme="minorHAnsi"/>
                <w:color w:val="000000"/>
              </w:rPr>
              <w:t>0.02</w:t>
            </w:r>
          </w:p>
        </w:tc>
      </w:tr>
      <w:tr w:rsidR="001D7885" w14:paraId="00B59512" w14:textId="77777777" w:rsidTr="00092586">
        <w:trPr>
          <w:trHeight w:val="20"/>
        </w:trPr>
        <w:tc>
          <w:tcPr>
            <w:tcW w:w="2265" w:type="dxa"/>
            <w:vAlign w:val="center"/>
          </w:tcPr>
          <w:p w14:paraId="08628507" w14:textId="77777777" w:rsidR="001D7885" w:rsidRPr="00E23832" w:rsidRDefault="001D7885" w:rsidP="00092586">
            <w:pPr>
              <w:keepNext/>
              <w:spacing w:line="360" w:lineRule="auto"/>
              <w:rPr>
                <w:rFonts w:cstheme="minorHAnsi"/>
              </w:rPr>
            </w:pPr>
            <w:r w:rsidRPr="00E23832">
              <w:rPr>
                <w:rFonts w:eastAsia="Times New Roman" w:cstheme="minorHAnsi"/>
                <w:color w:val="000000"/>
              </w:rPr>
              <w:t>Asia</w:t>
            </w:r>
          </w:p>
        </w:tc>
        <w:tc>
          <w:tcPr>
            <w:tcW w:w="2265" w:type="dxa"/>
            <w:vAlign w:val="center"/>
          </w:tcPr>
          <w:p w14:paraId="46961597" w14:textId="77777777" w:rsidR="001D7885" w:rsidRPr="00E23832" w:rsidRDefault="001D7885" w:rsidP="00092586">
            <w:pPr>
              <w:keepNext/>
              <w:spacing w:line="360" w:lineRule="auto"/>
              <w:rPr>
                <w:rFonts w:cstheme="minorHAnsi"/>
              </w:rPr>
            </w:pPr>
            <w:r w:rsidRPr="00D96CF7">
              <w:rPr>
                <w:rFonts w:eastAsia="Times New Roman" w:cstheme="minorHAnsi"/>
                <w:color w:val="000000"/>
              </w:rPr>
              <w:t>1761</w:t>
            </w:r>
          </w:p>
        </w:tc>
        <w:tc>
          <w:tcPr>
            <w:tcW w:w="2266" w:type="dxa"/>
            <w:vAlign w:val="center"/>
          </w:tcPr>
          <w:p w14:paraId="06C7169A" w14:textId="77777777" w:rsidR="001D7885" w:rsidRPr="00E23832" w:rsidRDefault="001D7885" w:rsidP="00092586">
            <w:pPr>
              <w:keepNext/>
              <w:spacing w:line="360" w:lineRule="auto"/>
              <w:rPr>
                <w:rFonts w:cstheme="minorHAnsi"/>
              </w:rPr>
            </w:pPr>
            <w:r w:rsidRPr="00D96CF7">
              <w:rPr>
                <w:rFonts w:eastAsia="Times New Roman" w:cstheme="minorHAnsi"/>
                <w:color w:val="000000"/>
              </w:rPr>
              <w:t>190</w:t>
            </w:r>
          </w:p>
        </w:tc>
        <w:tc>
          <w:tcPr>
            <w:tcW w:w="2266" w:type="dxa"/>
            <w:vAlign w:val="center"/>
          </w:tcPr>
          <w:p w14:paraId="1EBAD622" w14:textId="77777777" w:rsidR="001D7885" w:rsidRPr="00E23832" w:rsidRDefault="001D7885" w:rsidP="00092586">
            <w:pPr>
              <w:keepNext/>
              <w:spacing w:line="360" w:lineRule="auto"/>
              <w:rPr>
                <w:rFonts w:cstheme="minorHAnsi"/>
              </w:rPr>
            </w:pPr>
            <w:r w:rsidRPr="00E23832">
              <w:rPr>
                <w:rFonts w:eastAsia="Times New Roman" w:cstheme="minorHAnsi"/>
                <w:color w:val="000000"/>
              </w:rPr>
              <w:t>0.10</w:t>
            </w:r>
          </w:p>
        </w:tc>
      </w:tr>
      <w:tr w:rsidR="001D7885" w14:paraId="2CBCC703" w14:textId="77777777" w:rsidTr="00092586">
        <w:trPr>
          <w:trHeight w:val="20"/>
        </w:trPr>
        <w:tc>
          <w:tcPr>
            <w:tcW w:w="2265" w:type="dxa"/>
            <w:vAlign w:val="center"/>
          </w:tcPr>
          <w:p w14:paraId="5124884A" w14:textId="77777777" w:rsidR="001D7885" w:rsidRPr="00E23832" w:rsidRDefault="001D7885" w:rsidP="00092586">
            <w:pPr>
              <w:keepNext/>
              <w:spacing w:line="360" w:lineRule="auto"/>
              <w:rPr>
                <w:rFonts w:cstheme="minorHAnsi"/>
              </w:rPr>
            </w:pPr>
            <w:r w:rsidRPr="00E23832">
              <w:rPr>
                <w:rFonts w:eastAsia="Times New Roman" w:cstheme="minorHAnsi"/>
                <w:color w:val="000000"/>
              </w:rPr>
              <w:t>Europe</w:t>
            </w:r>
          </w:p>
        </w:tc>
        <w:tc>
          <w:tcPr>
            <w:tcW w:w="2265" w:type="dxa"/>
            <w:vAlign w:val="center"/>
          </w:tcPr>
          <w:p w14:paraId="018D53EF" w14:textId="77777777" w:rsidR="001D7885" w:rsidRPr="00E23832" w:rsidRDefault="001D7885" w:rsidP="00092586">
            <w:pPr>
              <w:keepNext/>
              <w:spacing w:line="360" w:lineRule="auto"/>
              <w:rPr>
                <w:rFonts w:cstheme="minorHAnsi"/>
              </w:rPr>
            </w:pPr>
            <w:r w:rsidRPr="00D96CF7">
              <w:rPr>
                <w:rFonts w:eastAsia="Times New Roman" w:cstheme="minorHAnsi"/>
                <w:color w:val="000000"/>
              </w:rPr>
              <w:t>1207</w:t>
            </w:r>
          </w:p>
        </w:tc>
        <w:tc>
          <w:tcPr>
            <w:tcW w:w="2266" w:type="dxa"/>
            <w:vAlign w:val="center"/>
          </w:tcPr>
          <w:p w14:paraId="25D9969F" w14:textId="77777777" w:rsidR="001D7885" w:rsidRPr="00E23832" w:rsidRDefault="001D7885" w:rsidP="00092586">
            <w:pPr>
              <w:keepNext/>
              <w:spacing w:line="360" w:lineRule="auto"/>
              <w:rPr>
                <w:rFonts w:cstheme="minorHAnsi"/>
              </w:rPr>
            </w:pPr>
            <w:r w:rsidRPr="00D96CF7">
              <w:rPr>
                <w:rFonts w:eastAsia="Times New Roman" w:cstheme="minorHAnsi"/>
                <w:color w:val="000000"/>
              </w:rPr>
              <w:t>129</w:t>
            </w:r>
          </w:p>
        </w:tc>
        <w:tc>
          <w:tcPr>
            <w:tcW w:w="2266" w:type="dxa"/>
            <w:vAlign w:val="center"/>
          </w:tcPr>
          <w:p w14:paraId="27741E57" w14:textId="77777777" w:rsidR="001D7885" w:rsidRPr="00E23832" w:rsidRDefault="001D7885" w:rsidP="00092586">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4FB5E207" w14:textId="77777777" w:rsidTr="00092586">
        <w:trPr>
          <w:trHeight w:val="20"/>
        </w:trPr>
        <w:tc>
          <w:tcPr>
            <w:tcW w:w="2265" w:type="dxa"/>
            <w:vAlign w:val="center"/>
          </w:tcPr>
          <w:p w14:paraId="612B804A" w14:textId="77777777" w:rsidR="001D7885" w:rsidRPr="00E23832" w:rsidRDefault="001D7885" w:rsidP="00092586">
            <w:pPr>
              <w:keepNext/>
              <w:spacing w:line="360" w:lineRule="auto"/>
              <w:rPr>
                <w:rFonts w:cstheme="minorHAnsi"/>
              </w:rPr>
            </w:pPr>
            <w:r w:rsidRPr="00E23832">
              <w:rPr>
                <w:rFonts w:eastAsia="Times New Roman" w:cstheme="minorHAnsi"/>
                <w:color w:val="000000"/>
              </w:rPr>
              <w:t>Latin America</w:t>
            </w:r>
          </w:p>
        </w:tc>
        <w:tc>
          <w:tcPr>
            <w:tcW w:w="2265" w:type="dxa"/>
            <w:vAlign w:val="center"/>
          </w:tcPr>
          <w:p w14:paraId="5CE56FEF" w14:textId="77777777" w:rsidR="001D7885" w:rsidRPr="00E23832" w:rsidRDefault="001D7885" w:rsidP="00092586">
            <w:pPr>
              <w:keepNext/>
              <w:spacing w:line="360" w:lineRule="auto"/>
              <w:rPr>
                <w:rFonts w:cstheme="minorHAnsi"/>
              </w:rPr>
            </w:pPr>
            <w:r w:rsidRPr="00D96CF7">
              <w:rPr>
                <w:rFonts w:eastAsia="Times New Roman" w:cstheme="minorHAnsi"/>
                <w:color w:val="000000"/>
              </w:rPr>
              <w:t>246</w:t>
            </w:r>
          </w:p>
        </w:tc>
        <w:tc>
          <w:tcPr>
            <w:tcW w:w="2266" w:type="dxa"/>
            <w:vAlign w:val="center"/>
          </w:tcPr>
          <w:p w14:paraId="69040C46" w14:textId="77777777" w:rsidR="001D7885" w:rsidRPr="00E23832" w:rsidRDefault="001D7885" w:rsidP="00092586">
            <w:pPr>
              <w:keepNext/>
              <w:spacing w:line="360" w:lineRule="auto"/>
              <w:rPr>
                <w:rFonts w:cstheme="minorHAnsi"/>
              </w:rPr>
            </w:pPr>
            <w:r w:rsidRPr="00D96CF7">
              <w:rPr>
                <w:rFonts w:eastAsia="Times New Roman" w:cstheme="minorHAnsi"/>
                <w:color w:val="000000"/>
              </w:rPr>
              <w:t>26</w:t>
            </w:r>
          </w:p>
        </w:tc>
        <w:tc>
          <w:tcPr>
            <w:tcW w:w="2266" w:type="dxa"/>
            <w:vAlign w:val="center"/>
          </w:tcPr>
          <w:p w14:paraId="5B57BB36" w14:textId="77777777" w:rsidR="001D7885" w:rsidRPr="00E23832" w:rsidRDefault="001D7885" w:rsidP="00092586">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6E7F0A39" w14:textId="77777777" w:rsidTr="00092586">
        <w:trPr>
          <w:trHeight w:val="20"/>
        </w:trPr>
        <w:tc>
          <w:tcPr>
            <w:tcW w:w="2265" w:type="dxa"/>
            <w:vAlign w:val="center"/>
          </w:tcPr>
          <w:p w14:paraId="0FAD1777" w14:textId="77777777" w:rsidR="001D7885" w:rsidRPr="00E23832" w:rsidRDefault="001D7885" w:rsidP="00092586">
            <w:pPr>
              <w:keepNext/>
              <w:spacing w:line="360" w:lineRule="auto"/>
              <w:rPr>
                <w:rFonts w:eastAsia="Times New Roman" w:cstheme="minorHAnsi"/>
                <w:color w:val="000000"/>
              </w:rPr>
            </w:pPr>
            <w:r w:rsidRPr="00E23832">
              <w:rPr>
                <w:rFonts w:eastAsia="Times New Roman" w:cstheme="minorHAnsi"/>
                <w:color w:val="000000"/>
              </w:rPr>
              <w:t>North America</w:t>
            </w:r>
          </w:p>
        </w:tc>
        <w:tc>
          <w:tcPr>
            <w:tcW w:w="2265" w:type="dxa"/>
            <w:vAlign w:val="center"/>
          </w:tcPr>
          <w:p w14:paraId="7E69D970" w14:textId="77777777" w:rsidR="001D7885" w:rsidRPr="00E23832" w:rsidRDefault="001D7885" w:rsidP="00092586">
            <w:pPr>
              <w:keepNext/>
              <w:spacing w:line="360" w:lineRule="auto"/>
              <w:rPr>
                <w:rFonts w:eastAsia="Times New Roman" w:cstheme="minorHAnsi"/>
                <w:color w:val="000000"/>
              </w:rPr>
            </w:pPr>
            <w:r w:rsidRPr="00D96CF7">
              <w:rPr>
                <w:rFonts w:eastAsia="Times New Roman" w:cstheme="minorHAnsi"/>
                <w:color w:val="000000"/>
              </w:rPr>
              <w:t>1126</w:t>
            </w:r>
          </w:p>
        </w:tc>
        <w:tc>
          <w:tcPr>
            <w:tcW w:w="2266" w:type="dxa"/>
            <w:vAlign w:val="center"/>
          </w:tcPr>
          <w:p w14:paraId="3DC79A25" w14:textId="77777777" w:rsidR="001D7885" w:rsidRPr="00E23832" w:rsidRDefault="001D7885" w:rsidP="00092586">
            <w:pPr>
              <w:keepNext/>
              <w:spacing w:line="360" w:lineRule="auto"/>
              <w:rPr>
                <w:rFonts w:cstheme="minorHAnsi"/>
              </w:rPr>
            </w:pPr>
            <w:r w:rsidRPr="00D96CF7">
              <w:rPr>
                <w:rFonts w:eastAsia="Times New Roman" w:cstheme="minorHAnsi"/>
                <w:color w:val="000000"/>
              </w:rPr>
              <w:t>84</w:t>
            </w:r>
          </w:p>
        </w:tc>
        <w:tc>
          <w:tcPr>
            <w:tcW w:w="2266" w:type="dxa"/>
            <w:vAlign w:val="center"/>
          </w:tcPr>
          <w:p w14:paraId="2D714C0B" w14:textId="77777777" w:rsidR="001D7885" w:rsidRPr="00E23832" w:rsidRDefault="001D7885" w:rsidP="00092586">
            <w:pPr>
              <w:keepNext/>
              <w:spacing w:line="360" w:lineRule="auto"/>
              <w:rPr>
                <w:rFonts w:cstheme="minorHAnsi"/>
              </w:rPr>
            </w:pPr>
            <w:r w:rsidRPr="00D96CF7">
              <w:rPr>
                <w:rFonts w:eastAsia="Times New Roman" w:cstheme="minorHAnsi"/>
                <w:color w:val="000000"/>
              </w:rPr>
              <w:t>0.07</w:t>
            </w:r>
          </w:p>
        </w:tc>
      </w:tr>
      <w:tr w:rsidR="001D7885" w14:paraId="505AC74F" w14:textId="77777777" w:rsidTr="00092586">
        <w:trPr>
          <w:trHeight w:val="20"/>
        </w:trPr>
        <w:tc>
          <w:tcPr>
            <w:tcW w:w="2265" w:type="dxa"/>
            <w:tcBorders>
              <w:bottom w:val="single" w:sz="4" w:space="0" w:color="auto"/>
            </w:tcBorders>
            <w:vAlign w:val="center"/>
          </w:tcPr>
          <w:p w14:paraId="1AB830CF" w14:textId="77777777" w:rsidR="001D7885" w:rsidRPr="00E23832" w:rsidRDefault="001D7885" w:rsidP="00092586">
            <w:pPr>
              <w:keepNext/>
              <w:spacing w:line="360" w:lineRule="auto"/>
              <w:rPr>
                <w:rFonts w:eastAsia="Times New Roman" w:cstheme="minorHAnsi"/>
                <w:color w:val="000000"/>
              </w:rPr>
            </w:pPr>
            <w:r w:rsidRPr="00E23832">
              <w:rPr>
                <w:rFonts w:eastAsia="Times New Roman" w:cstheme="minorHAnsi"/>
                <w:color w:val="000000"/>
              </w:rPr>
              <w:t>Oceania</w:t>
            </w:r>
          </w:p>
        </w:tc>
        <w:tc>
          <w:tcPr>
            <w:tcW w:w="2265" w:type="dxa"/>
            <w:tcBorders>
              <w:bottom w:val="single" w:sz="4" w:space="0" w:color="auto"/>
            </w:tcBorders>
            <w:vAlign w:val="center"/>
          </w:tcPr>
          <w:p w14:paraId="273531AB" w14:textId="77777777" w:rsidR="001D7885" w:rsidRPr="00E23832" w:rsidRDefault="001D7885" w:rsidP="00092586">
            <w:pPr>
              <w:keepNext/>
              <w:spacing w:line="360" w:lineRule="auto"/>
              <w:rPr>
                <w:rFonts w:eastAsia="Times New Roman" w:cstheme="minorHAnsi"/>
                <w:color w:val="000000"/>
              </w:rPr>
            </w:pPr>
            <w:r w:rsidRPr="00D96CF7">
              <w:rPr>
                <w:rFonts w:eastAsia="Times New Roman" w:cstheme="minorHAnsi"/>
                <w:color w:val="000000"/>
              </w:rPr>
              <w:t>184</w:t>
            </w:r>
          </w:p>
        </w:tc>
        <w:tc>
          <w:tcPr>
            <w:tcW w:w="2266" w:type="dxa"/>
            <w:tcBorders>
              <w:bottom w:val="single" w:sz="4" w:space="0" w:color="auto"/>
            </w:tcBorders>
            <w:vAlign w:val="center"/>
          </w:tcPr>
          <w:p w14:paraId="3EBF3700" w14:textId="77777777" w:rsidR="001D7885" w:rsidRPr="00E23832" w:rsidRDefault="001D7885" w:rsidP="00092586">
            <w:pPr>
              <w:keepNext/>
              <w:spacing w:line="360" w:lineRule="auto"/>
              <w:rPr>
                <w:rFonts w:cstheme="minorHAnsi"/>
              </w:rPr>
            </w:pPr>
            <w:r w:rsidRPr="00D96CF7">
              <w:rPr>
                <w:rFonts w:eastAsia="Times New Roman" w:cstheme="minorHAnsi"/>
                <w:color w:val="000000"/>
              </w:rPr>
              <w:t>19</w:t>
            </w:r>
          </w:p>
        </w:tc>
        <w:tc>
          <w:tcPr>
            <w:tcW w:w="2266" w:type="dxa"/>
            <w:tcBorders>
              <w:bottom w:val="single" w:sz="4" w:space="0" w:color="auto"/>
            </w:tcBorders>
            <w:vAlign w:val="center"/>
          </w:tcPr>
          <w:p w14:paraId="48ADD896" w14:textId="77777777" w:rsidR="001D7885" w:rsidRPr="00E23832" w:rsidRDefault="001D7885" w:rsidP="00092586">
            <w:pPr>
              <w:keepNext/>
              <w:spacing w:line="360" w:lineRule="auto"/>
              <w:rPr>
                <w:rFonts w:cstheme="minorHAnsi"/>
              </w:rPr>
            </w:pPr>
            <w:r w:rsidRPr="00D96CF7">
              <w:rPr>
                <w:rFonts w:eastAsia="Times New Roman" w:cstheme="minorHAnsi"/>
                <w:color w:val="000000"/>
              </w:rPr>
              <w:t>0.10</w:t>
            </w:r>
          </w:p>
        </w:tc>
      </w:tr>
    </w:tbl>
    <w:p w14:paraId="459D1337" w14:textId="77777777" w:rsidR="001D7885" w:rsidRDefault="001D7885" w:rsidP="00092586">
      <w:pPr>
        <w:pStyle w:val="Caption"/>
        <w:spacing w:line="360" w:lineRule="auto"/>
      </w:pPr>
      <w:bookmarkStart w:id="518" w:name="_Ref512605458"/>
      <w:r>
        <w:t xml:space="preserve">Table </w:t>
      </w:r>
      <w:fldSimple w:instr=" SEQ Table \* ARABIC ">
        <w:r w:rsidR="001470AD">
          <w:rPr>
            <w:noProof/>
          </w:rPr>
          <w:t>4</w:t>
        </w:r>
      </w:fldSimple>
      <w:bookmarkEnd w:id="518"/>
      <w:r>
        <w:t>: Regional coverage of 'forward-looking' case studies</w:t>
      </w:r>
    </w:p>
    <w:p w14:paraId="4B6708E7" w14:textId="77777777" w:rsidR="00092586" w:rsidRPr="00092586" w:rsidRDefault="00092586" w:rsidP="00092586"/>
    <w:p w14:paraId="2F7171E4" w14:textId="77777777" w:rsidR="00C6067A" w:rsidRDefault="00C6067A" w:rsidP="00BC536B">
      <w:pPr>
        <w:keepNext/>
        <w:spacing w:line="480" w:lineRule="auto"/>
      </w:pPr>
      <w:r>
        <w:rPr>
          <w:rFonts w:ascii="Calibri" w:eastAsia="Calibri" w:hAnsi="Calibri" w:cs="Calibri"/>
          <w:noProof/>
        </w:rPr>
        <w:lastRenderedPageBreak/>
        <w:drawing>
          <wp:inline distT="0" distB="0" distL="0" distR="0" wp14:anchorId="5A473E16" wp14:editId="32FCF4C4">
            <wp:extent cx="4434849" cy="30312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_Fig_compara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4849" cy="3031242"/>
                    </a:xfrm>
                    <a:prstGeom prst="rect">
                      <a:avLst/>
                    </a:prstGeom>
                  </pic:spPr>
                </pic:pic>
              </a:graphicData>
            </a:graphic>
          </wp:inline>
        </w:drawing>
      </w:r>
    </w:p>
    <w:p w14:paraId="1F550CDD" w14:textId="1E4B8D13" w:rsidR="00C6067A" w:rsidRDefault="00C6067A" w:rsidP="00BC536B">
      <w:pPr>
        <w:pStyle w:val="Caption"/>
        <w:spacing w:line="480" w:lineRule="auto"/>
        <w:rPr>
          <w:b/>
        </w:rPr>
      </w:pPr>
      <w:bookmarkStart w:id="519" w:name="_Ref512332084"/>
      <w:r w:rsidRPr="002D518F">
        <w:rPr>
          <w:b/>
        </w:rPr>
        <w:t xml:space="preserve">Figure </w:t>
      </w:r>
      <w:r w:rsidR="00BC536B">
        <w:rPr>
          <w:b/>
        </w:rPr>
        <w:fldChar w:fldCharType="begin"/>
      </w:r>
      <w:r w:rsidR="00BC536B">
        <w:rPr>
          <w:b/>
        </w:rPr>
        <w:instrText xml:space="preserve"> SEQ Figure \* ARABIC </w:instrText>
      </w:r>
      <w:r w:rsidR="00BC536B">
        <w:rPr>
          <w:b/>
        </w:rPr>
        <w:fldChar w:fldCharType="separate"/>
      </w:r>
      <w:r w:rsidR="001470AD">
        <w:rPr>
          <w:b/>
          <w:noProof/>
        </w:rPr>
        <w:t>6</w:t>
      </w:r>
      <w:r w:rsidR="00BC536B">
        <w:rPr>
          <w:b/>
        </w:rPr>
        <w:fldChar w:fldCharType="end"/>
      </w:r>
      <w:bookmarkEnd w:id="519"/>
      <w:r w:rsidRPr="002D518F">
        <w:rPr>
          <w:b/>
        </w:rPr>
        <w:t>: Number of cities mentioned in comparative studies</w:t>
      </w:r>
    </w:p>
    <w:sectPr w:rsidR="00C6067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7" w:author="William Lamb" w:date="2018-05-25T15:54:00Z" w:initials="WL">
    <w:p w14:paraId="62B71076" w14:textId="52672594" w:rsidR="00B924A0" w:rsidRDefault="00B924A0">
      <w:pPr>
        <w:pStyle w:val="CommentText"/>
      </w:pPr>
      <w:r>
        <w:rPr>
          <w:rStyle w:val="CommentReference"/>
        </w:rPr>
        <w:annotationRef/>
      </w:r>
      <w:r>
        <w:t>Need a new title</w:t>
      </w:r>
    </w:p>
  </w:comment>
  <w:comment w:id="291" w:author="Felix Creutzig" w:date="2018-05-01T15:20:00Z" w:initials="FC">
    <w:p w14:paraId="69A43390" w14:textId="65C29157" w:rsidR="00B924A0" w:rsidRDefault="00B924A0">
      <w:pPr>
        <w:pStyle w:val="CommentText"/>
      </w:pPr>
      <w:r>
        <w:rPr>
          <w:rStyle w:val="CommentReference"/>
        </w:rPr>
        <w:annotationRef/>
      </w:r>
      <w:hyperlink r:id="rId1" w:history="1">
        <w:r w:rsidRPr="00674D26">
          <w:rPr>
            <w:rStyle w:val="Hyperlink"/>
          </w:rPr>
          <w:t>http://journals.plos.org/plosone/article?id=10.1371/journal.pone.0151328</w:t>
        </w:r>
      </w:hyperlink>
    </w:p>
    <w:p w14:paraId="36FC26BF" w14:textId="77777777" w:rsidR="00B924A0" w:rsidRDefault="00B924A0">
      <w:pPr>
        <w:pStyle w:val="CommentText"/>
      </w:pPr>
    </w:p>
    <w:p w14:paraId="744E94CA" w14:textId="77777777" w:rsidR="00B924A0" w:rsidRDefault="00B924A0">
      <w:pPr>
        <w:pStyle w:val="CommentText"/>
      </w:pPr>
    </w:p>
  </w:comment>
  <w:comment w:id="294" w:author="Felix Creutzig" w:date="2018-05-01T15:33:00Z" w:initials="FC">
    <w:p w14:paraId="374F5DE1" w14:textId="32CE3D23" w:rsidR="00B924A0" w:rsidRDefault="00B924A0">
      <w:pPr>
        <w:pStyle w:val="CommentText"/>
      </w:pPr>
      <w:r>
        <w:rPr>
          <w:rStyle w:val="CommentReference"/>
        </w:rPr>
        <w:annotationRef/>
      </w:r>
      <w:r w:rsidRPr="009116AF">
        <w:t>http://europepmc.org/articles/pmc4084436</w:t>
      </w:r>
    </w:p>
  </w:comment>
  <w:comment w:id="490" w:author="William Lamb" w:date="2018-05-25T17:14:00Z" w:initials="WL">
    <w:p w14:paraId="3358D1A3" w14:textId="22EEC6EC" w:rsidR="00B924A0" w:rsidRDefault="00B924A0">
      <w:pPr>
        <w:pStyle w:val="CommentText"/>
      </w:pPr>
      <w:r>
        <w:rPr>
          <w:rStyle w:val="CommentReference"/>
        </w:rPr>
        <w:annotationRef/>
      </w:r>
      <w:r>
        <w:t>I liked the phrase “vanishingly small”. Who removed it??</w:t>
      </w:r>
    </w:p>
  </w:comment>
  <w:comment w:id="491" w:author="William Lamb" w:date="2018-05-17T16:16:00Z" w:initials="WL">
    <w:p w14:paraId="7BC8F7BE" w14:textId="79AB67A7" w:rsidR="00B924A0" w:rsidRDefault="00B924A0">
      <w:pPr>
        <w:pStyle w:val="CommentText"/>
      </w:pPr>
      <w:r>
        <w:rPr>
          <w:rStyle w:val="CommentReference"/>
        </w:rPr>
        <w:annotationRef/>
      </w:r>
      <w:r>
        <w:t>Perhaps cut or move to next section</w:t>
      </w:r>
    </w:p>
  </w:comment>
  <w:comment w:id="492" w:author="William Lamb" w:date="2018-04-05T13:47:00Z" w:initials="WL">
    <w:p w14:paraId="009D6FB4" w14:textId="0D5BD2CE" w:rsidR="00B924A0" w:rsidRDefault="00B924A0">
      <w:pPr>
        <w:pStyle w:val="CommentText"/>
      </w:pPr>
      <w:r>
        <w:rPr>
          <w:rStyle w:val="CommentReference"/>
        </w:rPr>
        <w:annotationRef/>
      </w:r>
      <w:hyperlink r:id="rId2" w:history="1">
        <w:r w:rsidRPr="00D51627">
          <w:rPr>
            <w:rStyle w:val="Hyperlink"/>
          </w:rPr>
          <w:t>https://www.sciencedirect.com/science/article/pii/S2214629617304516?via%3Dihub</w:t>
        </w:r>
      </w:hyperlink>
    </w:p>
    <w:p w14:paraId="45EBC01E" w14:textId="77777777" w:rsidR="00B924A0" w:rsidRDefault="00B924A0">
      <w:pPr>
        <w:pStyle w:val="CommentText"/>
      </w:pPr>
    </w:p>
  </w:comment>
  <w:comment w:id="493" w:author="William Lamb" w:date="2018-04-05T13:50:00Z" w:initials="WL">
    <w:p w14:paraId="13FCA0E2" w14:textId="3A0FA2E5" w:rsidR="00B924A0" w:rsidRDefault="00B924A0">
      <w:pPr>
        <w:pStyle w:val="CommentText"/>
      </w:pPr>
      <w:r>
        <w:rPr>
          <w:rStyle w:val="CommentReference"/>
        </w:rPr>
        <w:annotationRef/>
      </w:r>
      <w:hyperlink r:id="rId3" w:history="1">
        <w:r w:rsidRPr="00D51627">
          <w:rPr>
            <w:rStyle w:val="Hyperlink"/>
          </w:rPr>
          <w:t>https://www.sciencedirect.com/science/article/pii/S1618866717302479?via%3Dihub</w:t>
        </w:r>
      </w:hyperlink>
    </w:p>
    <w:p w14:paraId="18746FA5" w14:textId="77777777" w:rsidR="00B924A0" w:rsidRDefault="00B924A0">
      <w:pPr>
        <w:pStyle w:val="CommentText"/>
      </w:pPr>
    </w:p>
    <w:p w14:paraId="190B6A8C" w14:textId="7CD52835" w:rsidR="00B924A0" w:rsidRDefault="00B924A0">
      <w:pPr>
        <w:pStyle w:val="CommentText"/>
      </w:pPr>
      <w:hyperlink r:id="rId4" w:history="1">
        <w:r w:rsidRPr="00D51627">
          <w:rPr>
            <w:rStyle w:val="Hyperlink"/>
          </w:rPr>
          <w:t>https://www.sciencedirect.com/science/article/pii/S161886671730523X?via%3Dihub</w:t>
        </w:r>
      </w:hyperlink>
    </w:p>
    <w:p w14:paraId="26983FEE" w14:textId="77777777" w:rsidR="00B924A0" w:rsidRDefault="00B924A0">
      <w:pPr>
        <w:pStyle w:val="CommentText"/>
      </w:pPr>
    </w:p>
  </w:comment>
  <w:comment w:id="494" w:author="William Lamb" w:date="2018-04-30T13:23:00Z" w:initials="WL">
    <w:p w14:paraId="3B8CF7F4" w14:textId="17594233" w:rsidR="00B924A0" w:rsidRDefault="00B924A0">
      <w:pPr>
        <w:pStyle w:val="CommentText"/>
      </w:pPr>
      <w:r>
        <w:rPr>
          <w:rStyle w:val="CommentReference"/>
        </w:rPr>
        <w:annotationRef/>
      </w:r>
      <w:r>
        <w:t>@Felix: please review these (I sent a spreadsheet)</w:t>
      </w:r>
    </w:p>
  </w:comment>
  <w:comment w:id="495" w:author="Felix Creutzig" w:date="2018-05-01T15:55:00Z" w:initials="FC">
    <w:p w14:paraId="5BA40130" w14:textId="0DE1B95E" w:rsidR="00B924A0" w:rsidRDefault="00B924A0">
      <w:pPr>
        <w:pStyle w:val="CommentText"/>
      </w:pPr>
      <w:r>
        <w:rPr>
          <w:rStyle w:val="CommentReference"/>
        </w:rPr>
        <w:annotationRef/>
      </w:r>
      <w:r>
        <w:t xml:space="preserve">Garcez, Deng, and Srivastava all have different focus but with implications and learning on the city level. So they should be included. </w:t>
      </w:r>
    </w:p>
    <w:p w14:paraId="27911687" w14:textId="77777777" w:rsidR="00B924A0" w:rsidRDefault="00B924A0">
      <w:pPr>
        <w:pStyle w:val="CommentText"/>
      </w:pPr>
    </w:p>
    <w:p w14:paraId="041A088C" w14:textId="75C68B9E" w:rsidR="00B924A0" w:rsidRDefault="00B924A0">
      <w:pPr>
        <w:pStyle w:val="CommentText"/>
      </w:pPr>
      <w:r>
        <w:t xml:space="preserve">Cite studies also in reference list. </w:t>
      </w:r>
    </w:p>
  </w:comment>
  <w:comment w:id="497" w:author="Felix Creutzig" w:date="2018-05-01T15:59:00Z" w:initials="FC">
    <w:p w14:paraId="6F6DD04A" w14:textId="622601AD" w:rsidR="00B924A0" w:rsidRDefault="00B924A0">
      <w:pPr>
        <w:pStyle w:val="CommentText"/>
      </w:pPr>
      <w:r>
        <w:rPr>
          <w:rStyle w:val="CommentReference"/>
        </w:rPr>
        <w:annotationRef/>
      </w:r>
      <w:r>
        <w:t xml:space="preserve">Either include first column with numbering them, or cite the three reviews here directly. </w:t>
      </w:r>
    </w:p>
  </w:comment>
  <w:comment w:id="514" w:author="William Lamb" w:date="2018-04-23T13:40:00Z" w:initials="WL">
    <w:p w14:paraId="40128F17" w14:textId="77777777" w:rsidR="00B924A0" w:rsidRDefault="00B924A0" w:rsidP="007179F3">
      <w:pPr>
        <w:pStyle w:val="CommentText"/>
      </w:pPr>
      <w:r>
        <w:rPr>
          <w:rStyle w:val="CommentReference"/>
        </w:rPr>
        <w:annotationRef/>
      </w:r>
      <w:r>
        <w:t>Before I beautify something like this… is it the right way to demonstrate our capabilities?</w:t>
      </w:r>
    </w:p>
    <w:p w14:paraId="2308299E" w14:textId="77777777" w:rsidR="00B924A0" w:rsidRDefault="00B924A0" w:rsidP="007179F3">
      <w:pPr>
        <w:pStyle w:val="CommentText"/>
      </w:pPr>
    </w:p>
    <w:p w14:paraId="0B315816" w14:textId="77777777" w:rsidR="00B924A0" w:rsidRDefault="00B924A0" w:rsidP="007179F3">
      <w:pPr>
        <w:pStyle w:val="CommentText"/>
      </w:pPr>
      <w:r>
        <w:t>i.e. could be swapped with table 5 in the SI</w:t>
      </w:r>
    </w:p>
  </w:comment>
  <w:comment w:id="515" w:author="Felix Creutzig" w:date="2018-05-01T15:57:00Z" w:initials="FC">
    <w:p w14:paraId="7F0CF49E" w14:textId="77777777" w:rsidR="00B924A0" w:rsidRDefault="00B924A0" w:rsidP="007179F3">
      <w:pPr>
        <w:pStyle w:val="CommentText"/>
      </w:pPr>
      <w:r>
        <w:rPr>
          <w:rStyle w:val="CommentReference"/>
        </w:rPr>
        <w:annotationRef/>
      </w:r>
      <w:r>
        <w:t xml:space="preserve">My suggestion: Swap with table 5. Keep this one in the SI and refer to it in the text. Cite the publications on Cairo also in reference list.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71076" w15:done="0"/>
  <w15:commentEx w15:paraId="744E94CA" w15:done="0"/>
  <w15:commentEx w15:paraId="374F5DE1" w15:done="0"/>
  <w15:commentEx w15:paraId="3358D1A3" w15:done="0"/>
  <w15:commentEx w15:paraId="7BC8F7BE" w15:done="0"/>
  <w15:commentEx w15:paraId="45EBC01E" w15:done="0"/>
  <w15:commentEx w15:paraId="26983FEE" w15:done="0"/>
  <w15:commentEx w15:paraId="3B8CF7F4" w15:done="0"/>
  <w15:commentEx w15:paraId="041A088C" w15:paraIdParent="3B8CF7F4" w15:done="0"/>
  <w15:commentEx w15:paraId="6F6DD04A" w15:done="0"/>
  <w15:commentEx w15:paraId="0B315816" w15:done="0"/>
  <w15:commentEx w15:paraId="7F0CF49E" w15:paraIdParent="0B3158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7497A" w14:textId="77777777" w:rsidR="002F5B69" w:rsidRDefault="002F5B69" w:rsidP="00BE27EB">
      <w:pPr>
        <w:spacing w:after="0" w:line="240" w:lineRule="auto"/>
      </w:pPr>
      <w:r>
        <w:separator/>
      </w:r>
    </w:p>
  </w:endnote>
  <w:endnote w:type="continuationSeparator" w:id="0">
    <w:p w14:paraId="4A40DA87" w14:textId="77777777" w:rsidR="002F5B69" w:rsidRDefault="002F5B69" w:rsidP="00BE27EB">
      <w:pPr>
        <w:spacing w:after="0" w:line="240" w:lineRule="auto"/>
      </w:pPr>
      <w:r>
        <w:continuationSeparator/>
      </w:r>
    </w:p>
  </w:endnote>
  <w:endnote w:type="continuationNotice" w:id="1">
    <w:p w14:paraId="316D1045" w14:textId="77777777" w:rsidR="002F5B69" w:rsidRDefault="002F5B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E0917" w14:textId="77777777" w:rsidR="002F5B69" w:rsidRDefault="002F5B69" w:rsidP="00BE27EB">
      <w:pPr>
        <w:spacing w:after="0" w:line="240" w:lineRule="auto"/>
      </w:pPr>
      <w:r>
        <w:separator/>
      </w:r>
    </w:p>
  </w:footnote>
  <w:footnote w:type="continuationSeparator" w:id="0">
    <w:p w14:paraId="415DC8F0" w14:textId="77777777" w:rsidR="002F5B69" w:rsidRDefault="002F5B69" w:rsidP="00BE27EB">
      <w:pPr>
        <w:spacing w:after="0" w:line="240" w:lineRule="auto"/>
      </w:pPr>
      <w:r>
        <w:continuationSeparator/>
      </w:r>
    </w:p>
  </w:footnote>
  <w:footnote w:type="continuationNotice" w:id="1">
    <w:p w14:paraId="7FEC2C4D" w14:textId="77777777" w:rsidR="002F5B69" w:rsidRDefault="002F5B6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5471"/>
    <w:rsid w:val="0003586C"/>
    <w:rsid w:val="00045725"/>
    <w:rsid w:val="0005275F"/>
    <w:rsid w:val="0005750C"/>
    <w:rsid w:val="0005792C"/>
    <w:rsid w:val="00060A41"/>
    <w:rsid w:val="000628D2"/>
    <w:rsid w:val="000713E9"/>
    <w:rsid w:val="00077773"/>
    <w:rsid w:val="00084749"/>
    <w:rsid w:val="00085FD6"/>
    <w:rsid w:val="00087DBC"/>
    <w:rsid w:val="00090D00"/>
    <w:rsid w:val="00092586"/>
    <w:rsid w:val="00095F6C"/>
    <w:rsid w:val="000A0BB2"/>
    <w:rsid w:val="000A1837"/>
    <w:rsid w:val="000A1E3D"/>
    <w:rsid w:val="000A5F74"/>
    <w:rsid w:val="000B348F"/>
    <w:rsid w:val="000B4021"/>
    <w:rsid w:val="000B6B9E"/>
    <w:rsid w:val="000C2710"/>
    <w:rsid w:val="000C4464"/>
    <w:rsid w:val="000D6B84"/>
    <w:rsid w:val="000D7FE3"/>
    <w:rsid w:val="000E150D"/>
    <w:rsid w:val="000E4B75"/>
    <w:rsid w:val="000E53A6"/>
    <w:rsid w:val="000F19D9"/>
    <w:rsid w:val="001013BB"/>
    <w:rsid w:val="001034B7"/>
    <w:rsid w:val="001035BF"/>
    <w:rsid w:val="00104F07"/>
    <w:rsid w:val="00113FB9"/>
    <w:rsid w:val="00123B3F"/>
    <w:rsid w:val="00123B4E"/>
    <w:rsid w:val="00134659"/>
    <w:rsid w:val="0014356A"/>
    <w:rsid w:val="00145983"/>
    <w:rsid w:val="001470AD"/>
    <w:rsid w:val="001544AF"/>
    <w:rsid w:val="00160D1B"/>
    <w:rsid w:val="00164543"/>
    <w:rsid w:val="001654D4"/>
    <w:rsid w:val="00166C51"/>
    <w:rsid w:val="001749E2"/>
    <w:rsid w:val="001754F8"/>
    <w:rsid w:val="00184528"/>
    <w:rsid w:val="001857F0"/>
    <w:rsid w:val="00187F77"/>
    <w:rsid w:val="0019060A"/>
    <w:rsid w:val="00190846"/>
    <w:rsid w:val="001A0AAD"/>
    <w:rsid w:val="001A2967"/>
    <w:rsid w:val="001A6F37"/>
    <w:rsid w:val="001B33D1"/>
    <w:rsid w:val="001B5162"/>
    <w:rsid w:val="001B6993"/>
    <w:rsid w:val="001C3638"/>
    <w:rsid w:val="001C3C21"/>
    <w:rsid w:val="001C3DFA"/>
    <w:rsid w:val="001D7885"/>
    <w:rsid w:val="001E5275"/>
    <w:rsid w:val="001E5C77"/>
    <w:rsid w:val="001F0676"/>
    <w:rsid w:val="001F217D"/>
    <w:rsid w:val="001F3110"/>
    <w:rsid w:val="001F5CA6"/>
    <w:rsid w:val="002006A1"/>
    <w:rsid w:val="002030BF"/>
    <w:rsid w:val="00205647"/>
    <w:rsid w:val="00206897"/>
    <w:rsid w:val="00207274"/>
    <w:rsid w:val="00207CAB"/>
    <w:rsid w:val="002113CC"/>
    <w:rsid w:val="0021688B"/>
    <w:rsid w:val="00217A56"/>
    <w:rsid w:val="002208EB"/>
    <w:rsid w:val="00224419"/>
    <w:rsid w:val="00226944"/>
    <w:rsid w:val="00232DE4"/>
    <w:rsid w:val="00235024"/>
    <w:rsid w:val="00235397"/>
    <w:rsid w:val="00243CA7"/>
    <w:rsid w:val="002448F1"/>
    <w:rsid w:val="0024728A"/>
    <w:rsid w:val="0025301F"/>
    <w:rsid w:val="00255BFC"/>
    <w:rsid w:val="002620FF"/>
    <w:rsid w:val="00263CAD"/>
    <w:rsid w:val="00271A62"/>
    <w:rsid w:val="002732EE"/>
    <w:rsid w:val="00274DF0"/>
    <w:rsid w:val="002827D1"/>
    <w:rsid w:val="00282E70"/>
    <w:rsid w:val="00287EC3"/>
    <w:rsid w:val="00295013"/>
    <w:rsid w:val="00295213"/>
    <w:rsid w:val="00296D0E"/>
    <w:rsid w:val="002A1985"/>
    <w:rsid w:val="002A1EFC"/>
    <w:rsid w:val="002A1FFB"/>
    <w:rsid w:val="002A1FFC"/>
    <w:rsid w:val="002A79B5"/>
    <w:rsid w:val="002B274F"/>
    <w:rsid w:val="002B33D5"/>
    <w:rsid w:val="002B5678"/>
    <w:rsid w:val="002C0097"/>
    <w:rsid w:val="002C01D1"/>
    <w:rsid w:val="002C231D"/>
    <w:rsid w:val="002C2C4C"/>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2623B"/>
    <w:rsid w:val="003275F9"/>
    <w:rsid w:val="00331402"/>
    <w:rsid w:val="00333C57"/>
    <w:rsid w:val="003372ED"/>
    <w:rsid w:val="0034754E"/>
    <w:rsid w:val="00351A77"/>
    <w:rsid w:val="00354A2F"/>
    <w:rsid w:val="00356E41"/>
    <w:rsid w:val="003572ED"/>
    <w:rsid w:val="00361973"/>
    <w:rsid w:val="00365706"/>
    <w:rsid w:val="00366F03"/>
    <w:rsid w:val="003710C9"/>
    <w:rsid w:val="00384BF0"/>
    <w:rsid w:val="003867D6"/>
    <w:rsid w:val="003879F2"/>
    <w:rsid w:val="0039083A"/>
    <w:rsid w:val="0039113F"/>
    <w:rsid w:val="00393788"/>
    <w:rsid w:val="003944B5"/>
    <w:rsid w:val="00394B8E"/>
    <w:rsid w:val="0039624C"/>
    <w:rsid w:val="0039757B"/>
    <w:rsid w:val="003975AE"/>
    <w:rsid w:val="003A07F8"/>
    <w:rsid w:val="003A275B"/>
    <w:rsid w:val="003A4232"/>
    <w:rsid w:val="003A521E"/>
    <w:rsid w:val="003A6DFA"/>
    <w:rsid w:val="003B2195"/>
    <w:rsid w:val="003B64E7"/>
    <w:rsid w:val="003C7E26"/>
    <w:rsid w:val="003D2D7B"/>
    <w:rsid w:val="003D3086"/>
    <w:rsid w:val="003E0E0E"/>
    <w:rsid w:val="003E194F"/>
    <w:rsid w:val="003E6A20"/>
    <w:rsid w:val="003E6AF9"/>
    <w:rsid w:val="003F3DAC"/>
    <w:rsid w:val="003F40BD"/>
    <w:rsid w:val="003F4427"/>
    <w:rsid w:val="003F46D1"/>
    <w:rsid w:val="00403555"/>
    <w:rsid w:val="00413EB1"/>
    <w:rsid w:val="004314BD"/>
    <w:rsid w:val="0043156F"/>
    <w:rsid w:val="00433F74"/>
    <w:rsid w:val="004347DB"/>
    <w:rsid w:val="00435D7D"/>
    <w:rsid w:val="0043652F"/>
    <w:rsid w:val="00437712"/>
    <w:rsid w:val="004400F9"/>
    <w:rsid w:val="00447365"/>
    <w:rsid w:val="00450D9C"/>
    <w:rsid w:val="004547AA"/>
    <w:rsid w:val="004603FF"/>
    <w:rsid w:val="004612F1"/>
    <w:rsid w:val="00463046"/>
    <w:rsid w:val="004654B4"/>
    <w:rsid w:val="00465857"/>
    <w:rsid w:val="004734AB"/>
    <w:rsid w:val="00473AAF"/>
    <w:rsid w:val="00481147"/>
    <w:rsid w:val="004866B8"/>
    <w:rsid w:val="00494D7B"/>
    <w:rsid w:val="0049536B"/>
    <w:rsid w:val="004A31B6"/>
    <w:rsid w:val="004A3550"/>
    <w:rsid w:val="004B2D18"/>
    <w:rsid w:val="004B3CA3"/>
    <w:rsid w:val="004B5351"/>
    <w:rsid w:val="004C0C2A"/>
    <w:rsid w:val="004C30BA"/>
    <w:rsid w:val="004D5287"/>
    <w:rsid w:val="004E0332"/>
    <w:rsid w:val="004E49A0"/>
    <w:rsid w:val="004F321C"/>
    <w:rsid w:val="004F5B42"/>
    <w:rsid w:val="004F72B7"/>
    <w:rsid w:val="0050200E"/>
    <w:rsid w:val="005022F8"/>
    <w:rsid w:val="00502F7C"/>
    <w:rsid w:val="00503641"/>
    <w:rsid w:val="005046C9"/>
    <w:rsid w:val="00511E48"/>
    <w:rsid w:val="0051307E"/>
    <w:rsid w:val="005140EE"/>
    <w:rsid w:val="00514613"/>
    <w:rsid w:val="00517EE5"/>
    <w:rsid w:val="00520DFD"/>
    <w:rsid w:val="00524371"/>
    <w:rsid w:val="005379F1"/>
    <w:rsid w:val="0054092B"/>
    <w:rsid w:val="00541318"/>
    <w:rsid w:val="00550D49"/>
    <w:rsid w:val="0055295C"/>
    <w:rsid w:val="00554D36"/>
    <w:rsid w:val="005602DF"/>
    <w:rsid w:val="0056239B"/>
    <w:rsid w:val="005635D9"/>
    <w:rsid w:val="005635F4"/>
    <w:rsid w:val="005650E8"/>
    <w:rsid w:val="00565AD3"/>
    <w:rsid w:val="005665B9"/>
    <w:rsid w:val="00571F20"/>
    <w:rsid w:val="00575B63"/>
    <w:rsid w:val="00591B1D"/>
    <w:rsid w:val="005960A3"/>
    <w:rsid w:val="005A2F0C"/>
    <w:rsid w:val="005A61F8"/>
    <w:rsid w:val="005A65F1"/>
    <w:rsid w:val="005B25C4"/>
    <w:rsid w:val="005B2EEF"/>
    <w:rsid w:val="005B6595"/>
    <w:rsid w:val="005C163D"/>
    <w:rsid w:val="005C6025"/>
    <w:rsid w:val="005C63FB"/>
    <w:rsid w:val="005C7E55"/>
    <w:rsid w:val="005E0A73"/>
    <w:rsid w:val="005E2AA0"/>
    <w:rsid w:val="005E3FD5"/>
    <w:rsid w:val="005E748C"/>
    <w:rsid w:val="005F15CD"/>
    <w:rsid w:val="005F1AD6"/>
    <w:rsid w:val="005F4D85"/>
    <w:rsid w:val="005F7242"/>
    <w:rsid w:val="00600761"/>
    <w:rsid w:val="006064E6"/>
    <w:rsid w:val="006075DF"/>
    <w:rsid w:val="00612E42"/>
    <w:rsid w:val="0062012D"/>
    <w:rsid w:val="00636DB8"/>
    <w:rsid w:val="00640458"/>
    <w:rsid w:val="00646FA2"/>
    <w:rsid w:val="0066132F"/>
    <w:rsid w:val="00663246"/>
    <w:rsid w:val="00663B88"/>
    <w:rsid w:val="00664AB9"/>
    <w:rsid w:val="0067040A"/>
    <w:rsid w:val="00670877"/>
    <w:rsid w:val="00674286"/>
    <w:rsid w:val="006803E0"/>
    <w:rsid w:val="006822A6"/>
    <w:rsid w:val="00686616"/>
    <w:rsid w:val="00686F58"/>
    <w:rsid w:val="006901AC"/>
    <w:rsid w:val="00690EB6"/>
    <w:rsid w:val="00692B62"/>
    <w:rsid w:val="00696718"/>
    <w:rsid w:val="00697233"/>
    <w:rsid w:val="006A08F7"/>
    <w:rsid w:val="006A43DD"/>
    <w:rsid w:val="006B0909"/>
    <w:rsid w:val="006B21C1"/>
    <w:rsid w:val="006B426F"/>
    <w:rsid w:val="006C267A"/>
    <w:rsid w:val="006C619F"/>
    <w:rsid w:val="006E3E83"/>
    <w:rsid w:val="006E40A0"/>
    <w:rsid w:val="006E647F"/>
    <w:rsid w:val="006E6A30"/>
    <w:rsid w:val="006F040B"/>
    <w:rsid w:val="0070184A"/>
    <w:rsid w:val="0070199D"/>
    <w:rsid w:val="007019C9"/>
    <w:rsid w:val="007042C0"/>
    <w:rsid w:val="0070468D"/>
    <w:rsid w:val="00711765"/>
    <w:rsid w:val="00716F0D"/>
    <w:rsid w:val="007179F3"/>
    <w:rsid w:val="0072031D"/>
    <w:rsid w:val="007208C7"/>
    <w:rsid w:val="0072400C"/>
    <w:rsid w:val="00731566"/>
    <w:rsid w:val="0073450B"/>
    <w:rsid w:val="00734575"/>
    <w:rsid w:val="00734751"/>
    <w:rsid w:val="00737734"/>
    <w:rsid w:val="00745B93"/>
    <w:rsid w:val="00746851"/>
    <w:rsid w:val="00752C1B"/>
    <w:rsid w:val="00754127"/>
    <w:rsid w:val="0075626F"/>
    <w:rsid w:val="00773E72"/>
    <w:rsid w:val="0077513B"/>
    <w:rsid w:val="0078207F"/>
    <w:rsid w:val="00787070"/>
    <w:rsid w:val="00791EB9"/>
    <w:rsid w:val="00796035"/>
    <w:rsid w:val="00797860"/>
    <w:rsid w:val="007A300B"/>
    <w:rsid w:val="007A3454"/>
    <w:rsid w:val="007A3671"/>
    <w:rsid w:val="007A466D"/>
    <w:rsid w:val="007A61BF"/>
    <w:rsid w:val="007A7571"/>
    <w:rsid w:val="007A7F6F"/>
    <w:rsid w:val="007B09A8"/>
    <w:rsid w:val="007B3175"/>
    <w:rsid w:val="007B4A96"/>
    <w:rsid w:val="007B525F"/>
    <w:rsid w:val="007B5BD5"/>
    <w:rsid w:val="007B7239"/>
    <w:rsid w:val="007B730F"/>
    <w:rsid w:val="007C1DA5"/>
    <w:rsid w:val="007C390D"/>
    <w:rsid w:val="007D21EC"/>
    <w:rsid w:val="007D5093"/>
    <w:rsid w:val="007D795D"/>
    <w:rsid w:val="007E29F7"/>
    <w:rsid w:val="007E49AA"/>
    <w:rsid w:val="007E7D2B"/>
    <w:rsid w:val="007F0025"/>
    <w:rsid w:val="007F0E14"/>
    <w:rsid w:val="007F533E"/>
    <w:rsid w:val="007F7858"/>
    <w:rsid w:val="00800CE3"/>
    <w:rsid w:val="00802E8B"/>
    <w:rsid w:val="00804521"/>
    <w:rsid w:val="00805606"/>
    <w:rsid w:val="00805C49"/>
    <w:rsid w:val="008105EC"/>
    <w:rsid w:val="008150D0"/>
    <w:rsid w:val="00816415"/>
    <w:rsid w:val="00816885"/>
    <w:rsid w:val="0082231E"/>
    <w:rsid w:val="00826974"/>
    <w:rsid w:val="00826987"/>
    <w:rsid w:val="00834150"/>
    <w:rsid w:val="008442C4"/>
    <w:rsid w:val="008466F3"/>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2D59"/>
    <w:rsid w:val="00883BAD"/>
    <w:rsid w:val="00885C26"/>
    <w:rsid w:val="008902F7"/>
    <w:rsid w:val="0089464F"/>
    <w:rsid w:val="008A01E6"/>
    <w:rsid w:val="008A18D1"/>
    <w:rsid w:val="008A5E43"/>
    <w:rsid w:val="008A7D01"/>
    <w:rsid w:val="008B0EC3"/>
    <w:rsid w:val="008B1291"/>
    <w:rsid w:val="008B1367"/>
    <w:rsid w:val="008B1D34"/>
    <w:rsid w:val="008B266C"/>
    <w:rsid w:val="008C1A08"/>
    <w:rsid w:val="008C22EA"/>
    <w:rsid w:val="008C6D3E"/>
    <w:rsid w:val="008C73C8"/>
    <w:rsid w:val="008D2621"/>
    <w:rsid w:val="008D2E16"/>
    <w:rsid w:val="008D5448"/>
    <w:rsid w:val="008D6288"/>
    <w:rsid w:val="008D71F4"/>
    <w:rsid w:val="008E2951"/>
    <w:rsid w:val="008E3899"/>
    <w:rsid w:val="008E3FB3"/>
    <w:rsid w:val="008E5483"/>
    <w:rsid w:val="008F2C1B"/>
    <w:rsid w:val="008F622A"/>
    <w:rsid w:val="009016C0"/>
    <w:rsid w:val="00905EA8"/>
    <w:rsid w:val="00907562"/>
    <w:rsid w:val="009116AF"/>
    <w:rsid w:val="009159A4"/>
    <w:rsid w:val="00916505"/>
    <w:rsid w:val="0092577B"/>
    <w:rsid w:val="00925AD6"/>
    <w:rsid w:val="00927EE9"/>
    <w:rsid w:val="00942ECB"/>
    <w:rsid w:val="00944866"/>
    <w:rsid w:val="0094789E"/>
    <w:rsid w:val="00961A49"/>
    <w:rsid w:val="00961B28"/>
    <w:rsid w:val="0096762F"/>
    <w:rsid w:val="009805C6"/>
    <w:rsid w:val="009853F0"/>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FDE"/>
    <w:rsid w:val="009C38B9"/>
    <w:rsid w:val="009C4046"/>
    <w:rsid w:val="009D374B"/>
    <w:rsid w:val="009E152A"/>
    <w:rsid w:val="009E3B98"/>
    <w:rsid w:val="009E3C76"/>
    <w:rsid w:val="009E6DBE"/>
    <w:rsid w:val="009F4F5A"/>
    <w:rsid w:val="00A04E4B"/>
    <w:rsid w:val="00A07BD6"/>
    <w:rsid w:val="00A124A1"/>
    <w:rsid w:val="00A13D54"/>
    <w:rsid w:val="00A15631"/>
    <w:rsid w:val="00A163FD"/>
    <w:rsid w:val="00A165EB"/>
    <w:rsid w:val="00A200BB"/>
    <w:rsid w:val="00A26328"/>
    <w:rsid w:val="00A3018E"/>
    <w:rsid w:val="00A32826"/>
    <w:rsid w:val="00A35253"/>
    <w:rsid w:val="00A35BB5"/>
    <w:rsid w:val="00A37F61"/>
    <w:rsid w:val="00A40923"/>
    <w:rsid w:val="00A41CC3"/>
    <w:rsid w:val="00A43B85"/>
    <w:rsid w:val="00A45AAD"/>
    <w:rsid w:val="00A50652"/>
    <w:rsid w:val="00A532E0"/>
    <w:rsid w:val="00A537D7"/>
    <w:rsid w:val="00A53828"/>
    <w:rsid w:val="00A559D3"/>
    <w:rsid w:val="00A5626E"/>
    <w:rsid w:val="00A60CB4"/>
    <w:rsid w:val="00A62A32"/>
    <w:rsid w:val="00A67952"/>
    <w:rsid w:val="00A722C0"/>
    <w:rsid w:val="00A73EF8"/>
    <w:rsid w:val="00A77747"/>
    <w:rsid w:val="00AA6ABC"/>
    <w:rsid w:val="00AB319C"/>
    <w:rsid w:val="00AC15F4"/>
    <w:rsid w:val="00AC77A8"/>
    <w:rsid w:val="00AD2AF9"/>
    <w:rsid w:val="00AD4FC6"/>
    <w:rsid w:val="00AD6217"/>
    <w:rsid w:val="00AD6AE4"/>
    <w:rsid w:val="00AE3176"/>
    <w:rsid w:val="00AF7D5A"/>
    <w:rsid w:val="00B02083"/>
    <w:rsid w:val="00B05EF9"/>
    <w:rsid w:val="00B11E02"/>
    <w:rsid w:val="00B12376"/>
    <w:rsid w:val="00B167F8"/>
    <w:rsid w:val="00B20386"/>
    <w:rsid w:val="00B222F5"/>
    <w:rsid w:val="00B2561E"/>
    <w:rsid w:val="00B270CB"/>
    <w:rsid w:val="00B32019"/>
    <w:rsid w:val="00B40994"/>
    <w:rsid w:val="00B411E5"/>
    <w:rsid w:val="00B4369A"/>
    <w:rsid w:val="00B47479"/>
    <w:rsid w:val="00B517CF"/>
    <w:rsid w:val="00B52BED"/>
    <w:rsid w:val="00B554C1"/>
    <w:rsid w:val="00B55D2A"/>
    <w:rsid w:val="00B70761"/>
    <w:rsid w:val="00B7246B"/>
    <w:rsid w:val="00B7745F"/>
    <w:rsid w:val="00B77969"/>
    <w:rsid w:val="00B77E46"/>
    <w:rsid w:val="00B8496F"/>
    <w:rsid w:val="00B86A8D"/>
    <w:rsid w:val="00B924A0"/>
    <w:rsid w:val="00B95BBD"/>
    <w:rsid w:val="00B95F6F"/>
    <w:rsid w:val="00B96031"/>
    <w:rsid w:val="00BA3D19"/>
    <w:rsid w:val="00BA7FAD"/>
    <w:rsid w:val="00BB03CD"/>
    <w:rsid w:val="00BB3B03"/>
    <w:rsid w:val="00BB3BB2"/>
    <w:rsid w:val="00BB42D8"/>
    <w:rsid w:val="00BC536B"/>
    <w:rsid w:val="00BC6DD9"/>
    <w:rsid w:val="00BC7C92"/>
    <w:rsid w:val="00BD2F99"/>
    <w:rsid w:val="00BD64AB"/>
    <w:rsid w:val="00BD6FAE"/>
    <w:rsid w:val="00BD72E8"/>
    <w:rsid w:val="00BE0F2B"/>
    <w:rsid w:val="00BE2313"/>
    <w:rsid w:val="00BE27EB"/>
    <w:rsid w:val="00BE7AED"/>
    <w:rsid w:val="00C0058E"/>
    <w:rsid w:val="00C0082F"/>
    <w:rsid w:val="00C01B87"/>
    <w:rsid w:val="00C02F9E"/>
    <w:rsid w:val="00C038E8"/>
    <w:rsid w:val="00C11DF3"/>
    <w:rsid w:val="00C17842"/>
    <w:rsid w:val="00C21F1D"/>
    <w:rsid w:val="00C23034"/>
    <w:rsid w:val="00C24E69"/>
    <w:rsid w:val="00C24ECF"/>
    <w:rsid w:val="00C35336"/>
    <w:rsid w:val="00C373D8"/>
    <w:rsid w:val="00C41FEC"/>
    <w:rsid w:val="00C46733"/>
    <w:rsid w:val="00C523C7"/>
    <w:rsid w:val="00C5378D"/>
    <w:rsid w:val="00C543D3"/>
    <w:rsid w:val="00C54933"/>
    <w:rsid w:val="00C57E43"/>
    <w:rsid w:val="00C6067A"/>
    <w:rsid w:val="00C6156C"/>
    <w:rsid w:val="00C6650B"/>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4E85"/>
    <w:rsid w:val="00CA5439"/>
    <w:rsid w:val="00CA7BF7"/>
    <w:rsid w:val="00CB09DE"/>
    <w:rsid w:val="00CB1B00"/>
    <w:rsid w:val="00CB2B83"/>
    <w:rsid w:val="00CB705E"/>
    <w:rsid w:val="00CB7E39"/>
    <w:rsid w:val="00CC11CF"/>
    <w:rsid w:val="00CC3801"/>
    <w:rsid w:val="00CC7BF1"/>
    <w:rsid w:val="00CD443D"/>
    <w:rsid w:val="00CE0E73"/>
    <w:rsid w:val="00CF1BAC"/>
    <w:rsid w:val="00CF1FAE"/>
    <w:rsid w:val="00CF7C9F"/>
    <w:rsid w:val="00D027C2"/>
    <w:rsid w:val="00D0501E"/>
    <w:rsid w:val="00D14E2A"/>
    <w:rsid w:val="00D155B3"/>
    <w:rsid w:val="00D162EF"/>
    <w:rsid w:val="00D172F0"/>
    <w:rsid w:val="00D22C2C"/>
    <w:rsid w:val="00D236EF"/>
    <w:rsid w:val="00D30CC3"/>
    <w:rsid w:val="00D32BED"/>
    <w:rsid w:val="00D331F0"/>
    <w:rsid w:val="00D348FD"/>
    <w:rsid w:val="00D472A3"/>
    <w:rsid w:val="00D4732F"/>
    <w:rsid w:val="00D60BD0"/>
    <w:rsid w:val="00D615F7"/>
    <w:rsid w:val="00D67B27"/>
    <w:rsid w:val="00D71236"/>
    <w:rsid w:val="00D731EA"/>
    <w:rsid w:val="00D741A9"/>
    <w:rsid w:val="00D77B85"/>
    <w:rsid w:val="00D803AC"/>
    <w:rsid w:val="00D818CB"/>
    <w:rsid w:val="00D841A8"/>
    <w:rsid w:val="00D87FCA"/>
    <w:rsid w:val="00D92935"/>
    <w:rsid w:val="00D961FF"/>
    <w:rsid w:val="00D966F1"/>
    <w:rsid w:val="00D96CF7"/>
    <w:rsid w:val="00D97E6C"/>
    <w:rsid w:val="00DA2337"/>
    <w:rsid w:val="00DA4597"/>
    <w:rsid w:val="00DA57D4"/>
    <w:rsid w:val="00DA791A"/>
    <w:rsid w:val="00DB512A"/>
    <w:rsid w:val="00DC5918"/>
    <w:rsid w:val="00DD0E2E"/>
    <w:rsid w:val="00DD1729"/>
    <w:rsid w:val="00DD3643"/>
    <w:rsid w:val="00DD464E"/>
    <w:rsid w:val="00DD4CE5"/>
    <w:rsid w:val="00DD5CAA"/>
    <w:rsid w:val="00DE7CAD"/>
    <w:rsid w:val="00DF2234"/>
    <w:rsid w:val="00DF43A0"/>
    <w:rsid w:val="00DF4486"/>
    <w:rsid w:val="00E0041F"/>
    <w:rsid w:val="00E00AD1"/>
    <w:rsid w:val="00E00E4C"/>
    <w:rsid w:val="00E04EE8"/>
    <w:rsid w:val="00E106FF"/>
    <w:rsid w:val="00E11B89"/>
    <w:rsid w:val="00E1657D"/>
    <w:rsid w:val="00E2215F"/>
    <w:rsid w:val="00E23832"/>
    <w:rsid w:val="00E25B47"/>
    <w:rsid w:val="00E2771E"/>
    <w:rsid w:val="00E316D7"/>
    <w:rsid w:val="00E34B7C"/>
    <w:rsid w:val="00E35BBD"/>
    <w:rsid w:val="00E36750"/>
    <w:rsid w:val="00E379BB"/>
    <w:rsid w:val="00E437F4"/>
    <w:rsid w:val="00E51893"/>
    <w:rsid w:val="00E57571"/>
    <w:rsid w:val="00E61B52"/>
    <w:rsid w:val="00E629B2"/>
    <w:rsid w:val="00E67E81"/>
    <w:rsid w:val="00E70088"/>
    <w:rsid w:val="00E71A86"/>
    <w:rsid w:val="00E75184"/>
    <w:rsid w:val="00E77AAE"/>
    <w:rsid w:val="00E80201"/>
    <w:rsid w:val="00E821C1"/>
    <w:rsid w:val="00E827FB"/>
    <w:rsid w:val="00E83D06"/>
    <w:rsid w:val="00E86E0E"/>
    <w:rsid w:val="00E924FF"/>
    <w:rsid w:val="00E935BB"/>
    <w:rsid w:val="00E9390C"/>
    <w:rsid w:val="00EA45B2"/>
    <w:rsid w:val="00EA59A1"/>
    <w:rsid w:val="00EA5F41"/>
    <w:rsid w:val="00EB67D2"/>
    <w:rsid w:val="00EB6994"/>
    <w:rsid w:val="00EC045C"/>
    <w:rsid w:val="00EC49A5"/>
    <w:rsid w:val="00EC4B90"/>
    <w:rsid w:val="00ED2450"/>
    <w:rsid w:val="00ED2E5F"/>
    <w:rsid w:val="00EE152C"/>
    <w:rsid w:val="00EE30A7"/>
    <w:rsid w:val="00EE4A6C"/>
    <w:rsid w:val="00EE5B92"/>
    <w:rsid w:val="00EE7C0D"/>
    <w:rsid w:val="00EF2891"/>
    <w:rsid w:val="00EF7E18"/>
    <w:rsid w:val="00F07C33"/>
    <w:rsid w:val="00F109FB"/>
    <w:rsid w:val="00F1343A"/>
    <w:rsid w:val="00F2001E"/>
    <w:rsid w:val="00F217BC"/>
    <w:rsid w:val="00F26499"/>
    <w:rsid w:val="00F26961"/>
    <w:rsid w:val="00F31D21"/>
    <w:rsid w:val="00F36EF5"/>
    <w:rsid w:val="00F372B6"/>
    <w:rsid w:val="00F4449B"/>
    <w:rsid w:val="00F52E6F"/>
    <w:rsid w:val="00F53533"/>
    <w:rsid w:val="00F53C3E"/>
    <w:rsid w:val="00F5426A"/>
    <w:rsid w:val="00F5477F"/>
    <w:rsid w:val="00F54814"/>
    <w:rsid w:val="00F606B5"/>
    <w:rsid w:val="00F63760"/>
    <w:rsid w:val="00F733B8"/>
    <w:rsid w:val="00F742D2"/>
    <w:rsid w:val="00F74677"/>
    <w:rsid w:val="00F75710"/>
    <w:rsid w:val="00F8155A"/>
    <w:rsid w:val="00F822A6"/>
    <w:rsid w:val="00F84BAA"/>
    <w:rsid w:val="00F85AAB"/>
    <w:rsid w:val="00F9256E"/>
    <w:rsid w:val="00F935DD"/>
    <w:rsid w:val="00F94AF3"/>
    <w:rsid w:val="00F94CDC"/>
    <w:rsid w:val="00F966D5"/>
    <w:rsid w:val="00F97BC4"/>
    <w:rsid w:val="00FA2320"/>
    <w:rsid w:val="00FA5690"/>
    <w:rsid w:val="00FA5F0D"/>
    <w:rsid w:val="00FB38A3"/>
    <w:rsid w:val="00FB52F3"/>
    <w:rsid w:val="00FB5547"/>
    <w:rsid w:val="00FC2E68"/>
    <w:rsid w:val="00FC73F1"/>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1BB3C1F8-BCA0-4571-B8B5-F6E398EE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249512719">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935506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2127039154">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7223061">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348718667">
          <w:marLeft w:val="0"/>
          <w:marRight w:val="0"/>
          <w:marTop w:val="0"/>
          <w:marBottom w:val="0"/>
          <w:divBdr>
            <w:top w:val="none" w:sz="0" w:space="0" w:color="auto"/>
            <w:left w:val="none" w:sz="0" w:space="0" w:color="auto"/>
            <w:bottom w:val="none" w:sz="0" w:space="0" w:color="auto"/>
            <w:right w:val="none" w:sz="0" w:space="0" w:color="auto"/>
          </w:divBdr>
        </w:div>
        <w:div w:id="63767217">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89875321">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116341266">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635021931">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9558683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science/article/pii/S1618866717302479?via%3Dihub" TargetMode="External"/><Relationship Id="rId2" Type="http://schemas.openxmlformats.org/officeDocument/2006/relationships/hyperlink" Target="https://www.sciencedirect.com/science/article/pii/S2214629617304516?via%3Dihub" TargetMode="External"/><Relationship Id="rId1" Type="http://schemas.openxmlformats.org/officeDocument/2006/relationships/hyperlink" Target="http://journals.plos.org/plosone/article?id=10.1371/journal.pone.0151328" TargetMode="External"/><Relationship Id="rId4" Type="http://schemas.openxmlformats.org/officeDocument/2006/relationships/hyperlink" Target="https://www.sciencedirect.com/science/article/pii/S161886671730523X?via%3Dihub"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8C6F-590C-4300-83A2-54B1FD230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23171</Words>
  <Characters>132080</Characters>
  <Application>Microsoft Office Word</Application>
  <DocSecurity>0</DocSecurity>
  <Lines>1100</Lines>
  <Paragraphs>309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Creutzig</dc:creator>
  <cp:lastModifiedBy>William Lamb</cp:lastModifiedBy>
  <cp:revision>38</cp:revision>
  <cp:lastPrinted>2018-05-25T11:57:00Z</cp:lastPrinted>
  <dcterms:created xsi:type="dcterms:W3CDTF">2018-05-16T08:28:00Z</dcterms:created>
  <dcterms:modified xsi:type="dcterms:W3CDTF">2018-05-25T19:12:00Z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