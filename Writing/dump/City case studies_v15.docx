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77777777" w:rsidR="008F2C1B" w:rsidRDefault="00BB42D8" w:rsidP="0034754E">
      <w:pPr>
        <w:pStyle w:val="Heading1"/>
        <w:spacing w:line="480" w:lineRule="auto"/>
        <w:rPr>
          <w:rFonts w:eastAsia="Calibri"/>
        </w:rPr>
      </w:pPr>
      <w:r>
        <w:rPr>
          <w:rFonts w:eastAsia="Calibri"/>
        </w:rPr>
        <w:t>Learning about urban mitigation solutions</w:t>
      </w:r>
    </w:p>
    <w:p w14:paraId="01095423" w14:textId="576960A0" w:rsidR="008F2C1B" w:rsidRDefault="00351A77" w:rsidP="0034754E">
      <w:pPr>
        <w:spacing w:line="480" w:lineRule="auto"/>
        <w:rPr>
          <w:rFonts w:ascii="Calibri" w:eastAsia="Calibri" w:hAnsi="Calibri" w:cs="Calibri"/>
        </w:rPr>
      </w:pPr>
      <w:r>
        <w:rPr>
          <w:rFonts w:ascii="Calibri" w:eastAsia="Calibri" w:hAnsi="Calibri" w:cs="Calibri"/>
        </w:rPr>
        <w:t xml:space="preserve">William F. Lamb, Felix Creutzig, </w:t>
      </w:r>
      <w:r w:rsidR="00CA04B8">
        <w:rPr>
          <w:rFonts w:ascii="Calibri" w:eastAsia="Calibri" w:hAnsi="Calibri" w:cs="Calibri"/>
        </w:rPr>
        <w:t>Max C. Callaghan</w:t>
      </w:r>
      <w:r w:rsidR="00433F74">
        <w:rPr>
          <w:rFonts w:ascii="Calibri" w:eastAsia="Calibri" w:hAnsi="Calibri" w:cs="Calibri"/>
        </w:rPr>
        <w:t>, Jan C. Minx</w:t>
      </w:r>
    </w:p>
    <w:p w14:paraId="44B3AEF9" w14:textId="030CDEAA" w:rsidR="002827D1" w:rsidRDefault="002827D1" w:rsidP="0034754E">
      <w:pPr>
        <w:spacing w:line="480" w:lineRule="auto"/>
        <w:rPr>
          <w:rFonts w:ascii="Calibri" w:eastAsia="Calibri" w:hAnsi="Calibri" w:cs="Calibri"/>
        </w:rPr>
      </w:pPr>
    </w:p>
    <w:p w14:paraId="6DE66F65" w14:textId="0D9D3694" w:rsidR="00752C1B" w:rsidRDefault="00752C1B" w:rsidP="0034754E">
      <w:pPr>
        <w:spacing w:line="480" w:lineRule="auto"/>
        <w:rPr>
          <w:rFonts w:ascii="Calibri" w:eastAsia="Calibri" w:hAnsi="Calibri" w:cs="Calibri"/>
          <w:b/>
        </w:rPr>
      </w:pPr>
      <w:r>
        <w:rPr>
          <w:rFonts w:ascii="Calibri" w:eastAsia="Calibri" w:hAnsi="Calibri" w:cs="Calibri"/>
          <w:b/>
        </w:rPr>
        <w:t xml:space="preserve">Climate change assessments by the IPCC and others put increasing emphasis on cities as key actors in mitigation and early policy adoption. While a coherent understanding of barriers and opportunities for urban climate solutions remains fragmented, there is already a large body of case study literature to learn from and translate into different urban contexts </w:t>
      </w:r>
      <w:r>
        <w:rPr>
          <w:rFonts w:ascii="Calibri" w:eastAsia="Calibri" w:hAnsi="Calibri" w:cs="Calibri"/>
          <w:b/>
        </w:rPr>
        <w:fldChar w:fldCharType="begin" w:fldLock="1"/>
      </w:r>
      <w:r w:rsidR="009E79F3">
        <w:rPr>
          <w:rFonts w:ascii="Calibri" w:eastAsia="Calibri" w:hAnsi="Calibri" w:cs="Calibri"/>
          <w:b/>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b/>
        </w:rPr>
        <w:fldChar w:fldCharType="separate"/>
      </w:r>
      <w:r w:rsidRPr="00E7515A">
        <w:rPr>
          <w:rFonts w:ascii="Calibri" w:eastAsia="Calibri" w:hAnsi="Calibri" w:cs="Calibri"/>
          <w:noProof/>
          <w:vertAlign w:val="superscript"/>
        </w:rPr>
        <w:t>1</w:t>
      </w:r>
      <w:r>
        <w:rPr>
          <w:rFonts w:ascii="Calibri" w:eastAsia="Calibri" w:hAnsi="Calibri" w:cs="Calibri"/>
          <w:b/>
        </w:rPr>
        <w:fldChar w:fldCharType="end"/>
      </w:r>
      <w:r>
        <w:rPr>
          <w:rFonts w:ascii="Calibri" w:eastAsia="Calibri" w:hAnsi="Calibri" w:cs="Calibri"/>
          <w:b/>
        </w:rPr>
        <w:t>. But a</w:t>
      </w:r>
      <w:r w:rsidRPr="00BB42D8">
        <w:rPr>
          <w:rFonts w:ascii="Calibri" w:eastAsia="Calibri" w:hAnsi="Calibri" w:cs="Calibri"/>
          <w:b/>
        </w:rPr>
        <w:t xml:space="preserve"> number of </w:t>
      </w:r>
      <w:r>
        <w:rPr>
          <w:rFonts w:ascii="Calibri" w:eastAsia="Calibri" w:hAnsi="Calibri" w:cs="Calibri"/>
          <w:b/>
        </w:rPr>
        <w:t xml:space="preserve">practical and </w:t>
      </w:r>
      <w:r w:rsidRPr="00BB42D8">
        <w:rPr>
          <w:rFonts w:ascii="Calibri" w:eastAsia="Calibri" w:hAnsi="Calibri" w:cs="Calibri"/>
          <w:b/>
        </w:rPr>
        <w:t>conceptual challenges</w:t>
      </w:r>
      <w:r>
        <w:rPr>
          <w:rFonts w:ascii="Calibri" w:eastAsia="Calibri" w:hAnsi="Calibri" w:cs="Calibri"/>
          <w:b/>
        </w:rPr>
        <w:t xml:space="preserve"> hinder systematic </w:t>
      </w:r>
      <w:r w:rsidR="00271A62">
        <w:rPr>
          <w:rFonts w:ascii="Calibri" w:eastAsia="Calibri" w:hAnsi="Calibri" w:cs="Calibri"/>
          <w:b/>
        </w:rPr>
        <w:t>learning</w:t>
      </w:r>
      <w:r>
        <w:rPr>
          <w:rFonts w:ascii="Calibri" w:eastAsia="Calibri" w:hAnsi="Calibri" w:cs="Calibri"/>
          <w:b/>
        </w:rPr>
        <w:t xml:space="preserve">. First, the literature tends to focus on cases in </w:t>
      </w:r>
      <w:r w:rsidR="008B7966">
        <w:rPr>
          <w:rFonts w:ascii="Calibri" w:eastAsia="Calibri" w:hAnsi="Calibri" w:cs="Calibri"/>
          <w:b/>
        </w:rPr>
        <w:t>large cities and those situated in the global North</w:t>
      </w:r>
      <w:r>
        <w:rPr>
          <w:rFonts w:ascii="Calibri" w:eastAsia="Calibri" w:hAnsi="Calibri" w:cs="Calibri"/>
          <w:b/>
        </w:rPr>
        <w:t>. By contrast, the majority of the global</w:t>
      </w:r>
      <w:r w:rsidR="008B7966">
        <w:rPr>
          <w:rFonts w:ascii="Calibri" w:eastAsia="Calibri" w:hAnsi="Calibri" w:cs="Calibri"/>
          <w:b/>
        </w:rPr>
        <w:t xml:space="preserve"> urban</w:t>
      </w:r>
      <w:r>
        <w:rPr>
          <w:rFonts w:ascii="Calibri" w:eastAsia="Calibri" w:hAnsi="Calibri" w:cs="Calibri"/>
          <w:b/>
        </w:rPr>
        <w:t xml:space="preserve"> population resides in much smaller agglomerations, and most of the upcoming urban growth will occur in the Global South where infrastructures are only partially developed. Second, the researched solution space focuses on demand-side measures</w:t>
      </w:r>
      <w:r w:rsidR="008B7966">
        <w:rPr>
          <w:rFonts w:ascii="Calibri" w:eastAsia="Calibri" w:hAnsi="Calibri" w:cs="Calibri"/>
          <w:b/>
        </w:rPr>
        <w:t>, but is marked by strong regional biases. I</w:t>
      </w:r>
      <w:r>
        <w:rPr>
          <w:rFonts w:ascii="Calibri" w:eastAsia="Calibri" w:hAnsi="Calibri" w:cs="Calibri"/>
          <w:b/>
        </w:rPr>
        <w:t>ssues of urban form</w:t>
      </w:r>
      <w:r w:rsidR="00064E70">
        <w:rPr>
          <w:rFonts w:ascii="Calibri" w:eastAsia="Calibri" w:hAnsi="Calibri" w:cs="Calibri"/>
          <w:b/>
        </w:rPr>
        <w:t xml:space="preserve">, </w:t>
      </w:r>
      <w:r>
        <w:rPr>
          <w:rFonts w:ascii="Calibri" w:eastAsia="Calibri" w:hAnsi="Calibri" w:cs="Calibri"/>
          <w:b/>
        </w:rPr>
        <w:t xml:space="preserve">infrastructure development </w:t>
      </w:r>
      <w:r w:rsidR="00064E70">
        <w:rPr>
          <w:rFonts w:ascii="Calibri" w:eastAsia="Calibri" w:hAnsi="Calibri" w:cs="Calibri"/>
          <w:b/>
        </w:rPr>
        <w:t xml:space="preserve">and climate governance </w:t>
      </w:r>
      <w:r w:rsidR="008B7966">
        <w:rPr>
          <w:rFonts w:ascii="Calibri" w:eastAsia="Calibri" w:hAnsi="Calibri" w:cs="Calibri"/>
          <w:b/>
        </w:rPr>
        <w:t xml:space="preserve">are overlooked </w:t>
      </w:r>
      <w:r>
        <w:rPr>
          <w:rFonts w:ascii="Calibri" w:eastAsia="Calibri" w:hAnsi="Calibri" w:cs="Calibri"/>
          <w:b/>
        </w:rPr>
        <w:t xml:space="preserve">in growing cities, even as carbon intensive consumption patterns are being locked into place. </w:t>
      </w:r>
      <w:r w:rsidRPr="00BB42D8">
        <w:rPr>
          <w:rFonts w:ascii="Calibri" w:eastAsia="Calibri" w:hAnsi="Calibri" w:cs="Calibri"/>
          <w:b/>
        </w:rPr>
        <w:t xml:space="preserve">Third, </w:t>
      </w:r>
      <w:r>
        <w:rPr>
          <w:rFonts w:ascii="Calibri" w:eastAsia="Calibri" w:hAnsi="Calibri" w:cs="Calibri"/>
          <w:b/>
        </w:rPr>
        <w:t xml:space="preserve">comparative analysis of cases is sparse and systematic reviews of the literature are virtually non-existent. Given the large scope for learning between cities, but the challenges of generalising from </w:t>
      </w:r>
      <w:r w:rsidR="00064E70">
        <w:rPr>
          <w:rFonts w:ascii="Calibri" w:eastAsia="Calibri" w:hAnsi="Calibri" w:cs="Calibri"/>
          <w:b/>
        </w:rPr>
        <w:t>a fragmented</w:t>
      </w:r>
      <w:r>
        <w:rPr>
          <w:rFonts w:ascii="Calibri" w:eastAsia="Calibri" w:hAnsi="Calibri" w:cs="Calibri"/>
          <w:b/>
        </w:rPr>
        <w:t xml:space="preserve"> </w:t>
      </w:r>
      <w:r w:rsidR="00064E70">
        <w:rPr>
          <w:rFonts w:ascii="Calibri" w:eastAsia="Calibri" w:hAnsi="Calibri" w:cs="Calibri"/>
          <w:b/>
        </w:rPr>
        <w:t xml:space="preserve">and incomplete case </w:t>
      </w:r>
      <w:r>
        <w:rPr>
          <w:rFonts w:ascii="Calibri" w:eastAsia="Calibri" w:hAnsi="Calibri" w:cs="Calibri"/>
          <w:b/>
        </w:rPr>
        <w:t>stud</w:t>
      </w:r>
      <w:r w:rsidR="00064E70">
        <w:rPr>
          <w:rFonts w:ascii="Calibri" w:eastAsia="Calibri" w:hAnsi="Calibri" w:cs="Calibri"/>
          <w:b/>
        </w:rPr>
        <w:t>y literature</w:t>
      </w:r>
      <w:r>
        <w:rPr>
          <w:rFonts w:ascii="Calibri" w:eastAsia="Calibri" w:hAnsi="Calibri" w:cs="Calibri"/>
          <w:b/>
        </w:rPr>
        <w:t xml:space="preserve">, </w:t>
      </w:r>
      <w:r w:rsidR="00665441">
        <w:rPr>
          <w:rFonts w:ascii="Calibri" w:eastAsia="Calibri" w:hAnsi="Calibri" w:cs="Calibri"/>
          <w:b/>
        </w:rPr>
        <w:t>the next generation of urban mitigation research should focus on synthetic approaches</w:t>
      </w:r>
      <w:r w:rsidR="005843B7">
        <w:rPr>
          <w:rFonts w:ascii="Calibri" w:eastAsia="Calibri" w:hAnsi="Calibri" w:cs="Calibri"/>
          <w:b/>
        </w:rPr>
        <w:t>. W</w:t>
      </w:r>
      <w:r>
        <w:rPr>
          <w:rFonts w:ascii="Calibri" w:eastAsia="Calibri" w:hAnsi="Calibri" w:cs="Calibri"/>
          <w:b/>
        </w:rPr>
        <w:t>e propose a systematic blend of quantitative typologies with qualitative knowledge derived from cases to inform urban climate solutions.</w:t>
      </w:r>
    </w:p>
    <w:p w14:paraId="3C4C7811" w14:textId="77777777" w:rsidR="00752C1B" w:rsidRDefault="00752C1B" w:rsidP="0034754E">
      <w:pPr>
        <w:spacing w:line="480" w:lineRule="auto"/>
        <w:rPr>
          <w:rFonts w:ascii="Calibri" w:eastAsia="Calibri" w:hAnsi="Calibri" w:cs="Calibri"/>
        </w:rPr>
      </w:pPr>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"ITEM-2", "issue" : "6288", "issued" : { "date-parts" : [ [ "2016" ] ] }, "page" : "873", "title" : "Leave no city behind", "type" : "article-journal", "volume" : "352" }, "uris" : [ "http://www.mendeley.com/documents/?uuid=1f2f6d32-8aa2-4874-9741-c521da55f1e1" ] }, { "id" : "ITEM-3",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"ITEM-3", "issued" : { "date-parts" : [ [ "2017" ] ] }, "title" : "Learning about climate change solutions in the IPCC and beyond", "type" : "article-journal", "volume" : "77" }, "uris" : [ "http://www.mendeley.com/documents/?uuid=5f29a900-7eee-3fbb-b4e1-422e4f2f2900" ] } ], "mendeley" : { "formattedCitation" : "&lt;sup&gt;2\u20134&lt;/sup&gt;", "plainTextFormattedCitation" : "2\u20134", "previouslyFormattedCitation" : "&lt;sup&gt;2\u20134&lt;/sup&gt;"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2–4</w:t>
      </w:r>
      <w:r>
        <w:rPr>
          <w:rFonts w:ascii="Calibri" w:eastAsia="Calibri" w:hAnsi="Calibri" w:cs="Calibri"/>
        </w:rPr>
        <w:fldChar w:fldCharType="end"/>
      </w:r>
      <w:r>
        <w:rPr>
          <w:rFonts w:ascii="Calibri" w:eastAsia="Calibri" w:hAnsi="Calibri" w:cs="Calibri"/>
        </w:rPr>
        <w:t>.</w:t>
      </w:r>
    </w:p>
    <w:p w14:paraId="5CA7001D" w14:textId="4F628308" w:rsidR="00752C1B" w:rsidRDefault="00752C1B" w:rsidP="0034754E">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w:t>
      </w:r>
      <w:r>
        <w:rPr>
          <w:rFonts w:ascii="Calibri" w:eastAsia="Calibri" w:hAnsi="Calibri" w:cs="Calibri"/>
        </w:rPr>
        <w:lastRenderedPageBreak/>
        <w:t xml:space="preserve">similarities and path dependencies of development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p>
    <w:p w14:paraId="0DBC2D82" w14:textId="789A2B62" w:rsidR="00752C1B" w:rsidRDefault="00752C1B" w:rsidP="0034754E">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9E79F3">
        <w:rPr>
          <w:rFonts w:ascii="Calibri" w:eastAsia="Calibri" w:hAnsi="Calibri" w:cs="Calibri"/>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rPr>
        <w:fldChar w:fldCharType="separate"/>
      </w:r>
      <w:r w:rsidRPr="00F261AD">
        <w:rPr>
          <w:rFonts w:ascii="Calibri" w:eastAsia="Calibri" w:hAnsi="Calibri" w:cs="Calibri"/>
          <w:noProof/>
          <w:vertAlign w:val="superscript"/>
        </w:rPr>
        <w:t>1</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D0501E">
        <w:rPr>
          <w:rFonts w:ascii="Calibri" w:eastAsia="Calibri" w:hAnsi="Calibri" w:cs="Calibri"/>
        </w:rPr>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Pr>
          <w:rFonts w:ascii="Calibri" w:eastAsia="Calibri" w:hAnsi="Calibri" w:cs="Calibri"/>
        </w:rPr>
        <w:fldChar w:fldCharType="separate"/>
      </w:r>
      <w:r w:rsidRPr="00B047A1">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w:t>
      </w:r>
    </w:p>
    <w:p w14:paraId="072A86F5" w14:textId="2702E0BD" w:rsidR="00752C1B" w:rsidRDefault="00752C1B" w:rsidP="0034754E">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approach</w:t>
      </w:r>
      <w:r w:rsidR="009C1DBE">
        <w:rPr>
          <w:rFonts w:ascii="Calibri" w:eastAsia="Calibri" w:hAnsi="Calibri" w:cs="Calibri"/>
        </w:rPr>
        <w:t>es 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20881E1B" w:rsidR="00752C1B" w:rsidRDefault="0089464F" w:rsidP="00FA3AA1">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w:t>
      </w:r>
      <w:r w:rsidR="00752C1B">
        <w:rPr>
          <w:rFonts w:ascii="Calibri" w:eastAsia="Calibri" w:hAnsi="Calibri" w:cs="Calibri"/>
        </w:rPr>
        <w:lastRenderedPageBreak/>
        <w:t>(or cities) mentioned.</w:t>
      </w:r>
      <w:r w:rsidR="0034754E">
        <w:rPr>
          <w:rFonts w:ascii="Calibri" w:eastAsia="Calibri" w:hAnsi="Calibri" w:cs="Calibri"/>
        </w:rPr>
        <w:t xml:space="preserve"> Our dataset for the proceeding analysis consists of </w:t>
      </w:r>
      <w:r w:rsidR="0034754E" w:rsidRPr="0034754E">
        <w:rPr>
          <w:rFonts w:ascii="Calibri" w:eastAsia="Calibri" w:hAnsi="Calibri" w:cs="Calibri"/>
        </w:rPr>
        <w:t>3,440</w:t>
      </w:r>
      <w:r w:rsidR="0034754E">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p>
    <w:p w14:paraId="5E2A129B" w14:textId="24BC1A71" w:rsidR="00FF4827" w:rsidRPr="00FF4827" w:rsidRDefault="00F742D2" w:rsidP="005E0A73">
      <w:pPr>
        <w:pStyle w:val="Heading2"/>
      </w:pPr>
      <w:r>
        <w:t>Urban case studies are</w:t>
      </w:r>
      <w:r w:rsidR="00CC3801">
        <w:t xml:space="preserve"> biased towards large cities</w:t>
      </w:r>
      <w:r w:rsidR="007A7F6F">
        <w:t xml:space="preserve"> and the global North</w:t>
      </w:r>
    </w:p>
    <w:p w14:paraId="242791AE" w14:textId="4986FA3B" w:rsidR="004866B8" w:rsidRDefault="004866B8">
      <w:pPr>
        <w:spacing w:line="480" w:lineRule="auto"/>
        <w:rPr>
          <w:rFonts w:ascii="Calibri" w:eastAsia="Calibri" w:hAnsi="Calibri" w:cs="Calibri"/>
        </w:rPr>
      </w:pPr>
      <w:r>
        <w:rPr>
          <w:rFonts w:ascii="Calibri" w:eastAsia="Calibri" w:hAnsi="Calibri" w:cs="Calibri"/>
        </w:rPr>
        <w:t xml:space="preserve">Cities vary in many dimensions, including size, wealth and infrastructure development.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77777777" w:rsidR="002C6A9B" w:rsidRDefault="002C6A9B" w:rsidP="002C6A9B">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1</w:t>
      </w:r>
      <w:r>
        <w:rPr>
          <w:rFonts w:ascii="Calibri" w:eastAsia="Calibri" w:hAnsi="Calibri" w:cs="Calibri"/>
        </w:rPr>
        <w:fldChar w:fldCharType="end"/>
      </w:r>
      <w:r>
        <w:rPr>
          <w:rFonts w:ascii="Calibri" w:eastAsia="Calibri" w:hAnsi="Calibri" w:cs="Calibri"/>
        </w:rPr>
        <w:t xml:space="preserve"> shows the spread of case study research across different city sizes, from a small number of familiar ‘mega-cities’ (over 10m inhabitants), to dozens of smaller national and regional capital cities (1-10m), and hundreds of yet smaller metropoles. The majority of research so far has focused on larger cities, with a small number of mega-cities receiving particular attention: Beijing (284 articles), New York (146), Shanghai (140) and London (117). Other cities are mentioned in fewer than 100 articles each.</w:t>
      </w:r>
    </w:p>
    <w:p w14:paraId="294798F5" w14:textId="77777777" w:rsidR="0075626F" w:rsidRDefault="0075626F" w:rsidP="0075626F">
      <w:pPr>
        <w:keepNext/>
        <w:spacing w:line="480" w:lineRule="auto"/>
      </w:pPr>
      <w:r>
        <w:rPr>
          <w:noProof/>
        </w:rPr>
        <w:drawing>
          <wp:inline distT="0" distB="0" distL="0" distR="0" wp14:anchorId="7F0C110A" wp14:editId="0CF6B694">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p>
    <w:p w14:paraId="3AC3A7E0" w14:textId="3CEF13A7" w:rsidR="0075626F" w:rsidRDefault="0075626F" w:rsidP="0075626F">
      <w:pPr>
        <w:pStyle w:val="Caption"/>
        <w:spacing w:line="480" w:lineRule="auto"/>
        <w:rPr>
          <w:rFonts w:ascii="Calibri" w:eastAsia="Calibri" w:hAnsi="Calibri" w:cs="Calibri"/>
        </w:rPr>
      </w:pPr>
      <w:bookmarkStart w:id="0" w:name="_Ref512426545"/>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1</w:t>
      </w:r>
      <w:r>
        <w:rPr>
          <w:b/>
        </w:rPr>
        <w:fldChar w:fldCharType="end"/>
      </w:r>
      <w:bookmarkEnd w:id="0"/>
      <w:r w:rsidRPr="00A15631">
        <w:rPr>
          <w:b/>
        </w:rPr>
        <w:t xml:space="preserve">: </w:t>
      </w:r>
      <w:r>
        <w:rPr>
          <w:b/>
        </w:rPr>
        <w:t>Number of</w:t>
      </w:r>
      <w:r w:rsidRPr="00A15631">
        <w:rPr>
          <w:b/>
        </w:rPr>
        <w:t xml:space="preserve"> urban climate mitigation articles, grouped according to city size. </w:t>
      </w:r>
      <w:r>
        <w:t>The 15 most frequently studied cities are labelled.</w:t>
      </w:r>
      <w:r w:rsidR="00B41750" w:rsidRPr="00B41750">
        <w:t xml:space="preserve"> </w:t>
      </w:r>
      <w:r w:rsidR="00B41750" w:rsidRPr="00E25B05">
        <w:t xml:space="preserve">Population data from ref </w:t>
      </w:r>
      <w:r w:rsidR="00B41750" w:rsidRPr="00E25B05">
        <w:rPr>
          <w:vertAlign w:val="superscript"/>
        </w:rPr>
        <w:fldChar w:fldCharType="begin" w:fldLock="1"/>
      </w:r>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p>
    <w:p w14:paraId="115948B9" w14:textId="77777777" w:rsidR="0075626F" w:rsidRDefault="0075626F" w:rsidP="002C6A9B">
      <w:pPr>
        <w:spacing w:line="480" w:lineRule="auto"/>
        <w:rPr>
          <w:rFonts w:ascii="Calibri" w:eastAsia="Calibri" w:hAnsi="Calibri" w:cs="Calibri"/>
        </w:rPr>
      </w:pPr>
    </w:p>
    <w:p w14:paraId="268AC922" w14:textId="1881F45E" w:rsidR="0075626F" w:rsidRDefault="0075626F" w:rsidP="0075626F">
      <w:pPr>
        <w:spacing w:line="480" w:lineRule="auto"/>
      </w:pPr>
      <w:r>
        <w:rPr>
          <w:rFonts w:ascii="Calibri" w:eastAsia="Calibri" w:hAnsi="Calibri" w:cs="Calibri"/>
        </w:rPr>
        <w:lastRenderedPageBreak/>
        <w:t>Considering the global distribution of population, the current focus on larger cities does not seem to be justified. Just 10% of the world’s urban population lives in mega-cities, compared to 40% in small cities – yet both groups are treated equally in research, each receiving approximately 20% 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(10%) is served by over 40% of the urban case study literature in this region.</w:t>
      </w:r>
      <w:r>
        <w:t xml:space="preserve"> Although mega-cities are fast-growing in most regions (SI Text</w:t>
      </w:r>
      <w:r w:rsidR="00FA3AA1">
        <w:t xml:space="preserve"> </w:t>
      </w:r>
      <w:r w:rsidR="00FA3AA1" w:rsidRPr="00FA3AA1">
        <w:fldChar w:fldCharType="begin"/>
      </w:r>
      <w:r w:rsidR="00FA3AA1" w:rsidRPr="00FA3AA1">
        <w:instrText xml:space="preserve"> REF _Ref516043656 \h  \* MERGEFORMAT </w:instrText>
      </w:r>
      <w:r w:rsidR="00FA3AA1" w:rsidRPr="00FA3AA1">
        <w:fldChar w:fldCharType="separate"/>
      </w:r>
      <w:r w:rsidR="00FA3AA1" w:rsidRPr="00FA3AA1">
        <w:t xml:space="preserve">Figure </w:t>
      </w:r>
      <w:r w:rsidR="00FA3AA1" w:rsidRPr="00FA3AA1">
        <w:rPr>
          <w:noProof/>
        </w:rPr>
        <w:t>1</w:t>
      </w:r>
      <w:r w:rsidR="00FA3AA1" w:rsidRPr="00FA3AA1">
        <w:fldChar w:fldCharType="end"/>
      </w:r>
      <w:r>
        <w:t xml:space="preserve">), this unbalanced focus leaves smaller urban centres consistently under-represented. This pattern is repeated for literature citations, with progressively larger cities receiving, on average, more citations (SI Text </w:t>
      </w:r>
      <w:r w:rsidRPr="00A15631">
        <w:fldChar w:fldCharType="begin"/>
      </w:r>
      <w:r w:rsidRPr="00A15631">
        <w:instrText xml:space="preserve"> REF _Ref512426515 \h  \* MERGEFORMAT </w:instrText>
      </w:r>
      <w:r w:rsidRPr="00A15631">
        <w:fldChar w:fldCharType="separate"/>
      </w:r>
      <w:r w:rsidR="00FA3AA1" w:rsidRPr="00FA3AA1">
        <w:t xml:space="preserve">Figure </w:t>
      </w:r>
      <w:r w:rsidR="00FA3AA1" w:rsidRPr="00FA3AA1">
        <w:rPr>
          <w:noProof/>
        </w:rPr>
        <w:t>2</w:t>
      </w:r>
      <w:r w:rsidRPr="00A15631">
        <w:fldChar w:fldCharType="end"/>
      </w:r>
      <w:r>
        <w:t>).</w:t>
      </w:r>
    </w:p>
    <w:p w14:paraId="2356EBAC" w14:textId="77777777" w:rsidR="0075626F" w:rsidRDefault="0075626F" w:rsidP="0075626F">
      <w:pPr>
        <w:keepNext/>
        <w:spacing w:line="480" w:lineRule="auto"/>
      </w:pPr>
      <w:r>
        <w:rPr>
          <w:noProof/>
        </w:rPr>
        <w:drawing>
          <wp:inline distT="0" distB="0" distL="0" distR="0" wp14:anchorId="6FAB1258" wp14:editId="10EBB288">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p>
    <w:p w14:paraId="589BE4F3" w14:textId="198AACC7" w:rsidR="0075626F" w:rsidRDefault="0075626F" w:rsidP="0075626F">
      <w:pPr>
        <w:pStyle w:val="Caption"/>
        <w:spacing w:line="480" w:lineRule="auto"/>
      </w:pPr>
      <w:bookmarkStart w:id="1" w:name="_Ref512426532"/>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1"/>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data from ref </w:t>
      </w:r>
      <w:r w:rsidR="00B41750" w:rsidRPr="00E25B05">
        <w:rPr>
          <w:vertAlign w:val="superscript"/>
        </w:rPr>
        <w:fldChar w:fldCharType="begin" w:fldLock="1"/>
      </w:r>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p>
    <w:p w14:paraId="55DB11D7" w14:textId="5562C76E" w:rsidR="0075626F" w:rsidRDefault="0075626F" w:rsidP="0075626F">
      <w:pPr>
        <w:spacing w:line="480" w:lineRule="auto"/>
        <w:rPr>
          <w:rFonts w:ascii="Calibri" w:eastAsia="Calibri" w:hAnsi="Calibri" w:cs="Calibri"/>
        </w:rPr>
      </w:pPr>
      <w:r>
        <w:rPr>
          <w:rFonts w:ascii="Calibri" w:eastAsia="Calibri" w:hAnsi="Calibri" w:cs="Calibri"/>
        </w:rPr>
        <w:t xml:space="preserve">Regionally, we also observe a clear bias towards Europe, North America and Oceania, which receive an outsized share of articles relative to their small proportion of the global urban population (SI Text </w:t>
      </w:r>
      <w:r w:rsidRPr="00022DCB">
        <w:rPr>
          <w:rFonts w:ascii="Calibri" w:eastAsia="Calibri" w:hAnsi="Calibri" w:cs="Calibri"/>
        </w:rPr>
        <w:fldChar w:fldCharType="begin"/>
      </w:r>
      <w:r w:rsidRPr="00022DCB">
        <w:rPr>
          <w:rFonts w:ascii="Calibri" w:eastAsia="Calibri" w:hAnsi="Calibri" w:cs="Calibri"/>
        </w:rPr>
        <w:instrText xml:space="preserve"> REF _Ref512593174 \h  \* MERGEFORMAT </w:instrText>
      </w:r>
      <w:r w:rsidRPr="00022DCB">
        <w:rPr>
          <w:rFonts w:ascii="Calibri" w:eastAsia="Calibri" w:hAnsi="Calibri" w:cs="Calibri"/>
        </w:rPr>
      </w:r>
      <w:r w:rsidRPr="00022DCB">
        <w:rPr>
          <w:rFonts w:ascii="Calibri" w:eastAsia="Calibri" w:hAnsi="Calibri" w:cs="Calibri"/>
        </w:rPr>
        <w:fldChar w:fldCharType="separate"/>
      </w:r>
      <w:r w:rsidR="00FA3AA1" w:rsidRPr="00FA3AA1">
        <w:t xml:space="preserve">Figure </w:t>
      </w:r>
      <w:r w:rsidR="00FA3AA1" w:rsidRPr="00FA3AA1">
        <w:rPr>
          <w:noProof/>
        </w:rPr>
        <w:t>3</w:t>
      </w:r>
      <w:r w:rsidRPr="00022DCB">
        <w:rPr>
          <w:rFonts w:ascii="Calibri" w:eastAsia="Calibri" w:hAnsi="Calibri" w:cs="Calibri"/>
        </w:rPr>
        <w:fldChar w:fldCharType="end"/>
      </w:r>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FA3AA1">
        <w:rPr>
          <w:rFonts w:ascii="Calibri" w:eastAsia="Calibri" w:hAnsi="Calibri" w:cs="Calibri"/>
        </w:rPr>
        <w:t xml:space="preserve"> </w:t>
      </w:r>
      <w:r w:rsidR="00FA3AA1" w:rsidRPr="00FA3AA1">
        <w:rPr>
          <w:rFonts w:ascii="Calibri" w:eastAsia="Calibri" w:hAnsi="Calibri" w:cs="Calibri"/>
        </w:rPr>
        <w:fldChar w:fldCharType="begin"/>
      </w:r>
      <w:r w:rsidR="00FA3AA1" w:rsidRPr="00FA3AA1">
        <w:rPr>
          <w:rFonts w:ascii="Calibri" w:eastAsia="Calibri" w:hAnsi="Calibri" w:cs="Calibri"/>
        </w:rPr>
        <w:instrText xml:space="preserve"> REF _Ref516043656 \h  \* MERGEFORMAT </w:instrText>
      </w:r>
      <w:r w:rsidR="00FA3AA1" w:rsidRPr="00FA3AA1">
        <w:rPr>
          <w:rFonts w:ascii="Calibri" w:eastAsia="Calibri" w:hAnsi="Calibri" w:cs="Calibri"/>
        </w:rPr>
      </w:r>
      <w:r w:rsidR="00FA3AA1" w:rsidRPr="00FA3AA1">
        <w:rPr>
          <w:rFonts w:ascii="Calibri" w:eastAsia="Calibri" w:hAnsi="Calibri" w:cs="Calibri"/>
        </w:rPr>
        <w:fldChar w:fldCharType="separate"/>
      </w:r>
      <w:r w:rsidR="00FA3AA1" w:rsidRPr="00FA3AA1">
        <w:t xml:space="preserve">Figure </w:t>
      </w:r>
      <w:r w:rsidR="00FA3AA1" w:rsidRPr="00FA3AA1">
        <w:rPr>
          <w:noProof/>
        </w:rPr>
        <w:t>1</w:t>
      </w:r>
      <w:r w:rsidR="00FA3AA1" w:rsidRPr="00FA3AA1">
        <w:rPr>
          <w:rFonts w:ascii="Calibri" w:eastAsia="Calibri" w:hAnsi="Calibri" w:cs="Calibri"/>
        </w:rPr>
        <w:fldChar w:fldCharType="end"/>
      </w:r>
      <w:r w:rsidR="00AF7D5A">
        <w:rPr>
          <w:rFonts w:ascii="Calibri" w:eastAsia="Calibri" w:hAnsi="Calibri" w:cs="Calibri"/>
        </w:rPr>
        <w:t>)</w:t>
      </w:r>
      <w:r>
        <w:rPr>
          <w:rFonts w:ascii="Calibri" w:eastAsia="Calibri" w:hAnsi="Calibri" w:cs="Calibri"/>
        </w:rPr>
        <w:t>. And the least well represented segment, small Asian cities, will have the largest share of the global urban population</w:t>
      </w:r>
      <w:r w:rsidR="00AF7D5A">
        <w:rPr>
          <w:rFonts w:ascii="Calibri" w:eastAsia="Calibri" w:hAnsi="Calibri" w:cs="Calibri"/>
        </w:rPr>
        <w:t xml:space="preserve"> (SI Text</w:t>
      </w:r>
      <w:r w:rsidR="00FA3AA1">
        <w:rPr>
          <w:rFonts w:ascii="Calibri" w:eastAsia="Calibri" w:hAnsi="Calibri" w:cs="Calibri"/>
        </w:rPr>
        <w:t xml:space="preserve"> </w:t>
      </w:r>
      <w:r w:rsidR="007115BB" w:rsidRPr="007115BB">
        <w:rPr>
          <w:rFonts w:ascii="Calibri" w:eastAsia="Calibri" w:hAnsi="Calibri" w:cs="Calibri"/>
        </w:rPr>
        <w:fldChar w:fldCharType="begin"/>
      </w:r>
      <w:r w:rsidR="007115BB" w:rsidRPr="007115BB">
        <w:rPr>
          <w:rFonts w:ascii="Calibri" w:eastAsia="Calibri" w:hAnsi="Calibri" w:cs="Calibri"/>
        </w:rPr>
        <w:instrText xml:space="preserve"> REF _Ref516043755 \h  \* MERGEFORMAT </w:instrText>
      </w:r>
      <w:r w:rsidR="007115BB" w:rsidRPr="007115BB">
        <w:rPr>
          <w:rFonts w:ascii="Calibri" w:eastAsia="Calibri" w:hAnsi="Calibri" w:cs="Calibri"/>
        </w:rPr>
      </w:r>
      <w:r w:rsidR="007115BB" w:rsidRPr="007115BB">
        <w:rPr>
          <w:rFonts w:ascii="Calibri" w:eastAsia="Calibri" w:hAnsi="Calibri" w:cs="Calibri"/>
        </w:rPr>
        <w:fldChar w:fldCharType="separate"/>
      </w:r>
      <w:r w:rsidR="007115BB" w:rsidRPr="007115BB">
        <w:t xml:space="preserve">Figure </w:t>
      </w:r>
      <w:r w:rsidR="007115BB" w:rsidRPr="007115BB">
        <w:rPr>
          <w:noProof/>
        </w:rPr>
        <w:t>4</w:t>
      </w:r>
      <w:r w:rsidR="007115BB" w:rsidRPr="007115BB">
        <w:rPr>
          <w:rFonts w:ascii="Calibri" w:eastAsia="Calibri" w:hAnsi="Calibri" w:cs="Calibri"/>
        </w:rPr>
        <w:fldChar w:fldCharType="end"/>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p>
    <w:p w14:paraId="475265FF" w14:textId="055E1086" w:rsidR="00481147" w:rsidRDefault="005E3FD5" w:rsidP="00EE30A7">
      <w:pPr>
        <w:spacing w:line="480" w:lineRule="auto"/>
        <w:rPr>
          <w:rFonts w:ascii="Calibri" w:eastAsia="Calibri" w:hAnsi="Calibri" w:cs="Calibri"/>
        </w:rPr>
      </w:pPr>
      <w:r>
        <w:rPr>
          <w:rFonts w:ascii="Calibri" w:eastAsia="Calibri" w:hAnsi="Calibri" w:cs="Calibri"/>
        </w:rPr>
        <w:lastRenderedPageBreak/>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r w:rsidR="00AF7D5A">
        <w:rPr>
          <w:rFonts w:ascii="Calibri" w:eastAsia="Calibri" w:hAnsi="Calibri" w:cs="Calibri"/>
        </w:rPr>
        <w:t>wealthier</w:t>
      </w:r>
      <w:r w:rsidR="00481147">
        <w:rPr>
          <w:rFonts w:ascii="Calibri" w:eastAsia="Calibri" w:hAnsi="Calibri" w:cs="Calibri"/>
        </w:rPr>
        <w:t xml:space="preserve"> </w:t>
      </w:r>
      <w:r w:rsidR="000A1E3D">
        <w:rPr>
          <w:rFonts w:ascii="Calibri" w:eastAsia="Calibri" w:hAnsi="Calibri" w:cs="Calibri"/>
        </w:rPr>
        <w:t xml:space="preserve">Northern </w:t>
      </w:r>
      <w:r w:rsidR="00481147">
        <w:rPr>
          <w:rFonts w:ascii="Calibri" w:eastAsia="Calibri" w:hAnsi="Calibri" w:cs="Calibri"/>
        </w:rPr>
        <w:t xml:space="preserve">cities. </w:t>
      </w:r>
      <w:r w:rsidR="000A1E3D">
        <w:rPr>
          <w:rFonts w:ascii="Calibri" w:eastAsia="Calibri" w:hAnsi="Calibri" w:cs="Calibri"/>
        </w:rPr>
        <w:t>The current focus of case study research on these 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"&lt;sup&gt;8&lt;/sup&gt;", "plainTextFormattedCitation" : "8", "previouslyFormattedCitation" : "&lt;sup&gt;8&lt;/sup&gt;"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will originate from 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"&lt;sup&gt;9&lt;/sup&gt;", "plainTextFormattedCitation" : "9", "previouslyFormattedCitation" : "&lt;sup&gt;9&lt;/sup&gt;"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urban forms requires a major shift in research focus.</w:t>
      </w:r>
    </w:p>
    <w:p w14:paraId="06D057B2" w14:textId="70AFD250" w:rsidR="00F217BC" w:rsidRDefault="000A5F74" w:rsidP="00053266">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23</w:t>
      </w:r>
      <w:r w:rsidR="001754F8">
        <w:rPr>
          <w:rFonts w:ascii="Calibri" w:eastAsia="Calibri" w:hAnsi="Calibri" w:cs="Calibri"/>
        </w:rPr>
        <w:t>% (281/1228)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5428EB" w:rsidRPr="007D3019">
        <w:rPr>
          <w:rFonts w:ascii="Calibri" w:eastAsia="Calibri" w:hAnsi="Calibri" w:cs="Calibri"/>
        </w:rPr>
        <w:t xml:space="preserve"> </w:t>
      </w:r>
      <w:r w:rsidR="005428EB" w:rsidRPr="007D3019">
        <w:rPr>
          <w:rFonts w:ascii="Calibri" w:eastAsia="Calibri" w:hAnsi="Calibri" w:cs="Calibri"/>
        </w:rPr>
        <w:fldChar w:fldCharType="begin"/>
      </w:r>
      <w:r w:rsidR="005428EB" w:rsidRPr="007D3019">
        <w:rPr>
          <w:rFonts w:ascii="Calibri" w:eastAsia="Calibri" w:hAnsi="Calibri" w:cs="Calibri"/>
        </w:rPr>
        <w:instrText xml:space="preserve"> REF _Ref516045240 \h  \* MERGEFORMAT </w:instrText>
      </w:r>
      <w:r w:rsidR="005428EB" w:rsidRPr="007D3019">
        <w:rPr>
          <w:rFonts w:ascii="Calibri" w:eastAsia="Calibri" w:hAnsi="Calibri" w:cs="Calibri"/>
        </w:rPr>
      </w:r>
      <w:r w:rsidR="005428EB" w:rsidRPr="007D3019">
        <w:rPr>
          <w:rFonts w:ascii="Calibri" w:eastAsia="Calibri" w:hAnsi="Calibri" w:cs="Calibri"/>
        </w:rPr>
        <w:fldChar w:fldCharType="separate"/>
      </w:r>
      <w:r w:rsidR="005428EB" w:rsidRPr="007D3019">
        <w:t>Figure 5</w:t>
      </w:r>
      <w:r w:rsidR="005428EB" w:rsidRPr="007D3019">
        <w:rPr>
          <w:rFonts w:ascii="Calibri" w:eastAsia="Calibri" w:hAnsi="Calibri" w:cs="Calibri"/>
        </w:rPr>
        <w:fldChar w:fldCharType="end"/>
      </w:r>
      <w:r w:rsidR="005428EB">
        <w:rPr>
          <w:rFonts w:ascii="Calibri" w:eastAsia="Calibri" w:hAnsi="Calibri" w:cs="Calibri"/>
        </w:rPr>
        <w:t>). We can safely presume that coverage is even worse for small cities, even though data on the number of small agglomerations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5E0A73">
      <w:pPr>
        <w:pStyle w:val="Heading2"/>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5192287E" w:rsidR="00F966D5" w:rsidRDefault="0055295C" w:rsidP="00EE30A7">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 xml:space="preserve">buildings, transport, waste), policies (infrastructure provisioning, behavioural incentives) and overarching concerns (human well-being, sustainability).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 xml:space="preserve">low-lying coastal </w:t>
      </w:r>
      <w:r w:rsidR="0092577B">
        <w:rPr>
          <w:rFonts w:ascii="Calibri" w:eastAsia="Calibri" w:hAnsi="Calibri" w:cs="Calibri"/>
        </w:rPr>
        <w:lastRenderedPageBreak/>
        <w:t>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7D85B919" w:rsidR="004B5351" w:rsidRDefault="00BA4927">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documents 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sidR="008E2951">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0E1AE873" w14:textId="4CA8AB16" w:rsidR="00BA4927" w:rsidRDefault="00CD6C64" w:rsidP="0034754E">
      <w:pPr>
        <w:spacing w:line="480" w:lineRule="auto"/>
        <w:rPr>
          <w:rFonts w:ascii="Calibri" w:eastAsia="Calibri" w:hAnsi="Calibri" w:cs="Calibri"/>
        </w:rPr>
      </w:pPr>
      <w:r>
        <w:rPr>
          <w:rFonts w:ascii="Calibri" w:eastAsia="Calibri" w:hAnsi="Calibri" w:cs="Calibri"/>
          <w:noProof/>
        </w:rPr>
        <w:drawing>
          <wp:inline distT="0" distB="0" distL="0" distR="0" wp14:anchorId="7DB85370" wp14:editId="5F60AA70">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p>
    <w:p w14:paraId="6E99FCD2" w14:textId="5B416241" w:rsidR="00994AE5" w:rsidRPr="00D66384" w:rsidRDefault="008637D8" w:rsidP="007D3019">
      <w:pPr>
        <w:pStyle w:val="Caption"/>
        <w:spacing w:line="480" w:lineRule="auto"/>
        <w:rPr>
          <w:b/>
        </w:rPr>
      </w:pPr>
      <w:bookmarkStart w:id="2"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113953">
        <w:rPr>
          <w:b/>
          <w:noProof/>
        </w:rPr>
        <w:t>3</w:t>
      </w:r>
      <w:r w:rsidR="003A275B" w:rsidRPr="00D66384">
        <w:rPr>
          <w:b/>
        </w:rPr>
        <w:fldChar w:fldCharType="end"/>
      </w:r>
      <w:bookmarkEnd w:id="2"/>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05201E45" w:rsidR="002D3326" w:rsidRDefault="00CD6C64" w:rsidP="00CA7BF7">
      <w:pPr>
        <w:spacing w:line="480" w:lineRule="auto"/>
        <w:rPr>
          <w:rFonts w:ascii="Calibri" w:eastAsia="Calibri" w:hAnsi="Calibri" w:cs="Calibri"/>
        </w:rPr>
      </w:pPr>
      <w:r>
        <w:rPr>
          <w:rFonts w:ascii="Calibri" w:eastAsia="Calibri" w:hAnsi="Calibri" w:cs="Calibri"/>
        </w:rPr>
        <w:lastRenderedPageBreak/>
        <w:t xml:space="preserve">Demand-side topics (i.e. those that focus on end-use sectors and behaviours) are prevalent in the case studies. These include </w:t>
      </w:r>
      <w:r w:rsidR="00EE30A7">
        <w:rPr>
          <w:rFonts w:ascii="Calibri" w:eastAsia="Calibri" w:hAnsi="Calibri" w:cs="Calibri"/>
        </w:rPr>
        <w:t xml:space="preserve">including </w:t>
      </w:r>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 </w:t>
      </w:r>
      <w:r w:rsidR="002D3326">
        <w:rPr>
          <w:rFonts w:ascii="Calibri" w:eastAsia="Calibri" w:hAnsi="Calibri" w:cs="Calibri"/>
        </w:rPr>
        <w:t xml:space="preserve">and heat </w:t>
      </w:r>
      <w:r w:rsidR="00A32826">
        <w:rPr>
          <w:rFonts w:ascii="Calibri" w:eastAsia="Calibri" w:hAnsi="Calibri" w:cs="Calibri"/>
        </w:rPr>
        <w:t>demand in buildings – alongside issues of urban 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(SI Text </w:t>
      </w:r>
      <w:r w:rsidRPr="005140EE">
        <w:rPr>
          <w:rFonts w:ascii="Calibri" w:eastAsia="Calibri" w:hAnsi="Calibri" w:cs="Calibri"/>
        </w:rPr>
        <w:fldChar w:fldCharType="begin"/>
      </w:r>
      <w:r w:rsidRPr="005140EE">
        <w:rPr>
          <w:rFonts w:ascii="Calibri" w:eastAsia="Calibri" w:hAnsi="Calibri" w:cs="Calibri"/>
        </w:rPr>
        <w:instrText xml:space="preserve"> REF _Ref512600234 \h  \* MERGEFORMAT </w:instrText>
      </w:r>
      <w:r w:rsidRPr="005140EE">
        <w:rPr>
          <w:rFonts w:ascii="Calibri" w:eastAsia="Calibri" w:hAnsi="Calibri" w:cs="Calibri"/>
        </w:rPr>
      </w:r>
      <w:r w:rsidRPr="005140EE">
        <w:rPr>
          <w:rFonts w:ascii="Calibri" w:eastAsia="Calibri" w:hAnsi="Calibri" w:cs="Calibri"/>
        </w:rPr>
        <w:fldChar w:fldCharType="separate"/>
      </w:r>
      <w:r w:rsidRPr="001470AD">
        <w:t xml:space="preserve">Table </w:t>
      </w:r>
      <w:r w:rsidRPr="001470AD">
        <w:rPr>
          <w:noProof/>
        </w:rPr>
        <w:t>1</w:t>
      </w:r>
      <w:r w:rsidRPr="005140EE">
        <w:rPr>
          <w:rFonts w:ascii="Calibri" w:eastAsia="Calibri" w:hAnsi="Calibri" w:cs="Calibri"/>
        </w:rPr>
        <w:fldChar w:fldCharType="end"/>
      </w:r>
      <w:r w:rsidRPr="005140EE">
        <w:rPr>
          <w:rFonts w:ascii="Calibri" w:eastAsia="Calibri" w:hAnsi="Calibri" w:cs="Calibri"/>
        </w:rPr>
        <w:t>)</w:t>
      </w:r>
      <w:r>
        <w:rPr>
          <w:rFonts w:ascii="Calibri" w:eastAsia="Calibri" w:hAnsi="Calibri" w:cs="Calibri"/>
        </w:rPr>
        <w:t xml:space="preserve">. Of the 17 topics we identify, only a single focuses on supply-side mitigation – on </w:t>
      </w:r>
      <w:r w:rsidR="00A32826">
        <w:rPr>
          <w:rFonts w:ascii="Calibri" w:eastAsia="Calibri" w:hAnsi="Calibri" w:cs="Calibri"/>
        </w:rPr>
        <w:t>solar PV.</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r w:rsidR="00153D84">
        <w:rPr>
          <w:rFonts w:ascii="Calibri" w:eastAsia="Calibri" w:hAnsi="Calibri" w:cs="Calibri"/>
        </w:rPr>
        <w:t>with</w:t>
      </w:r>
      <w:r w:rsidR="00271A62">
        <w:rPr>
          <w:rFonts w:ascii="Calibri" w:eastAsia="Calibri" w:hAnsi="Calibri" w:cs="Calibri"/>
        </w:rPr>
        <w:t>in the urban mitigation cases</w:t>
      </w:r>
      <w:r w:rsidR="0079320D">
        <w:rPr>
          <w:rFonts w:ascii="Calibri" w:eastAsia="Calibri" w:hAnsi="Calibri" w:cs="Calibri"/>
        </w:rPr>
        <w:t>, including</w:t>
      </w:r>
      <w:r w:rsidR="00271A62">
        <w:rPr>
          <w:rFonts w:ascii="Calibri" w:eastAsia="Calibri" w:hAnsi="Calibri" w:cs="Calibri"/>
        </w:rPr>
        <w:t xml:space="preserve"> </w:t>
      </w:r>
      <w:r w:rsidR="007D21EC">
        <w:rPr>
          <w:rFonts w:ascii="Calibri" w:eastAsia="Calibri" w:hAnsi="Calibri" w:cs="Calibri"/>
        </w:rPr>
        <w:t>air pollution, water demand, urban ecology and climate adaptation.</w:t>
      </w:r>
    </w:p>
    <w:p w14:paraId="0F49B939" w14:textId="067A9997" w:rsidR="00A32826" w:rsidRDefault="003F40BD" w:rsidP="00CD6C64">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observe that emissions accounting and urban form are frequent subjects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1470AD" w:rsidRPr="00D66384">
        <w:t xml:space="preserve">Figure </w:t>
      </w:r>
      <w:r w:rsidR="001470AD" w:rsidRPr="00153D84">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"10.1371/journal.pone.0151328", "ISSN" : "19326203", "PMID" : "27023182", "abstract" : "This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 "author" : [ { "dropping-particle" : "", "family" : "Gonzalez-Brambila", "given" : "Claudia N.", "non-dropping-particle" : "", "parse-names" : false, "suffix" : "" }, { "dropping-particle" : "", "family" : "Reyes-Gonzalez", "given" : "Leonardo", "non-dropping-particle" : "", "parse-names" : false, "suffix" : "" }, { "dropping-particle" : "", "family" : "Veloso", "given" : "Francisco", "non-dropping-particle" : "", "parse-names" : false, "suffix" : "" }, { "dropping-particle" : "", "family" : "Perez-Ang\u00f3n", "given" : "Miguel Angel", "non-dropping-particle" : "", "parse-names" : false, "suffix" : "" } ], "container-title" : "PLoS ONE", "id" : "ITEM-1", "issue" : "3", "issued" : { "date-parts" : [ [ "2016" ] ] }, "title" : "The scientific impact of developing nations", "type" : "article-journal", "volume" : "11" }, "uris" : [ "http://www.mendeley.com/documents/?uuid=d8fcfb78-d2c3-479a-bdbf-ef047c7d2b58" ] } ], "mendeley" : { "formattedCitation" : "&lt;sup&gt;10&lt;/sup&gt;", "plainTextFormattedCitation" : "10", "previouslyFormattedCitation" : "&lt;sup&gt;10&lt;/sup&gt;" }, "properties" : { "noteIndex" : 0 }, "schema" : "https://github.com/citation-style-language/schema/raw/master/csl-citation.json" }</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r w:rsidR="00663246">
        <w:rPr>
          <w:rFonts w:ascii="Calibri" w:eastAsia="Calibri" w:hAnsi="Calibri" w:cs="Calibri"/>
        </w:rPr>
        <w:t>And despite specifying no climate adaptation keywords in our search query, it</w:t>
      </w:r>
      <w:r w:rsidR="00A32826">
        <w:rPr>
          <w:rFonts w:ascii="Calibri" w:eastAsia="Calibri" w:hAnsi="Calibri" w:cs="Calibri"/>
        </w:rPr>
        <w:t xml:space="preserve"> emerges as </w:t>
      </w:r>
      <w:r w:rsidR="002D3326">
        <w:rPr>
          <w:rFonts w:ascii="Calibri" w:eastAsia="Calibri" w:hAnsi="Calibri" w:cs="Calibri"/>
        </w:rPr>
        <w:t>the most</w:t>
      </w:r>
      <w:r w:rsidR="00A32826">
        <w:rPr>
          <w:rFonts w:ascii="Calibri" w:eastAsia="Calibri" w:hAnsi="Calibri" w:cs="Calibri"/>
        </w:rPr>
        <w:t xml:space="preserve"> prominent topic in </w:t>
      </w:r>
      <w:r>
        <w:rPr>
          <w:rFonts w:ascii="Calibri" w:eastAsia="Calibri" w:hAnsi="Calibri" w:cs="Calibri"/>
        </w:rPr>
        <w:t xml:space="preserve">the cities of </w:t>
      </w:r>
      <w:r w:rsidR="00A32826">
        <w:rPr>
          <w:rFonts w:ascii="Calibri" w:eastAsia="Calibri" w:hAnsi="Calibri" w:cs="Calibri"/>
        </w:rPr>
        <w:t xml:space="preserve">Africa, </w:t>
      </w:r>
      <w:r w:rsidR="0025301F">
        <w:rPr>
          <w:rFonts w:ascii="Calibri" w:eastAsia="Calibri" w:hAnsi="Calibri" w:cs="Calibri"/>
        </w:rPr>
        <w:t>Latin America and Oceania</w:t>
      </w:r>
      <w:r w:rsidR="00663246">
        <w:rPr>
          <w:rFonts w:ascii="Calibri" w:eastAsia="Calibri" w:hAnsi="Calibri" w:cs="Calibri"/>
        </w:rPr>
        <w:t xml:space="preserve">, reflecting </w:t>
      </w:r>
      <w:r w:rsidR="00EE4A6C">
        <w:rPr>
          <w:rFonts w:ascii="Calibri" w:eastAsia="Calibri" w:hAnsi="Calibri" w:cs="Calibri"/>
        </w:rPr>
        <w:t xml:space="preserve">a </w:t>
      </w:r>
      <w:r w:rsidR="00CD6C64">
        <w:rPr>
          <w:rFonts w:ascii="Calibri" w:eastAsia="Calibri" w:hAnsi="Calibri" w:cs="Calibri"/>
        </w:rPr>
        <w:t>commitment to joint case studies on both adaptation and mitigation in these regions.</w:t>
      </w:r>
    </w:p>
    <w:p w14:paraId="1B39DD87" w14:textId="30F3D385" w:rsidR="00A535C2" w:rsidRDefault="00E32437" w:rsidP="00A535C2">
      <w:pPr>
        <w:spacing w:line="480" w:lineRule="auto"/>
        <w:rPr>
          <w:rFonts w:ascii="Calibri" w:eastAsia="Calibri" w:hAnsi="Calibri" w:cs="Calibri"/>
        </w:rPr>
      </w:pPr>
      <w:r>
        <w:rPr>
          <w:rFonts w:ascii="Calibri" w:eastAsia="Calibri" w:hAnsi="Calibri" w:cs="Calibri"/>
        </w:rPr>
        <w:t xml:space="preserve">Individual cities are hotspots for particular mitigation topics. </w:t>
      </w:r>
      <w:r w:rsidR="00733873">
        <w:rPr>
          <w:rFonts w:ascii="Calibri" w:eastAsia="Calibri" w:hAnsi="Calibri" w:cs="Calibri"/>
        </w:rPr>
        <w:t>Low-carbon t</w:t>
      </w:r>
      <w:r>
        <w:rPr>
          <w:rFonts w:ascii="Calibri" w:eastAsia="Calibri" w:hAnsi="Calibri" w:cs="Calibri"/>
        </w:rPr>
        <w:t xml:space="preserve">ransportation case studies are well developed for </w:t>
      </w:r>
      <w:r w:rsidR="00733873">
        <w:rPr>
          <w:rFonts w:ascii="Calibri" w:eastAsia="Calibri" w:hAnsi="Calibri" w:cs="Calibri"/>
        </w:rPr>
        <w:t xml:space="preserve">Beijing and </w:t>
      </w:r>
      <w:r>
        <w:rPr>
          <w:rFonts w:ascii="Calibri" w:eastAsia="Calibri" w:hAnsi="Calibri" w:cs="Calibri"/>
        </w:rPr>
        <w:t>London, but scarcely researched in New York City</w:t>
      </w:r>
      <w:r w:rsidR="00733873">
        <w:rPr>
          <w:rFonts w:ascii="Calibri" w:eastAsia="Calibri" w:hAnsi="Calibri" w:cs="Calibri"/>
        </w:rPr>
        <w:t>, Tianjin, Los Angeles, Tokyo</w:t>
      </w:r>
      <w:r>
        <w:rPr>
          <w:rFonts w:ascii="Calibri" w:eastAsia="Calibri" w:hAnsi="Calibri" w:cs="Calibri"/>
        </w:rPr>
        <w:t xml:space="preserve"> and Chicago (</w:t>
      </w:r>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r w:rsidR="00733873" w:rsidRPr="00E23B8F">
        <w:t xml:space="preserve">Figure </w:t>
      </w:r>
      <w:r w:rsidR="00733873" w:rsidRPr="00D66384">
        <w:t>4</w:t>
      </w:r>
      <w:r w:rsidR="00733873" w:rsidRPr="00733873">
        <w:rPr>
          <w:rFonts w:ascii="Calibri" w:eastAsia="Calibri" w:hAnsi="Calibri" w:cs="Calibri"/>
        </w:rPr>
        <w:fldChar w:fldCharType="end"/>
      </w:r>
      <w:r>
        <w:rPr>
          <w:rFonts w:ascii="Calibri" w:eastAsia="Calibri" w:hAnsi="Calibri" w:cs="Calibri"/>
        </w:rPr>
        <w:t xml:space="preserve">). Emissions accounting dominates the case study work on top-tier cities in China (Beijing, Shanghai and Tianjin), while topics around urban ecology, water demand and waste management are overlooked here – at least in the mitigation focused literature we identify. </w:t>
      </w:r>
      <w:r w:rsidRPr="007179F3">
        <w:rPr>
          <w:rFonts w:ascii="Calibri" w:eastAsia="Calibri" w:hAnsi="Calibri" w:cs="Calibri"/>
        </w:rPr>
        <w:fldChar w:fldCharType="begin"/>
      </w:r>
      <w:r w:rsidRPr="007179F3">
        <w:rPr>
          <w:rFonts w:ascii="Calibri" w:eastAsia="Calibri" w:hAnsi="Calibri" w:cs="Calibri"/>
        </w:rPr>
        <w:instrText xml:space="preserve"> REF _Ref512426391 \h  \* MERGEFORMAT </w:instrText>
      </w:r>
      <w:r w:rsidRPr="007179F3">
        <w:rPr>
          <w:rFonts w:ascii="Calibri" w:eastAsia="Calibri" w:hAnsi="Calibri" w:cs="Calibri"/>
        </w:rPr>
      </w:r>
      <w:r w:rsidRPr="007179F3">
        <w:rPr>
          <w:rFonts w:ascii="Calibri" w:eastAsia="Calibri" w:hAnsi="Calibri" w:cs="Calibri"/>
        </w:rPr>
        <w:fldChar w:fldCharType="separate"/>
      </w:r>
      <w:r w:rsidRPr="001470AD">
        <w:t xml:space="preserve">Table </w:t>
      </w:r>
      <w:r w:rsidRPr="001470AD">
        <w:rPr>
          <w:noProof/>
        </w:rPr>
        <w:t>2</w:t>
      </w:r>
      <w:r w:rsidRPr="007179F3">
        <w:rPr>
          <w:rFonts w:ascii="Calibri" w:eastAsia="Calibri" w:hAnsi="Calibri" w:cs="Calibri"/>
        </w:rPr>
        <w:fldChar w:fldCharType="end"/>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 articles we identify for the largest urban centre in Africa, Cairo, showing not just the</w:t>
      </w:r>
      <w:r>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3F40BD">
        <w:rPr>
          <w:rFonts w:ascii="Calibri" w:eastAsia="Calibri" w:hAnsi="Calibri" w:cs="Calibri"/>
        </w:rPr>
        <w:t xml:space="preserve">narrow </w:t>
      </w:r>
      <w:r w:rsidR="00C543D3">
        <w:rPr>
          <w:rFonts w:ascii="Calibri" w:eastAsia="Calibri" w:hAnsi="Calibri" w:cs="Calibri"/>
        </w:rPr>
        <w:t>focus on building design and technologies.</w:t>
      </w:r>
    </w:p>
    <w:p w14:paraId="3B702D6D" w14:textId="44793D5E" w:rsidR="00E32437" w:rsidRDefault="00B41750" w:rsidP="00053266">
      <w:pPr>
        <w:keepNext/>
        <w:spacing w:line="480" w:lineRule="auto"/>
      </w:pPr>
      <w:r>
        <w:rPr>
          <w:noProof/>
        </w:rPr>
        <w:lastRenderedPageBreak/>
        <w:drawing>
          <wp:inline distT="0" distB="0" distL="0" distR="0" wp14:anchorId="7F4DD678" wp14:editId="7EFB24CD">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p>
    <w:p w14:paraId="5F194D09" w14:textId="4262D914" w:rsidR="007179F3" w:rsidRDefault="00E32437" w:rsidP="00A516A5">
      <w:pPr>
        <w:pStyle w:val="Caption"/>
        <w:spacing w:line="480" w:lineRule="auto"/>
      </w:pPr>
      <w:bookmarkStart w:id="3"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113953">
        <w:rPr>
          <w:b/>
          <w:noProof/>
        </w:rPr>
        <w:t>4</w:t>
      </w:r>
      <w:r w:rsidRPr="00053266">
        <w:rPr>
          <w:b/>
        </w:rPr>
        <w:fldChar w:fldCharType="end"/>
      </w:r>
      <w:bookmarkEnd w:id="3"/>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10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9E79F3">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"&lt;sup&gt;1&lt;/sup&gt;", "plainTextFormattedCitation" : "1", "previouslyFormattedCitation" : "&lt;sup&gt;1&lt;/sup&gt;" }, "properties" : { "noteIndex" : 0 }, "schema" : "https://github.com/citation-style-language/schema/raw/master/csl-citation.json" }</w:instrText>
      </w:r>
      <w:r w:rsidR="006763E3">
        <w:fldChar w:fldCharType="separate"/>
      </w:r>
      <w:r w:rsidR="006763E3" w:rsidRPr="006763E3">
        <w:rPr>
          <w:i w:val="0"/>
          <w:noProof/>
          <w:vertAlign w:val="superscript"/>
        </w:rPr>
        <w:t>1</w:t>
      </w:r>
      <w:r w:rsidR="006763E3">
        <w:fldChar w:fldCharType="end"/>
      </w:r>
      <w:r w:rsidR="006763E3">
        <w:t>.</w:t>
      </w:r>
    </w:p>
    <w:p w14:paraId="3DA180E2" w14:textId="77777777" w:rsidR="00E3025F" w:rsidRDefault="00E3025F" w:rsidP="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"10.1016/j.enpol.2013.07.035", "ISBN" : "0301-4215", "ISSN" : "03014215", "abstract" : "Household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 "author" : [ { "dropping-particle" : "", "family" : "Wiedenhofer", "given" : "Dominik", "non-dropping-particle" : "", "parse-names" : false, "suffix" : "" }, { "dropping-particle" : "", "family" : "Lenzen", "given" : "Manfred", "non-dropping-particle" : "", "parse-names" : false, "suffix" : "" }, { "dropping-particle" : "", "family" : "Steinberger", "given" : "Julia K.", "non-dropping-particle" : "", "parse-names" : false, "suffix" : "" } ], "container-title" : "Energy Policy", "id" : "ITEM-1", "issued" : { "date-parts" : [ [ "2013" ] ] }, "page" : "696-707", "publisher" : "Elsevier", "title" : "Energy requirements of consumption: Urban form, climatic and socio-economic factors, rebounds and their policy implications", "type" : "article-journal", "volume" : "63" }, "uris" : [ "http://www.mendeley.com/documents/?uuid=43ca3c95-4b79-477b-8c96-c616864cb986"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"&lt;sup&gt;11,12&lt;/sup&gt;", "plainTextFormattedCitation" : "11,12", "previouslyFormattedCitation" : "&lt;sup&gt;11,12&lt;/sup&gt;" }, "properties" : { "noteIndex" : 0 }, "schema" : "https://github.com/citation-style-language/schema/raw/master/csl-citation.json" }</w:instrText>
      </w:r>
      <w:r>
        <w:rPr>
          <w:rFonts w:ascii="Calibri" w:eastAsia="Calibri" w:hAnsi="Calibri" w:cs="Calibri"/>
        </w:rPr>
        <w:fldChar w:fldCharType="separate"/>
      </w:r>
      <w:r w:rsidRPr="00B41750">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xml:space="preserve">. Urban form is indeed one of the most prevalent topics in the set of case studies, after governance and energy use (SI Text </w:t>
      </w:r>
      <w:r w:rsidRPr="00E70088">
        <w:rPr>
          <w:rFonts w:ascii="Calibri" w:eastAsia="Calibri" w:hAnsi="Calibri" w:cs="Calibri"/>
        </w:rPr>
        <w:fldChar w:fldCharType="begin"/>
      </w:r>
      <w:r w:rsidRPr="00E70088">
        <w:rPr>
          <w:rFonts w:ascii="Calibri" w:eastAsia="Calibri" w:hAnsi="Calibri" w:cs="Calibri"/>
        </w:rPr>
        <w:instrText xml:space="preserve"> REF _Ref512600234 \h </w:instrText>
      </w:r>
      <w:r w:rsidRPr="00D66384">
        <w:rPr>
          <w:rFonts w:ascii="Calibri" w:eastAsia="Calibri" w:hAnsi="Calibri" w:cs="Calibri"/>
        </w:rPr>
        <w:instrText xml:space="preserve"> \* MERGEFORMAT </w:instrText>
      </w:r>
      <w:r w:rsidRPr="00E70088">
        <w:rPr>
          <w:rFonts w:ascii="Calibri" w:eastAsia="Calibri" w:hAnsi="Calibri" w:cs="Calibri"/>
        </w:rPr>
      </w:r>
      <w:r w:rsidRPr="00E70088">
        <w:rPr>
          <w:rFonts w:ascii="Calibri" w:eastAsia="Calibri" w:hAnsi="Calibri" w:cs="Calibri"/>
        </w:rPr>
        <w:fldChar w:fldCharType="separate"/>
      </w:r>
      <w:r w:rsidRPr="001470AD">
        <w:t xml:space="preserve">Table </w:t>
      </w:r>
      <w:r w:rsidRPr="001470AD">
        <w:rPr>
          <w:noProof/>
        </w:rPr>
        <w:t>1</w:t>
      </w:r>
      <w:r w:rsidRPr="00E70088">
        <w:rPr>
          <w:rFonts w:ascii="Calibri" w:eastAsia="Calibri" w:hAnsi="Calibri" w:cs="Calibri"/>
        </w:rPr>
        <w:fldChar w:fldCharType="end"/>
      </w:r>
      <w:r w:rsidRPr="002C01D1">
        <w:rPr>
          <w:rFonts w:ascii="Calibri" w:eastAsia="Calibri" w:hAnsi="Calibri" w:cs="Calibri"/>
        </w:rPr>
        <w:t>)</w:t>
      </w:r>
      <w:r>
        <w:rPr>
          <w:rFonts w:ascii="Calibri" w:eastAsia="Calibri" w:hAnsi="Calibri" w:cs="Calibri"/>
        </w:rPr>
        <w:t xml:space="preserve">. Yet an important question in the context of learning is whether future urbanisation challenges (or opportunities) are being anticipated and mitigated, rather than responded to post-hoc.  We therefore search abstracts directly for keywords that might indicate such “forward looking” </w:t>
      </w:r>
      <w:r>
        <w:rPr>
          <w:rFonts w:ascii="Calibri" w:eastAsia="Calibri" w:hAnsi="Calibri" w:cs="Calibri"/>
        </w:rPr>
        <w:lastRenderedPageBreak/>
        <w:t>studies (e.g. “scenario” or “2050”; see methods for more detail), finding 333 documents that mainly emphasise CO</w:t>
      </w:r>
      <w:r w:rsidRPr="00D66384">
        <w:rPr>
          <w:rFonts w:ascii="Calibri" w:eastAsia="Calibri" w:hAnsi="Calibri" w:cs="Calibri"/>
          <w:vertAlign w:val="subscript"/>
        </w:rPr>
        <w:t>2</w:t>
      </w:r>
      <w:r>
        <w:rPr>
          <w:rFonts w:ascii="Calibri" w:eastAsia="Calibri" w:hAnsi="Calibri" w:cs="Calibri"/>
        </w:rPr>
        <w:t xml:space="preserve"> emissions accounting, transportation and air pollution (SI Text </w:t>
      </w:r>
      <w:r>
        <w:rPr>
          <w:rFonts w:ascii="Calibri" w:eastAsia="Calibri" w:hAnsi="Calibri" w:cs="Calibri"/>
        </w:rPr>
        <w:fldChar w:fldCharType="begin"/>
      </w:r>
      <w:r>
        <w:rPr>
          <w:rFonts w:ascii="Calibri" w:eastAsia="Calibri" w:hAnsi="Calibri" w:cs="Calibri"/>
        </w:rPr>
        <w:instrText xml:space="preserve"> REF _Ref512605435 \h  \* MERGEFORMAT </w:instrText>
      </w:r>
      <w:r>
        <w:rPr>
          <w:rFonts w:ascii="Calibri" w:eastAsia="Calibri" w:hAnsi="Calibri" w:cs="Calibri"/>
        </w:rPr>
      </w:r>
      <w:r>
        <w:rPr>
          <w:rFonts w:ascii="Calibri" w:eastAsia="Calibri" w:hAnsi="Calibri" w:cs="Calibri"/>
        </w:rPr>
        <w:fldChar w:fldCharType="separate"/>
      </w:r>
      <w:r>
        <w:t xml:space="preserve">Table </w:t>
      </w:r>
      <w:r>
        <w:rPr>
          <w:noProof/>
        </w:rPr>
        <w:t>3</w:t>
      </w:r>
      <w:r>
        <w:rPr>
          <w:rFonts w:ascii="Calibri" w:eastAsia="Calibri" w:hAnsi="Calibri" w:cs="Calibri"/>
        </w:rPr>
        <w:fldChar w:fldCharType="end"/>
      </w:r>
      <w:r>
        <w:rPr>
          <w:rFonts w:ascii="Calibri" w:eastAsia="Calibri" w:hAnsi="Calibri" w:cs="Calibri"/>
        </w:rPr>
        <w:t xml:space="preserve">). Notably, urban form is less prominent in these studies, and the fastest urbanising region, Africa, is particularly under-represented in this subset of documents. Just 2% of the case study literature in Africa takes a forward looking orientation (3 studies), contrasting with an average of 10% in other regions (SI Text </w:t>
      </w:r>
      <w:r>
        <w:rPr>
          <w:rFonts w:ascii="Calibri" w:eastAsia="Calibri" w:hAnsi="Calibri" w:cs="Calibri"/>
        </w:rPr>
        <w:fldChar w:fldCharType="begin"/>
      </w:r>
      <w:r>
        <w:rPr>
          <w:rFonts w:ascii="Calibri" w:eastAsia="Calibri" w:hAnsi="Calibri" w:cs="Calibri"/>
        </w:rPr>
        <w:instrText xml:space="preserve"> REF _Ref512605458 \h  \* MERGEFORMAT </w:instrText>
      </w:r>
      <w:r>
        <w:rPr>
          <w:rFonts w:ascii="Calibri" w:eastAsia="Calibri" w:hAnsi="Calibri" w:cs="Calibri"/>
        </w:rPr>
      </w:r>
      <w:r>
        <w:rPr>
          <w:rFonts w:ascii="Calibri" w:eastAsia="Calibri" w:hAnsi="Calibri" w:cs="Calibri"/>
        </w:rPr>
        <w:fldChar w:fldCharType="separate"/>
      </w:r>
      <w:r>
        <w:t xml:space="preserve">Table </w:t>
      </w:r>
      <w:r>
        <w:rPr>
          <w:noProof/>
        </w:rPr>
        <w:t>4</w:t>
      </w:r>
      <w:r>
        <w:rPr>
          <w:rFonts w:ascii="Calibri" w:eastAsia="Calibri" w:hAnsi="Calibri" w:cs="Calibri"/>
        </w:rPr>
        <w:fldChar w:fldCharType="end"/>
      </w:r>
      <w:r>
        <w:rPr>
          <w:rFonts w:ascii="Calibri" w:eastAsia="Calibri" w:hAnsi="Calibri" w:cs="Calibri"/>
        </w:rPr>
        <w:t>).</w:t>
      </w:r>
    </w:p>
    <w:p w14:paraId="6DCC1C15" w14:textId="0787FC5D" w:rsidR="00FD03C6" w:rsidRPr="00FD03C6" w:rsidRDefault="00FD03C6" w:rsidP="00E3025F">
      <w:pPr>
        <w:spacing w:line="480" w:lineRule="auto"/>
      </w:pPr>
      <w:r>
        <w:t>Topic mapping a discrete set of literature is a powerful means to identify knowledge strengths and gaps. Our results suggest that</w:t>
      </w:r>
      <w:r w:rsidR="00E3025F">
        <w:t xml:space="preserve"> prior</w:t>
      </w:r>
      <w:r>
        <w:t xml:space="preserve"> regional biases in case study coverage are compounded by an uneven distribution of topics: </w:t>
      </w:r>
      <w:r w:rsidR="00E3025F">
        <w:t xml:space="preserve">research tends towards adaptation rather than </w:t>
      </w:r>
      <w:r>
        <w:t>mitigation in most developing regions (Africa, Latin America), or is too narrowly focused on emissions accounting (Asia). Nonetheless, some individual cities already have well-developed literatures covering multiple topics, and some topics are well-represented across multiple cities</w:t>
      </w:r>
      <w:r w:rsidR="00E3025F">
        <w:t>. Together this suggests a sufficient weight of evidence in some areas for consolidating knowledge in literature reviews.</w:t>
      </w:r>
      <w:r>
        <w:t xml:space="preserve"> In addition, the overall focus on demand-side issues suggests this will </w:t>
      </w:r>
      <w:r>
        <w:rPr>
          <w:rFonts w:ascii="Calibri" w:eastAsia="Calibri" w:hAnsi="Calibri" w:cs="Calibri"/>
        </w:rPr>
        <w:t>be an important evidence base for the upcoming demand chapter of the IPCC 6</w:t>
      </w:r>
      <w:r w:rsidRPr="009A032A">
        <w:rPr>
          <w:rFonts w:ascii="Calibri" w:eastAsia="Calibri" w:hAnsi="Calibri" w:cs="Calibri"/>
          <w:vertAlign w:val="superscript"/>
        </w:rPr>
        <w:t>th</w:t>
      </w:r>
      <w:r>
        <w:rPr>
          <w:rFonts w:ascii="Calibri" w:eastAsia="Calibri" w:hAnsi="Calibri" w:cs="Calibri"/>
        </w:rPr>
        <w:t xml:space="preserve"> Assessment Report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13</w:t>
      </w:r>
      <w:r>
        <w:rPr>
          <w:rFonts w:ascii="Calibri" w:eastAsia="Calibri" w:hAnsi="Calibri" w:cs="Calibri"/>
        </w:rPr>
        <w:fldChar w:fldCharType="end"/>
      </w:r>
      <w:r>
        <w:rPr>
          <w:rFonts w:ascii="Calibri" w:eastAsia="Calibri" w:hAnsi="Calibri" w:cs="Calibri"/>
        </w:rPr>
        <w:t>.</w:t>
      </w:r>
    </w:p>
    <w:p w14:paraId="38779EB1" w14:textId="53769A9E" w:rsidR="000D7FE3" w:rsidRDefault="00FB38A3" w:rsidP="005E0A73">
      <w:pPr>
        <w:pStyle w:val="Heading2"/>
        <w:rPr>
          <w:rFonts w:eastAsia="Calibri"/>
        </w:rPr>
      </w:pPr>
      <w:r>
        <w:rPr>
          <w:rFonts w:eastAsia="Calibri"/>
        </w:rPr>
        <w:t>Limited</w:t>
      </w:r>
      <w:r w:rsidR="00365706">
        <w:rPr>
          <w:rFonts w:eastAsia="Calibri"/>
        </w:rPr>
        <w:t xml:space="preserve"> efforts to </w:t>
      </w:r>
      <w:r>
        <w:rPr>
          <w:rFonts w:eastAsia="Calibri"/>
        </w:rPr>
        <w:t>learn from</w:t>
      </w:r>
      <w:r w:rsidR="00365706">
        <w:rPr>
          <w:rFonts w:eastAsia="Calibri"/>
        </w:rPr>
        <w:t xml:space="preserve"> case study evidence</w:t>
      </w:r>
    </w:p>
    <w:p w14:paraId="3741BD9E" w14:textId="49F89402" w:rsidR="002C4A72" w:rsidRDefault="003B0BDE" w:rsidP="00B41EE8">
      <w:pPr>
        <w:spacing w:line="480" w:lineRule="auto"/>
        <w:rPr>
          <w:rFonts w:ascii="Calibri" w:eastAsia="Calibri" w:hAnsi="Calibri" w:cs="Calibri"/>
        </w:rPr>
      </w:pPr>
      <w:r>
        <w:rPr>
          <w:rFonts w:ascii="Calibri" w:eastAsia="Calibri" w:hAnsi="Calibri" w:cs="Calibri"/>
        </w:rPr>
        <w:t xml:space="preserve">Learning from case study evidence requires moving beyond single </w:t>
      </w:r>
      <w:r w:rsidR="00361C4B">
        <w:rPr>
          <w:rFonts w:ascii="Calibri" w:eastAsia="Calibri" w:hAnsi="Calibri" w:cs="Calibri"/>
        </w:rPr>
        <w:t>cases</w:t>
      </w:r>
      <w:r>
        <w:rPr>
          <w:rFonts w:ascii="Calibri" w:eastAsia="Calibri" w:hAnsi="Calibri" w:cs="Calibri"/>
        </w:rPr>
        <w:t xml:space="preserve"> to examine and compare a wider set of contexts</w:t>
      </w:r>
      <w:r w:rsidR="002C4A72">
        <w:rPr>
          <w:rFonts w:ascii="Calibri" w:eastAsia="Calibri" w:hAnsi="Calibri" w:cs="Calibri"/>
        </w:rPr>
        <w:t xml:space="preserve"> </w:t>
      </w:r>
      <w:r w:rsidR="002C4A72">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2C4A72">
        <w:rPr>
          <w:rFonts w:ascii="Calibri" w:eastAsia="Calibri" w:hAnsi="Calibri" w:cs="Calibri"/>
        </w:rPr>
        <w:fldChar w:fldCharType="separate"/>
      </w:r>
      <w:r w:rsidR="006763E3" w:rsidRPr="006763E3">
        <w:rPr>
          <w:rFonts w:ascii="Calibri" w:eastAsia="Calibri" w:hAnsi="Calibri" w:cs="Calibri"/>
          <w:noProof/>
          <w:vertAlign w:val="superscript"/>
        </w:rPr>
        <w:t>14</w:t>
      </w:r>
      <w:r w:rsidR="002C4A72">
        <w:rPr>
          <w:rFonts w:ascii="Calibri" w:eastAsia="Calibri" w:hAnsi="Calibri" w:cs="Calibri"/>
        </w:rPr>
        <w:fldChar w:fldCharType="end"/>
      </w:r>
      <w:r>
        <w:rPr>
          <w:rFonts w:ascii="Calibri" w:eastAsia="Calibri" w:hAnsi="Calibri" w:cs="Calibri"/>
        </w:rPr>
        <w:t xml:space="preserve">. </w:t>
      </w:r>
      <w:r w:rsidR="002C4A72">
        <w:rPr>
          <w:rFonts w:ascii="Calibri" w:eastAsia="Calibri" w:hAnsi="Calibri" w:cs="Calibri"/>
        </w:rPr>
        <w:t xml:space="preserve">Many </w:t>
      </w:r>
      <w:r w:rsidR="00FD03C6">
        <w:rPr>
          <w:rFonts w:ascii="Calibri" w:eastAsia="Calibri" w:hAnsi="Calibri" w:cs="Calibri"/>
        </w:rPr>
        <w:t xml:space="preserve">comparative </w:t>
      </w:r>
      <w:r w:rsidR="002C4A72">
        <w:rPr>
          <w:rFonts w:ascii="Calibri" w:eastAsia="Calibri" w:hAnsi="Calibri" w:cs="Calibri"/>
        </w:rPr>
        <w:t>studies already perform this task</w:t>
      </w:r>
      <w:r w:rsidR="00FD03C6">
        <w:rPr>
          <w:rFonts w:ascii="Calibri" w:eastAsia="Calibri" w:hAnsi="Calibri" w:cs="Calibri"/>
        </w:rPr>
        <w:t>,</w:t>
      </w:r>
      <w:r w:rsidR="002C4A72">
        <w:rPr>
          <w:rFonts w:ascii="Calibri" w:eastAsia="Calibri" w:hAnsi="Calibri" w:cs="Calibri"/>
        </w:rPr>
        <w:t xml:space="preserve"> by contrasting two or more cases simultaneously</w:t>
      </w:r>
      <w:r w:rsidR="00FD03C6">
        <w:rPr>
          <w:rFonts w:ascii="Calibri" w:eastAsia="Calibri" w:hAnsi="Calibri" w:cs="Calibri"/>
        </w:rPr>
        <w:t xml:space="preserve"> to draw </w:t>
      </w:r>
      <w:r w:rsidR="002C4A72">
        <w:rPr>
          <w:rFonts w:ascii="Calibri" w:eastAsia="Calibri" w:hAnsi="Calibri" w:cs="Calibri"/>
        </w:rPr>
        <w:t xml:space="preserve">out </w:t>
      </w:r>
      <w:r w:rsidR="00445F24">
        <w:rPr>
          <w:rFonts w:ascii="Calibri" w:eastAsia="Calibri" w:hAnsi="Calibri" w:cs="Calibri"/>
        </w:rPr>
        <w:t xml:space="preserve">the </w:t>
      </w:r>
      <w:r w:rsidR="002C4A72">
        <w:rPr>
          <w:rFonts w:ascii="Calibri" w:eastAsia="Calibri" w:hAnsi="Calibri" w:cs="Calibri"/>
        </w:rPr>
        <w:t xml:space="preserve">variations </w:t>
      </w:r>
      <w:r w:rsidR="00361C4B">
        <w:rPr>
          <w:rFonts w:ascii="Calibri" w:eastAsia="Calibri" w:hAnsi="Calibri" w:cs="Calibri"/>
        </w:rPr>
        <w:t>between cities in</w:t>
      </w:r>
      <w:r w:rsidR="002C4A72">
        <w:rPr>
          <w:rFonts w:ascii="Calibri" w:eastAsia="Calibri" w:hAnsi="Calibri" w:cs="Calibri"/>
        </w:rPr>
        <w:t xml:space="preserve"> </w:t>
      </w:r>
      <w:r w:rsidR="00361C4B">
        <w:rPr>
          <w:rFonts w:ascii="Calibri" w:eastAsia="Calibri" w:hAnsi="Calibri" w:cs="Calibri"/>
        </w:rPr>
        <w:t xml:space="preserve">terms of </w:t>
      </w:r>
      <w:r w:rsidR="002C4A72">
        <w:rPr>
          <w:rFonts w:ascii="Calibri" w:eastAsia="Calibri" w:hAnsi="Calibri" w:cs="Calibri"/>
        </w:rPr>
        <w:t>emissions drivers</w:t>
      </w:r>
      <w:r w:rsidR="00361C4B">
        <w:rPr>
          <w:rFonts w:ascii="Calibri" w:eastAsia="Calibri" w:hAnsi="Calibri" w:cs="Calibri"/>
        </w:rPr>
        <w:t xml:space="preserve"> or solutions</w:t>
      </w:r>
      <w:r w:rsidR="002C4A72">
        <w:rPr>
          <w:rFonts w:ascii="Calibri" w:eastAsia="Calibri" w:hAnsi="Calibri" w:cs="Calibri"/>
        </w:rPr>
        <w:t xml:space="preserve">. A second route towards generalizable knowledge </w:t>
      </w:r>
      <w:r w:rsidR="00361C4B">
        <w:rPr>
          <w:rFonts w:ascii="Calibri" w:eastAsia="Calibri" w:hAnsi="Calibri" w:cs="Calibri"/>
        </w:rPr>
        <w:t xml:space="preserve">comprises literature </w:t>
      </w:r>
      <w:r w:rsidR="002C4A72">
        <w:rPr>
          <w:rFonts w:ascii="Calibri" w:eastAsia="Calibri" w:hAnsi="Calibri" w:cs="Calibri"/>
        </w:rPr>
        <w:t>reviews</w:t>
      </w:r>
      <w:r w:rsidR="00361C4B">
        <w:rPr>
          <w:rFonts w:ascii="Calibri" w:eastAsia="Calibri" w:hAnsi="Calibri" w:cs="Calibri"/>
        </w:rPr>
        <w:t>. These typically take a narrative form to capture the breadth of available evidence, but can also involve secondary analysis on published</w:t>
      </w:r>
      <w:r w:rsidR="00EB15FF">
        <w:rPr>
          <w:rFonts w:ascii="Calibri" w:eastAsia="Calibri" w:hAnsi="Calibri" w:cs="Calibri"/>
        </w:rPr>
        <w:t xml:space="preserve"> work</w:t>
      </w:r>
      <w:r w:rsidR="00361C4B">
        <w:rPr>
          <w:rFonts w:ascii="Calibri" w:eastAsia="Calibri" w:hAnsi="Calibri" w:cs="Calibri"/>
        </w:rPr>
        <w:t>,</w:t>
      </w:r>
      <w:r w:rsidR="00EB15FF">
        <w:rPr>
          <w:rFonts w:ascii="Calibri" w:eastAsia="Calibri" w:hAnsi="Calibri" w:cs="Calibri"/>
        </w:rPr>
        <w:t xml:space="preserve"> e.g. by</w:t>
      </w:r>
      <w:r w:rsidR="00361C4B">
        <w:rPr>
          <w:rFonts w:ascii="Calibri" w:eastAsia="Calibri" w:hAnsi="Calibri" w:cs="Calibri"/>
        </w:rPr>
        <w:t xml:space="preserve"> systematically extracting </w:t>
      </w:r>
      <w:r w:rsidR="00EB15FF">
        <w:rPr>
          <w:rFonts w:ascii="Calibri" w:eastAsia="Calibri" w:hAnsi="Calibri" w:cs="Calibri"/>
        </w:rPr>
        <w:t xml:space="preserve">information from cases to capture </w:t>
      </w:r>
      <w:r w:rsidR="00361C4B">
        <w:rPr>
          <w:rFonts w:ascii="Calibri" w:eastAsia="Calibri" w:hAnsi="Calibri" w:cs="Calibri"/>
        </w:rPr>
        <w:t>variations across contexts.</w:t>
      </w:r>
      <w:r w:rsidR="009233FD">
        <w:rPr>
          <w:rFonts w:ascii="Calibri" w:eastAsia="Calibri" w:hAnsi="Calibri" w:cs="Calibri"/>
        </w:rPr>
        <w:t xml:space="preserve"> Both approaches</w:t>
      </w:r>
      <w:r w:rsidR="0049721F">
        <w:rPr>
          <w:rFonts w:ascii="Calibri" w:eastAsia="Calibri" w:hAnsi="Calibri" w:cs="Calibri"/>
        </w:rPr>
        <w:t xml:space="preserve"> are cornerstones for learning on cities and</w:t>
      </w:r>
      <w:r w:rsidR="009233FD">
        <w:rPr>
          <w:rFonts w:ascii="Calibri" w:eastAsia="Calibri" w:hAnsi="Calibri" w:cs="Calibri"/>
        </w:rPr>
        <w:t xml:space="preserve"> have been extensively discussed in the </w:t>
      </w:r>
      <w:r w:rsidR="00445F24">
        <w:rPr>
          <w:rFonts w:ascii="Calibri" w:eastAsia="Calibri" w:hAnsi="Calibri" w:cs="Calibri"/>
        </w:rPr>
        <w:t xml:space="preserve">wider </w:t>
      </w:r>
      <w:r w:rsidR="009233FD">
        <w:rPr>
          <w:rFonts w:ascii="Calibri" w:eastAsia="Calibri" w:hAnsi="Calibri" w:cs="Calibri"/>
        </w:rPr>
        <w:t xml:space="preserve">methodological literature </w:t>
      </w:r>
      <w:r w:rsidR="009233FD" w:rsidRPr="00D66384">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"10.1016/j.gloenvcha.2007.06.001", "ISBN" : "0959-3780", "ISSN" : "09593780", "abstract" : "As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\u00a9 2007 Elsevier Ltd. All rights reserved.", "author" : [ { "dropping-particle" : "", "family" : "Rudel", "given" : "Thomas K.", "non-dropping-particle" : "", "parse-names" : false, "suffix" : "" } ], "container-title" : "Global Environmental Change", "id" : "ITEM-1", "issue" : "1", "issued" : { "date-parts" : [ [ "2008" ] ] }, "page" : "18-25", "title" : "Meta-analyses of case studies: A method for studying regional and global environmental change", "type" : "article-journal", "volume" : "18" }, "uris" : [ "http://www.mendeley.com/documents/?uuid=d9f2ccc1-10bd-4c0a-9323-8ae513734559"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"id" : "ITEM-3",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"ITEM-3", "issue" : "2001", "issued" : { "date-parts" : [ [ "2006" ] ] }, "page" : "455\u2013476", "title" : "Qualitative research: Recent developments in case study methods", "type" : "article-journal", "volume" : "9" }, "uris" : [ "http://www.mendeley.com/documents/?uuid=22ee0f7c-67f3-4599-9a7d-31e0fe74e699" ] } ], "mendeley" : { "formattedCitation" : "&lt;sup&gt;15\u201317&lt;/sup&gt;", "plainTextFormattedCitation" : "15\u201317", "previouslyFormattedCitation" : "&lt;sup&gt;15\u201317&lt;/sup&gt;" }, "properties" : { "noteIndex" : 0 }, "schema" : "https://github.com/citation-style-language/schema/raw/master/csl-citation.json" }</w:instrText>
      </w:r>
      <w:r w:rsidR="009233FD" w:rsidRPr="00D66384">
        <w:rPr>
          <w:rFonts w:ascii="Calibri" w:eastAsia="Calibri" w:hAnsi="Calibri" w:cs="Calibri"/>
        </w:rPr>
        <w:fldChar w:fldCharType="separate"/>
      </w:r>
      <w:r w:rsidR="006763E3" w:rsidRPr="006763E3">
        <w:rPr>
          <w:rFonts w:ascii="Calibri" w:eastAsia="Calibri" w:hAnsi="Calibri" w:cs="Calibri"/>
          <w:noProof/>
          <w:vertAlign w:val="superscript"/>
        </w:rPr>
        <w:t>15–17</w:t>
      </w:r>
      <w:r w:rsidR="009233FD" w:rsidRPr="00D66384">
        <w:rPr>
          <w:rFonts w:ascii="Calibri" w:eastAsia="Calibri" w:hAnsi="Calibri" w:cs="Calibri"/>
        </w:rPr>
        <w:fldChar w:fldCharType="end"/>
      </w:r>
      <w:r w:rsidR="009233FD">
        <w:rPr>
          <w:rFonts w:ascii="Calibri" w:eastAsia="Calibri" w:hAnsi="Calibri" w:cs="Calibri"/>
        </w:rPr>
        <w:t>.</w:t>
      </w:r>
    </w:p>
    <w:p w14:paraId="7C265646" w14:textId="756D9B9F" w:rsidR="007B4A96" w:rsidRDefault="00235397" w:rsidP="005A2F0C">
      <w:pPr>
        <w:spacing w:line="480" w:lineRule="auto"/>
        <w:rPr>
          <w:rFonts w:ascii="Calibri" w:eastAsia="Calibri" w:hAnsi="Calibri" w:cs="Calibri"/>
        </w:rPr>
      </w:pPr>
      <w:r>
        <w:rPr>
          <w:rFonts w:ascii="Calibri" w:eastAsia="Calibri" w:hAnsi="Calibri" w:cs="Calibri"/>
        </w:rPr>
        <w:t xml:space="preserve">Comparative research is considered a strength of urban studies, albeit a locus of on-going debate. </w:t>
      </w:r>
      <w:r w:rsidR="003F6172">
        <w:rPr>
          <w:rFonts w:ascii="Calibri" w:eastAsia="Calibri" w:hAnsi="Calibri" w:cs="Calibri"/>
        </w:rPr>
        <w:t>For instance, t</w:t>
      </w:r>
      <w:r>
        <w:rPr>
          <w:rFonts w:ascii="Calibri" w:eastAsia="Calibri" w:hAnsi="Calibri" w:cs="Calibri"/>
        </w:rPr>
        <w:t xml:space="preserve">he epistemological value of North-South urban </w:t>
      </w:r>
      <w:r w:rsidR="003F6172">
        <w:rPr>
          <w:rFonts w:ascii="Calibri" w:eastAsia="Calibri" w:hAnsi="Calibri" w:cs="Calibri"/>
        </w:rPr>
        <w:t>comparisons is widely discussed;</w:t>
      </w:r>
      <w:r>
        <w:rPr>
          <w:rFonts w:ascii="Calibri" w:eastAsia="Calibri" w:hAnsi="Calibri" w:cs="Calibri"/>
        </w:rPr>
        <w:t xml:space="preserve"> as is </w:t>
      </w:r>
      <w:r>
        <w:rPr>
          <w:rFonts w:ascii="Calibri" w:eastAsia="Calibri" w:hAnsi="Calibri" w:cs="Calibri"/>
        </w:rPr>
        <w:lastRenderedPageBreak/>
        <w:t xml:space="preserve">the generalisability of </w:t>
      </w:r>
      <w:r w:rsidR="0070468D">
        <w:rPr>
          <w:rFonts w:ascii="Calibri" w:eastAsia="Calibri" w:hAnsi="Calibri" w:cs="Calibri"/>
        </w:rPr>
        <w:t>individual</w:t>
      </w:r>
      <w:r w:rsidR="009233FD">
        <w:rPr>
          <w:rFonts w:ascii="Calibri" w:eastAsia="Calibri" w:hAnsi="Calibri" w:cs="Calibri"/>
        </w:rPr>
        <w:t xml:space="preserve"> urban</w:t>
      </w:r>
      <w:r>
        <w:rPr>
          <w:rFonts w:ascii="Calibri" w:eastAsia="Calibri" w:hAnsi="Calibri" w:cs="Calibri"/>
        </w:rPr>
        <w:t xml:space="preserve"> case</w:t>
      </w:r>
      <w:r w:rsidR="0070468D">
        <w:rPr>
          <w:rFonts w:ascii="Calibri" w:eastAsia="Calibri" w:hAnsi="Calibri" w:cs="Calibri"/>
        </w:rPr>
        <w:t>s</w:t>
      </w:r>
      <w:r>
        <w:rPr>
          <w:rFonts w:ascii="Calibri" w:eastAsia="Calibri" w:hAnsi="Calibri" w:cs="Calibri"/>
        </w:rPr>
        <w:t xml:space="preserve">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"10.1177/0042098016634002", "ISSN" : "0042-0980", "author" : [ { "dropping-particle" : "", "family" : "Storper", "given" : "Michael", "non-dropping-particle" : "", "parse-names" : false, "suffix" : "" }, { "dropping-particle" : "", "family" : "Scott", "given" : "A. J.", "non-dropping-particle" : "", "parse-names" : false, "suffix" : "" } ], "container-title" : "Urban Studies", "id" : "ITEM-1", "issue" : "6", "issued" : { "date-parts" : [ [ "2016" ] ] }, "page" : "1114-1136", "title" : "Current debates in urban theory: A critical assessment", "type" : "article-journal", "volume" : "53" }, "uris" : [ "http://www.mendeley.com/documents/?uuid=e2aa490e-eaa1-462a-a141-29ec19605cc9" ] } ], "mendeley" : { "formattedCitation" : "&lt;sup&gt;18&lt;/sup&gt;", "plainTextFormattedCitation" : "18", "previouslyFormattedCitation" : "&lt;sup&gt;18&lt;/sup&gt;"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18</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w:t>
      </w:r>
      <w:r w:rsidR="00CB1B11">
        <w:rPr>
          <w:rFonts w:ascii="Calibri" w:eastAsia="Calibri" w:hAnsi="Calibri" w:cs="Calibri"/>
        </w:rPr>
        <w:t xml:space="preserve">research </w:t>
      </w:r>
      <w:r w:rsidR="00160D1B">
        <w:rPr>
          <w:rFonts w:ascii="Calibri" w:eastAsia="Calibri" w:hAnsi="Calibri" w:cs="Calibri"/>
        </w:rPr>
        <w:t xml:space="preserve">community </w:t>
      </w:r>
      <w:r w:rsidR="00CB1B11">
        <w:rPr>
          <w:rFonts w:ascii="Calibri" w:eastAsia="Calibri" w:hAnsi="Calibri" w:cs="Calibri"/>
        </w:rPr>
        <w:t xml:space="preserve">focused on mitigation </w:t>
      </w:r>
      <w:r w:rsidR="00160D1B">
        <w:rPr>
          <w:rFonts w:ascii="Calibri" w:eastAsia="Calibri" w:hAnsi="Calibri" w:cs="Calibri"/>
        </w:rPr>
        <w:t>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 xml:space="preserve">The majority of these studies (409) mention only two cities, with a steep decline to a few dozen studies on 5 or more cities (SI Text </w:t>
      </w:r>
      <w:r w:rsidR="00C6067A" w:rsidRPr="00CE0E73">
        <w:rPr>
          <w:rFonts w:ascii="Calibri" w:eastAsia="Calibri" w:hAnsi="Calibri" w:cs="Calibri"/>
        </w:rPr>
        <w:fldChar w:fldCharType="begin"/>
      </w:r>
      <w:r w:rsidR="00C6067A" w:rsidRPr="00CE0E73">
        <w:rPr>
          <w:rFonts w:ascii="Calibri" w:eastAsia="Calibri" w:hAnsi="Calibri" w:cs="Calibri"/>
        </w:rPr>
        <w:instrText xml:space="preserve"> REF _Ref512332084 \h </w:instrText>
      </w:r>
      <w:r w:rsidR="00CE0E73" w:rsidRPr="00CE0E73">
        <w:rPr>
          <w:rFonts w:ascii="Calibri" w:eastAsia="Calibri" w:hAnsi="Calibri" w:cs="Calibri"/>
        </w:rPr>
        <w:instrText xml:space="preserve"> \* MERGEFORMAT </w:instrText>
      </w:r>
      <w:r w:rsidR="00C6067A" w:rsidRPr="00CE0E73">
        <w:rPr>
          <w:rFonts w:ascii="Calibri" w:eastAsia="Calibri" w:hAnsi="Calibri" w:cs="Calibri"/>
        </w:rPr>
      </w:r>
      <w:r w:rsidR="00C6067A" w:rsidRPr="00CE0E73">
        <w:rPr>
          <w:rFonts w:ascii="Calibri" w:eastAsia="Calibri" w:hAnsi="Calibri" w:cs="Calibri"/>
        </w:rPr>
        <w:fldChar w:fldCharType="separate"/>
      </w:r>
      <w:r w:rsidR="0049721F" w:rsidRPr="00D66384">
        <w:t xml:space="preserve">Figure </w:t>
      </w:r>
      <w:r w:rsidR="0049721F" w:rsidRPr="00D66384">
        <w:rPr>
          <w:noProof/>
        </w:rPr>
        <w:t>6</w:t>
      </w:r>
      <w:r w:rsidR="00C6067A" w:rsidRPr="00CE0E73">
        <w:rPr>
          <w:rFonts w:ascii="Calibri" w:eastAsia="Calibri" w:hAnsi="Calibri" w:cs="Calibri"/>
        </w:rPr>
        <w:fldChar w:fldCharType="end"/>
      </w:r>
      <w:r w:rsidR="00C6067A">
        <w:rPr>
          <w:rFonts w:ascii="Calibri" w:eastAsia="Calibri" w:hAnsi="Calibri" w:cs="Calibri"/>
        </w:rPr>
        <w:t xml:space="preserve">). </w:t>
      </w:r>
    </w:p>
    <w:p w14:paraId="27AEE17B" w14:textId="418CC2AB" w:rsidR="00D961FF" w:rsidRDefault="007B4A96" w:rsidP="005A2F0C">
      <w:pPr>
        <w:spacing w:line="480" w:lineRule="auto"/>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r w:rsidR="009116AF">
        <w:rPr>
          <w:rFonts w:ascii="Calibri" w:eastAsia="Calibri" w:hAnsi="Calibri" w:cs="Calibri"/>
        </w:rPr>
        <w:t>r</w:t>
      </w:r>
      <w:r w:rsidR="00D961FF">
        <w:rPr>
          <w:rFonts w:ascii="Calibri" w:eastAsia="Calibri" w:hAnsi="Calibri" w:cs="Calibri"/>
        </w:rPr>
        <w:t xml:space="preserve">e. </w:t>
      </w:r>
      <w:r w:rsidR="00B20386" w:rsidRPr="00437441">
        <w:rPr>
          <w:rFonts w:ascii="Calibri" w:eastAsia="Calibri" w:hAnsi="Calibri" w:cs="Calibri"/>
        </w:rPr>
        <w:fldChar w:fldCharType="begin"/>
      </w:r>
      <w:r w:rsidR="00B20386" w:rsidRPr="00B20386">
        <w:rPr>
          <w:rFonts w:ascii="Calibri" w:eastAsia="Calibri" w:hAnsi="Calibri" w:cs="Calibri"/>
        </w:rPr>
        <w:instrText xml:space="preserve"> REF _Ref515031775 \h </w:instrText>
      </w:r>
      <w:r w:rsidR="00B20386" w:rsidRPr="00D66384">
        <w:rPr>
          <w:rFonts w:ascii="Calibri" w:eastAsia="Calibri" w:hAnsi="Calibri" w:cs="Calibri"/>
        </w:rPr>
        <w:instrText xml:space="preserve"> \* MERGEFORMAT </w:instrText>
      </w:r>
      <w:r w:rsidR="00B20386" w:rsidRPr="00437441">
        <w:rPr>
          <w:rFonts w:ascii="Calibri" w:eastAsia="Calibri" w:hAnsi="Calibri" w:cs="Calibri"/>
        </w:rPr>
      </w:r>
      <w:r w:rsidR="00B20386" w:rsidRPr="00437441">
        <w:rPr>
          <w:rFonts w:ascii="Calibri" w:eastAsia="Calibri" w:hAnsi="Calibri" w:cs="Calibri"/>
        </w:rPr>
        <w:fldChar w:fldCharType="separate"/>
      </w:r>
      <w:r w:rsidR="00B20386" w:rsidRPr="00D66384">
        <w:t xml:space="preserve">Figure </w:t>
      </w:r>
      <w:r w:rsidR="00B20386" w:rsidRPr="00D66384">
        <w:rPr>
          <w:noProof/>
        </w:rPr>
        <w:t>5</w:t>
      </w:r>
      <w:r w:rsidR="00B20386" w:rsidRPr="00437441">
        <w:rPr>
          <w:rFonts w:ascii="Calibri" w:eastAsia="Calibri" w:hAnsi="Calibri" w:cs="Calibri"/>
        </w:rPr>
        <w:fldChar w:fldCharType="end"/>
      </w:r>
      <w:r w:rsidR="00B20386">
        <w:rPr>
          <w:rFonts w:ascii="Calibri" w:eastAsia="Calibri" w:hAnsi="Calibri" w:cs="Calibri"/>
        </w:rPr>
        <w:t xml:space="preserve"> in the SI text </w:t>
      </w:r>
      <w:r w:rsidR="00D961FF">
        <w:rPr>
          <w:rFonts w:ascii="Calibri" w:eastAsia="Calibri" w:hAnsi="Calibri" w:cs="Calibri"/>
        </w:rPr>
        <w:t xml:space="preserve">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omparative 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is small.</w:t>
      </w:r>
    </w:p>
    <w:p w14:paraId="2EF9CD6A" w14:textId="43EFD54F" w:rsidR="007909D2" w:rsidRDefault="00CF1FAE" w:rsidP="005A2F0C">
      <w:pPr>
        <w:spacing w:line="480" w:lineRule="auto"/>
        <w:rPr>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14</w:t>
      </w:r>
      <w:r>
        <w:rPr>
          <w:rFonts w:ascii="Calibri" w:eastAsia="Calibri" w:hAnsi="Calibri" w:cs="Calibri"/>
        </w:rPr>
        <w:fldChar w:fldCharType="end"/>
      </w:r>
      <w:r>
        <w:rPr>
          <w:rFonts w:ascii="Calibri" w:eastAsia="Calibri" w:hAnsi="Calibri" w:cs="Calibri"/>
        </w:rPr>
        <w:t xml:space="preserve">. For instance, </w:t>
      </w:r>
      <w:r w:rsidR="00A13DDD">
        <w:rPr>
          <w:rFonts w:ascii="Calibri" w:eastAsia="Calibri" w:hAnsi="Calibri" w:cs="Calibri"/>
        </w:rPr>
        <w:t xml:space="preserve">urbanists often state </w:t>
      </w:r>
      <w:r>
        <w:rPr>
          <w:rFonts w:ascii="Calibri" w:eastAsia="Calibri" w:hAnsi="Calibri" w:cs="Calibri"/>
        </w:rPr>
        <w:t xml:space="preserve">that </w:t>
      </w:r>
      <w:r w:rsidR="009233FD">
        <w:rPr>
          <w:rFonts w:ascii="Calibri" w:eastAsia="Calibri" w:hAnsi="Calibri" w:cs="Calibri"/>
        </w:rPr>
        <w:t xml:space="preserve">cities share </w:t>
      </w:r>
      <w:r>
        <w:rPr>
          <w:rFonts w:ascii="Calibri" w:eastAsia="Calibri" w:hAnsi="Calibri" w:cs="Calibri"/>
        </w:rPr>
        <w:t xml:space="preserve">common structural (political, economic, or geographic) characteristics </w:t>
      </w:r>
      <w:r w:rsidR="009233FD">
        <w:rPr>
          <w:rFonts w:ascii="Calibri" w:eastAsia="Calibri" w:hAnsi="Calibri" w:cs="Calibri"/>
        </w:rPr>
        <w:t xml:space="preserve">that </w:t>
      </w:r>
      <w:r>
        <w:rPr>
          <w:rFonts w:ascii="Calibri" w:eastAsia="Calibri" w:hAnsi="Calibri" w:cs="Calibri"/>
        </w:rPr>
        <w:t>drive urban phenomena, leading to differing path dependencies in energy consumption</w:t>
      </w:r>
      <w:r w:rsidR="009233FD">
        <w:rPr>
          <w:rFonts w:ascii="Calibri" w:eastAsia="Calibri" w:hAnsi="Calibri" w:cs="Calibri"/>
        </w:rPr>
        <w:t>.</w:t>
      </w:r>
      <w:r w:rsidR="00A13DDD">
        <w:rPr>
          <w:rFonts w:ascii="Calibri" w:eastAsia="Calibri" w:hAnsi="Calibri" w:cs="Calibri"/>
        </w:rPr>
        <w:t xml:space="preserve"> </w:t>
      </w:r>
      <w:r w:rsidR="007909D2">
        <w:rPr>
          <w:rFonts w:ascii="Calibri" w:eastAsia="Calibri" w:hAnsi="Calibri" w:cs="Calibri"/>
        </w:rPr>
        <w:t xml:space="preserve">Comparative studies can leverage these commonalities to isolate </w:t>
      </w:r>
      <w:r w:rsidR="003F6172">
        <w:rPr>
          <w:rFonts w:ascii="Calibri" w:eastAsia="Calibri" w:hAnsi="Calibri" w:cs="Calibri"/>
        </w:rPr>
        <w:t xml:space="preserve">historically contingent drivers, </w:t>
      </w:r>
      <w:r w:rsidR="007909D2">
        <w:rPr>
          <w:rFonts w:ascii="Calibri" w:eastAsia="Calibri" w:hAnsi="Calibri" w:cs="Calibri"/>
        </w:rPr>
        <w:t>ad</w:t>
      </w:r>
      <w:r w:rsidR="003F6172">
        <w:rPr>
          <w:rFonts w:ascii="Calibri" w:eastAsia="Calibri" w:hAnsi="Calibri" w:cs="Calibri"/>
        </w:rPr>
        <w:t>vancing</w:t>
      </w:r>
      <w:r w:rsidR="007909D2">
        <w:rPr>
          <w:rFonts w:ascii="Calibri" w:eastAsia="Calibri" w:hAnsi="Calibri" w:cs="Calibri"/>
        </w:rPr>
        <w:t xml:space="preserve"> theories of </w:t>
      </w:r>
      <w:r w:rsidR="00CB1B11">
        <w:rPr>
          <w:rFonts w:ascii="Calibri" w:eastAsia="Calibri" w:hAnsi="Calibri" w:cs="Calibri"/>
        </w:rPr>
        <w:t xml:space="preserve">sustainable </w:t>
      </w:r>
      <w:r w:rsidR="003F6172">
        <w:rPr>
          <w:rFonts w:ascii="Calibri" w:eastAsia="Calibri" w:hAnsi="Calibri" w:cs="Calibri"/>
        </w:rPr>
        <w:t>urban development. S</w:t>
      </w:r>
      <w:r w:rsidR="00CB1B11">
        <w:rPr>
          <w:rFonts w:ascii="Calibri" w:eastAsia="Calibri" w:hAnsi="Calibri" w:cs="Calibri"/>
        </w:rPr>
        <w:t xml:space="preserve">uch approaches have </w:t>
      </w:r>
      <w:r w:rsidR="001C195E">
        <w:rPr>
          <w:rFonts w:ascii="Calibri" w:eastAsia="Calibri" w:hAnsi="Calibri" w:cs="Calibri"/>
        </w:rPr>
        <w:t xml:space="preserve">not </w:t>
      </w:r>
      <w:r w:rsidR="00CB1B11">
        <w:rPr>
          <w:rFonts w:ascii="Calibri" w:eastAsia="Calibri" w:hAnsi="Calibri" w:cs="Calibri"/>
        </w:rPr>
        <w:t>yet mature</w:t>
      </w:r>
      <w:r w:rsidR="001C195E">
        <w:rPr>
          <w:rFonts w:ascii="Calibri" w:eastAsia="Calibri" w:hAnsi="Calibri" w:cs="Calibri"/>
        </w:rPr>
        <w:t>d</w:t>
      </w:r>
      <w:r w:rsidR="00CB1B11">
        <w:rPr>
          <w:rFonts w:ascii="Calibri" w:eastAsia="Calibri" w:hAnsi="Calibri" w:cs="Calibri"/>
        </w:rPr>
        <w:t xml:space="preserve"> in practice</w:t>
      </w:r>
      <w:r w:rsidR="003F6172">
        <w:rPr>
          <w:rFonts w:ascii="Calibri" w:eastAsia="Calibri" w:hAnsi="Calibri" w:cs="Calibri"/>
        </w:rPr>
        <w:t>, nor have they been the focus of conceptual and methodological discussion in the urban mitigation literature</w:t>
      </w:r>
      <w:r w:rsidR="007909D2">
        <w:rPr>
          <w:rFonts w:ascii="Calibri" w:eastAsia="Calibri" w:hAnsi="Calibri" w:cs="Calibri"/>
        </w:rPr>
        <w:t xml:space="preserve"> </w:t>
      </w:r>
      <w:r w:rsidR="003F6172">
        <w:rPr>
          <w:rFonts w:ascii="Calibri" w:eastAsia="Calibri" w:hAnsi="Calibri" w:cs="Calibri"/>
        </w:rPr>
        <w:t xml:space="preserve">to date </w:t>
      </w:r>
      <w:r w:rsidR="007909D2">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7909D2">
        <w:rPr>
          <w:rFonts w:ascii="Calibri" w:eastAsia="Calibri" w:hAnsi="Calibri" w:cs="Calibri"/>
        </w:rPr>
        <w:fldChar w:fldCharType="separate"/>
      </w:r>
      <w:r w:rsidR="006763E3" w:rsidRPr="006763E3">
        <w:rPr>
          <w:rFonts w:ascii="Calibri" w:eastAsia="Calibri" w:hAnsi="Calibri" w:cs="Calibri"/>
          <w:noProof/>
          <w:vertAlign w:val="superscript"/>
        </w:rPr>
        <w:t>19</w:t>
      </w:r>
      <w:r w:rsidR="007909D2">
        <w:rPr>
          <w:rFonts w:ascii="Calibri" w:eastAsia="Calibri" w:hAnsi="Calibri" w:cs="Calibri"/>
        </w:rPr>
        <w:fldChar w:fldCharType="end"/>
      </w:r>
      <w:r w:rsidR="007909D2">
        <w:rPr>
          <w:rFonts w:ascii="Calibri" w:eastAsia="Calibri" w:hAnsi="Calibri" w:cs="Calibri"/>
        </w:rPr>
        <w:t>.</w:t>
      </w:r>
    </w:p>
    <w:p w14:paraId="7BEFD707" w14:textId="5F0E2D3C" w:rsidR="00B32019" w:rsidRDefault="00F85AAB" w:rsidP="0065771C">
      <w:pPr>
        <w:spacing w:line="480" w:lineRule="auto"/>
        <w:rPr>
          <w:rFonts w:ascii="Calibri" w:eastAsia="Calibri" w:hAnsi="Calibri" w:cs="Calibri"/>
        </w:rPr>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r w:rsidR="00D723A7">
        <w:rPr>
          <w:rFonts w:ascii="Calibri" w:eastAsia="Calibri" w:hAnsi="Calibri" w:cs="Calibri"/>
        </w:rPr>
        <w:t xml:space="preserve">Systematic </w:t>
      </w:r>
      <w:r w:rsidR="00302A3D">
        <w:rPr>
          <w:rFonts w:ascii="Calibri" w:eastAsia="Calibri" w:hAnsi="Calibri" w:cs="Calibri"/>
        </w:rPr>
        <w:t xml:space="preserve">review methods – those that deploy transparent and </w:t>
      </w:r>
      <w:r w:rsidR="00D723A7">
        <w:rPr>
          <w:rFonts w:ascii="Calibri" w:eastAsia="Calibri" w:hAnsi="Calibri" w:cs="Calibri"/>
        </w:rPr>
        <w:t xml:space="preserve">reproducible </w:t>
      </w:r>
      <w:r w:rsidR="00302A3D">
        <w:rPr>
          <w:rFonts w:ascii="Calibri" w:eastAsia="Calibri" w:hAnsi="Calibri" w:cs="Calibri"/>
        </w:rPr>
        <w:t xml:space="preserve">procedures for literature selection, quality assessment and synthesis – are the gold standard for generating a robust evidence </w:t>
      </w:r>
      <w:r w:rsidR="00302A3D">
        <w:rPr>
          <w:rFonts w:ascii="Calibri" w:eastAsia="Calibri" w:hAnsi="Calibri" w:cs="Calibri"/>
        </w:rPr>
        <w:lastRenderedPageBreak/>
        <w:t xml:space="preserve">base for policy </w:t>
      </w:r>
      <w:r w:rsidR="00302A3D">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"id" : "ITEM-2",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"ITEM-2", "issue" : "3", "issued" : { "date-parts" : [ [ "2007" ] ] }, "page" : "1858-1871", "title" : "Improving the evidence base for energy policy: The role of systematic reviews", "type" : "article-journal", "volume" : "35" }, "uris" : [ "http://www.mendeley.com/documents/?uuid=41daf3ab-0887-42e5-8b80-8db0b868540f" ] }, { "id" : "ITEM-3", "itemData" : { "DOI" : "10.1038/s41558-018-0180-3", "ISSN" : "1758-678X", "abstract" : "Literature reviews can help to inform decision-making, yet they may be subject to fatal bias if not conducted rigorously as \u2018systematic reviews\u2019. Reporting standards help authors to provide sufficient methodological detail to allow verification and replication, clarifying when key steps, such as critical appraisal, have been omitted.", "author" : [ { "dropping-particle" : "", "family" : "Haddaway", "given" : "Neal Robert", "non-dropping-particle" : "", "parse-names" : false, "suffix" : "" }, { "dropping-particle" : "", "family" : "Macura", "given" : "Biljana", "non-dropping-particle" : "", "parse-names" : false, "suffix" : "" } ], "container-title" : "Nature Climate Change", "id" : "ITEM-3", "issued" : { "date-parts" : [ [ "2018" ] ] }, "page" : "444\u2013453", "title" : "The role of reporting standards in producing robust literature reviews", "type" : "article-journal", "volume" : "8" }, "uris" : [ "http://www.mendeley.com/documents/?uuid=4b0fd77d-95ef-4f9e-b558-54088bfc58e1" ] } ], "mendeley" : { "formattedCitation" : "&lt;sup&gt;20\u201322&lt;/sup&gt;", "plainTextFormattedCitation" : "20\u201322", "previouslyFormattedCitation" : "&lt;sup&gt;20\u201322&lt;/sup&gt;" }, "properties" : { "noteIndex" : 0 }, "schema" : "https://github.com/citation-style-language/schema/raw/master/csl-citation.json" }</w:instrText>
      </w:r>
      <w:r w:rsidR="00302A3D">
        <w:rPr>
          <w:rFonts w:ascii="Calibri" w:eastAsia="Calibri" w:hAnsi="Calibri" w:cs="Calibri"/>
        </w:rPr>
        <w:fldChar w:fldCharType="separate"/>
      </w:r>
      <w:r w:rsidR="006763E3" w:rsidRPr="006763E3">
        <w:rPr>
          <w:rFonts w:ascii="Calibri" w:eastAsia="Calibri" w:hAnsi="Calibri" w:cs="Calibri"/>
          <w:noProof/>
          <w:vertAlign w:val="superscript"/>
        </w:rPr>
        <w:t>20–22</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"10.1016/j.jclinepi.2015.11.022", "ISBN" : "1878-5921 (Electronic)\r0895-4356 (Linking)", "ISSN" : "18785921", "PMID" : "26912124", "abstract" : "Objective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 "author" : [ { "dropping-particle" : "", "family" : "Kastner", "given" : "Monika", "non-dropping-particle" : "", "parse-names" : false, "suffix" : "" }, { "dropping-particle" : "", "family" : "Antony", "given" : "Jesmin", "non-dropping-particle" : "", "parse-names" : false, "suffix" : "" }, { "dropping-particle" : "", "family" : "Soobiah", "given" : "Charlene", "non-dropping-particle" : "", "parse-names" : false, "suffix" : "" }, { "dropping-particle" : "", "family" : "Straus", "given" : "Sharon E.", "non-dropping-particle" : "", "parse-names" : false, "suffix" : "" }, { "dropping-particle" : "", "family" : "Tricco", "given" : "Andrea C.", "non-dropping-particle" : "", "parse-names" : false, "suffix" : "" } ], "container-title" : "Journal of Clinical Epidemiology", "id" : "ITEM-1", "issued" : { "date-parts" : [ [ "2016" ] ] }, "page" : "43-49", "publisher" : "Elsevier Inc", "title" : "Conceptual recommendations for selecting the most appropriate knowledge synthesis method to answer research questions related to complex evidence", "type" : "article-journal", "volume" : "73" }, "uris" : [ "http://www.mendeley.com/documents/?uuid=5424c31a-571f-4ca4-997f-295107602154" ] } ], "mendeley" : { "formattedCitation" : "&lt;sup&gt;23&lt;/sup&gt;", "plainTextFormattedCitation" : "23", "previouslyFormattedCitation" : "&lt;sup&gt;23&lt;/sup&gt;" }, "properties" : { "noteIndex" : 0 }, "schema" : "https://github.com/citation-style-language/schema/raw/master/csl-citation.json" }</w:instrText>
      </w:r>
      <w:r w:rsidR="00B32019">
        <w:rPr>
          <w:rFonts w:ascii="Calibri" w:eastAsia="Calibri" w:hAnsi="Calibri" w:cs="Calibri"/>
        </w:rPr>
        <w:fldChar w:fldCharType="separate"/>
      </w:r>
      <w:r w:rsidR="006763E3" w:rsidRPr="006763E3">
        <w:rPr>
          <w:rFonts w:ascii="Calibri" w:eastAsia="Calibri" w:hAnsi="Calibri" w:cs="Calibri"/>
          <w:noProof/>
          <w:vertAlign w:val="superscript"/>
        </w:rPr>
        <w:t>23</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w:t>
      </w:r>
      <w:r w:rsidR="00395801">
        <w:rPr>
          <w:rFonts w:ascii="Calibri" w:eastAsia="Calibri" w:hAnsi="Calibri" w:cs="Calibri"/>
        </w:rPr>
        <w:t xml:space="preserve">Yet despite the high concentration of studies on particular topics and cities, </w:t>
      </w:r>
      <w:r w:rsidR="003F6172">
        <w:rPr>
          <w:rFonts w:ascii="Calibri" w:eastAsia="Calibri" w:hAnsi="Calibri" w:cs="Calibri"/>
        </w:rPr>
        <w:t xml:space="preserve">as </w:t>
      </w:r>
      <w:r w:rsidR="00395801">
        <w:rPr>
          <w:rFonts w:ascii="Calibri" w:eastAsia="Calibri" w:hAnsi="Calibri" w:cs="Calibri"/>
        </w:rPr>
        <w:t>shown above,</w:t>
      </w:r>
      <w:r w:rsidR="00395801" w:rsidDel="00395801">
        <w:rPr>
          <w:rFonts w:ascii="Calibri" w:eastAsia="Calibri" w:hAnsi="Calibri" w:cs="Calibri"/>
        </w:rPr>
        <w:t xml:space="preserve"> </w:t>
      </w:r>
      <w:r w:rsidR="00EA59A1">
        <w:rPr>
          <w:rFonts w:ascii="Calibri" w:eastAsia="Calibri" w:hAnsi="Calibri" w:cs="Calibri"/>
        </w:rPr>
        <w:t>we find limited progress on this front.</w:t>
      </w:r>
    </w:p>
    <w:p w14:paraId="28708232" w14:textId="734AEF59" w:rsidR="00B32019" w:rsidRDefault="009A5C3F" w:rsidP="00B41EE8">
      <w:pPr>
        <w:spacing w:line="480" w:lineRule="auto"/>
        <w:rPr>
          <w:rFonts w:ascii="Calibri" w:eastAsia="Calibri" w:hAnsi="Calibri" w:cs="Calibri"/>
        </w:rPr>
      </w:pPr>
      <w:r>
        <w:rPr>
          <w:rFonts w:ascii="Calibri" w:eastAsia="Calibri" w:hAnsi="Calibri" w:cs="Calibri"/>
        </w:rPr>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6C64A3">
        <w:rPr>
          <w:rFonts w:ascii="Calibri" w:eastAsia="Calibri" w:hAnsi="Calibri" w:cs="Calibri"/>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r w:rsidR="00D723A7">
        <w:rPr>
          <w:rFonts w:ascii="Calibri" w:eastAsia="Calibri" w:hAnsi="Calibri" w:cs="Calibri"/>
        </w:rPr>
        <w:t xml:space="preserve">systematic </w:t>
      </w:r>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001470AD" w:rsidRPr="001470AD">
        <w:t xml:space="preserve">Table </w:t>
      </w:r>
      <w:r w:rsidR="001470AD" w:rsidRPr="001470AD">
        <w:rPr>
          <w:noProof/>
        </w:rPr>
        <w:t>2</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xml:space="preserve">: akin to a normal literature review, but proceeding from a </w:t>
      </w:r>
      <w:r w:rsidR="008C16EA">
        <w:rPr>
          <w:rFonts w:ascii="Calibri" w:eastAsia="Calibri" w:hAnsi="Calibri" w:cs="Calibri"/>
        </w:rPr>
        <w:t>documented</w:t>
      </w:r>
      <w:r w:rsidR="00524371">
        <w:rPr>
          <w:rFonts w:ascii="Calibri" w:eastAsia="Calibri" w:hAnsi="Calibri" w:cs="Calibri"/>
        </w:rPr>
        <w:t xml:space="preserve"> search and selection of literature. </w:t>
      </w:r>
      <w:r w:rsidR="00417477">
        <w:rPr>
          <w:rFonts w:ascii="Calibri" w:eastAsia="Calibri" w:hAnsi="Calibri" w:cs="Calibri"/>
        </w:rPr>
        <w:t>Only three studies apply quantitative synthesis methods: a</w:t>
      </w:r>
      <w:r w:rsidR="00524371">
        <w:rPr>
          <w:rFonts w:ascii="Calibri" w:eastAsia="Calibri" w:hAnsi="Calibri" w:cs="Calibri"/>
        </w:rPr>
        <w:t xml:space="preserve"> single meta-analysis of residential demand-response programs </w:t>
      </w:r>
      <w:r w:rsidR="0083491F">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0083491F">
        <w:rPr>
          <w:rFonts w:ascii="Calibri" w:eastAsia="Calibri" w:hAnsi="Calibri" w:cs="Calibri"/>
        </w:rPr>
        <w:fldChar w:fldCharType="separate"/>
      </w:r>
      <w:r w:rsidR="006763E3" w:rsidRPr="006763E3">
        <w:rPr>
          <w:rFonts w:ascii="Calibri" w:eastAsia="Calibri" w:hAnsi="Calibri" w:cs="Calibri"/>
          <w:noProof/>
          <w:vertAlign w:val="superscript"/>
        </w:rPr>
        <w:t>24</w:t>
      </w:r>
      <w:r w:rsidR="0083491F">
        <w:rPr>
          <w:rFonts w:ascii="Calibri" w:eastAsia="Calibri" w:hAnsi="Calibri" w:cs="Calibri"/>
        </w:rPr>
        <w:fldChar w:fldCharType="end"/>
      </w:r>
      <w:r w:rsidR="00417477">
        <w:rPr>
          <w:rFonts w:ascii="Calibri" w:eastAsia="Calibri" w:hAnsi="Calibri" w:cs="Calibri"/>
        </w:rPr>
        <w:t>,</w:t>
      </w:r>
      <w:r w:rsidR="00524371">
        <w:rPr>
          <w:rFonts w:ascii="Calibri" w:eastAsia="Calibri" w:hAnsi="Calibri" w:cs="Calibri"/>
        </w:rPr>
        <w:t xml:space="preserve"> and two studies that extract and analyse quantitative information from literatures on urban ecosystem services</w:t>
      </w:r>
      <w:r w:rsidR="00D612BA">
        <w:rPr>
          <w:rFonts w:ascii="Calibri" w:eastAsia="Calibri" w:hAnsi="Calibri" w:cs="Calibri"/>
        </w:rPr>
        <w:t xml:space="preserve"> </w:t>
      </w:r>
      <w:r w:rsidR="00D612BA">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"id" : "ITEM-2",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"ITEM-2",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"&lt;sup&gt;25,26&lt;/sup&gt;", "plainTextFormattedCitation" : "25,26", "previouslyFormattedCitation" : "&lt;sup&gt;25,26&lt;/sup&gt;" }, "properties" : { "noteIndex" : 0 }, "schema" : "https://github.com/citation-style-language/schema/raw/master/csl-citation.json" }</w:instrText>
      </w:r>
      <w:r w:rsidR="00D612BA">
        <w:rPr>
          <w:rFonts w:ascii="Calibri" w:eastAsia="Calibri" w:hAnsi="Calibri" w:cs="Calibri"/>
        </w:rPr>
        <w:fldChar w:fldCharType="separate"/>
      </w:r>
      <w:r w:rsidR="006763E3" w:rsidRPr="006763E3">
        <w:rPr>
          <w:rFonts w:ascii="Calibri" w:eastAsia="Calibri" w:hAnsi="Calibri" w:cs="Calibri"/>
          <w:noProof/>
          <w:vertAlign w:val="superscript"/>
        </w:rPr>
        <w:t>25,26</w:t>
      </w:r>
      <w:r w:rsidR="00D612BA">
        <w:rPr>
          <w:rFonts w:ascii="Calibri" w:eastAsia="Calibri" w:hAnsi="Calibri" w:cs="Calibri"/>
        </w:rPr>
        <w:fldChar w:fldCharType="end"/>
      </w:r>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w:t>
      </w:r>
      <w:r w:rsidR="00D723A7">
        <w:rPr>
          <w:rFonts w:ascii="Calibri" w:eastAsia="Calibri" w:hAnsi="Calibri" w:cs="Calibri"/>
        </w:rPr>
        <w:t xml:space="preserve">systematic </w:t>
      </w:r>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27</w:t>
      </w:r>
      <w:r w:rsidR="00E00E4C">
        <w:rPr>
          <w:rFonts w:ascii="Calibri" w:eastAsia="Calibri" w:hAnsi="Calibri" w:cs="Calibri"/>
        </w:rPr>
        <w:fldChar w:fldCharType="end"/>
      </w:r>
      <w:r w:rsidR="003F6172">
        <w:rPr>
          <w:rFonts w:ascii="Calibri" w:eastAsia="Calibri" w:hAnsi="Calibri" w:cs="Calibri"/>
        </w:rPr>
        <w:t xml:space="preserve">, </w:t>
      </w:r>
      <w:r w:rsidR="00E00E4C">
        <w:rPr>
          <w:rFonts w:ascii="Calibri" w:eastAsia="Calibri" w:hAnsi="Calibri" w:cs="Calibri"/>
        </w:rPr>
        <w:t xml:space="preserve">although there are </w:t>
      </w:r>
      <w:r w:rsidR="00D723A7">
        <w:rPr>
          <w:rFonts w:ascii="Calibri" w:eastAsia="Calibri" w:hAnsi="Calibri" w:cs="Calibri"/>
        </w:rPr>
        <w:t xml:space="preserve">a few </w:t>
      </w:r>
      <w:r w:rsidR="00E00E4C">
        <w:rPr>
          <w:rFonts w:ascii="Calibri" w:eastAsia="Calibri" w:hAnsi="Calibri" w:cs="Calibri"/>
        </w:rPr>
        <w:t>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 xml:space="preserve">to the </w:t>
      </w:r>
      <w:r w:rsidR="00417477">
        <w:rPr>
          <w:rFonts w:ascii="Calibri" w:eastAsia="Calibri" w:hAnsi="Calibri" w:cs="Calibri"/>
        </w:rPr>
        <w:t xml:space="preserve">extant </w:t>
      </w:r>
      <w:r w:rsidR="00EA59A1">
        <w:rPr>
          <w:rFonts w:ascii="Calibri" w:eastAsia="Calibri" w:hAnsi="Calibri" w:cs="Calibri"/>
        </w:rPr>
        <w:t>literature</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"abstract" : "Su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speci\u00ae c m eta-an alytical m ethod, called rou gh set analysis. The paper ends with a con clu ding section on p olicy lesson s.", "author" : [ { "dropping-particle" : "", "family" : "Nijkamp", "given" : "Peter", "non-dropping-particle" : "", "parse-names" : false, "suffix" : "" }, { "dropping-particle" : "", "family" : "Pepping", "given" : "Gerard", "non-dropping-particle" : "", "parse-names" : false, "suffix" : "" } ], "container-title" : "Urban Studies", "id" : "ITEM-1", "issue" : "9", "issued" : { "date-parts" : [ [ "1998" ] ] }, "page" : "1481-1500", "title" : "A Meta-analytical Evaluation of Sustainable City Initiatives", "type" : "article-journal", "volume" : "35" }, "uris" : [ "http://www.mendeley.com/documents/?uuid=53dd9b39-45e5-4160-bc6d-706644d71c4f" ] } ], "mendeley" : { "formattedCitation" : "&lt;sup&gt;28&lt;/sup&gt;", "plainTextFormattedCitation" : "28", "previouslyFormattedCitation" : "&lt;sup&gt;28&lt;/sup&gt;"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28</w:t>
      </w:r>
      <w:r w:rsidR="00E00E4C">
        <w:rPr>
          <w:rFonts w:ascii="Calibri" w:eastAsia="Calibri" w:hAnsi="Calibri" w:cs="Calibri"/>
        </w:rPr>
        <w:fldChar w:fldCharType="end"/>
      </w:r>
      <w:r w:rsidR="00E00E4C">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065B779D" w14:textId="5F570E40" w:rsidTr="00176007">
        <w:trPr>
          <w:trHeight w:val="300"/>
        </w:trPr>
        <w:tc>
          <w:tcPr>
            <w:tcW w:w="5529" w:type="dxa"/>
            <w:tcBorders>
              <w:top w:val="single" w:sz="4" w:space="0" w:color="auto"/>
              <w:bottom w:val="single" w:sz="4" w:space="0" w:color="auto"/>
            </w:tcBorders>
            <w:shd w:val="clear" w:color="auto" w:fill="auto"/>
            <w:noWrap/>
            <w:vAlign w:val="bottom"/>
            <w:hideMark/>
          </w:tcPr>
          <w:p w14:paraId="0AA4E7A7"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Title</w:t>
            </w:r>
          </w:p>
        </w:tc>
        <w:tc>
          <w:tcPr>
            <w:tcW w:w="2402" w:type="dxa"/>
            <w:tcBorders>
              <w:top w:val="single" w:sz="4" w:space="0" w:color="auto"/>
              <w:bottom w:val="single" w:sz="4" w:space="0" w:color="auto"/>
            </w:tcBorders>
            <w:shd w:val="clear" w:color="auto" w:fill="auto"/>
            <w:noWrap/>
            <w:vAlign w:val="bottom"/>
            <w:hideMark/>
          </w:tcPr>
          <w:p w14:paraId="7357B22E"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Method</w:t>
            </w:r>
          </w:p>
        </w:tc>
        <w:tc>
          <w:tcPr>
            <w:tcW w:w="1141" w:type="dxa"/>
            <w:tcBorders>
              <w:top w:val="single" w:sz="4" w:space="0" w:color="auto"/>
              <w:bottom w:val="single" w:sz="4" w:space="0" w:color="auto"/>
            </w:tcBorders>
          </w:tcPr>
          <w:p w14:paraId="29CA963A" w14:textId="2CBFB6D9" w:rsidR="006C64A3" w:rsidRPr="00E00E4C" w:rsidRDefault="006C64A3" w:rsidP="007179F3">
            <w:pPr>
              <w:spacing w:after="0" w:line="360" w:lineRule="auto"/>
              <w:rPr>
                <w:rFonts w:ascii="Calibri" w:eastAsia="Times New Roman" w:hAnsi="Calibri" w:cs="Calibri"/>
                <w:b/>
                <w:bCs/>
                <w:color w:val="000000"/>
              </w:rPr>
            </w:pPr>
            <w:r>
              <w:rPr>
                <w:rFonts w:ascii="Calibri" w:eastAsia="Times New Roman" w:hAnsi="Calibri" w:cs="Calibri"/>
                <w:b/>
                <w:bCs/>
                <w:color w:val="000000"/>
              </w:rPr>
              <w:t>Reference</w:t>
            </w:r>
          </w:p>
        </w:tc>
      </w:tr>
      <w:tr w:rsidR="006C64A3" w:rsidRPr="00E00E4C" w14:paraId="5C743DB8" w14:textId="5BF1F4E7" w:rsidTr="00176007">
        <w:trPr>
          <w:trHeight w:val="624"/>
        </w:trPr>
        <w:tc>
          <w:tcPr>
            <w:tcW w:w="5529" w:type="dxa"/>
            <w:tcBorders>
              <w:top w:val="single" w:sz="4" w:space="0" w:color="auto"/>
            </w:tcBorders>
            <w:shd w:val="clear" w:color="auto" w:fill="auto"/>
            <w:noWrap/>
            <w:hideMark/>
          </w:tcPr>
          <w:p w14:paraId="2745E09B"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Green roofs against pollution and climate change. A review</w:t>
            </w:r>
          </w:p>
        </w:tc>
        <w:tc>
          <w:tcPr>
            <w:tcW w:w="2402" w:type="dxa"/>
            <w:tcBorders>
              <w:top w:val="single" w:sz="4" w:space="0" w:color="auto"/>
            </w:tcBorders>
            <w:shd w:val="clear" w:color="auto" w:fill="auto"/>
            <w:noWrap/>
            <w:hideMark/>
          </w:tcPr>
          <w:p w14:paraId="3EC6674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Borders>
              <w:top w:val="single" w:sz="4" w:space="0" w:color="auto"/>
            </w:tcBorders>
          </w:tcPr>
          <w:p w14:paraId="6C4D26D8" w14:textId="6628CCBC"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29</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B807047" w14:textId="66D82002" w:rsidTr="00176007">
        <w:trPr>
          <w:trHeight w:val="624"/>
        </w:trPr>
        <w:tc>
          <w:tcPr>
            <w:tcW w:w="5529" w:type="dxa"/>
            <w:shd w:val="clear" w:color="auto" w:fill="auto"/>
            <w:noWrap/>
            <w:hideMark/>
          </w:tcPr>
          <w:p w14:paraId="66D74D7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Urban and peri-urban agriculture and forestry: Transcending poverty alleviation to climate change mitigation and adaptation</w:t>
            </w:r>
          </w:p>
        </w:tc>
        <w:tc>
          <w:tcPr>
            <w:tcW w:w="2402" w:type="dxa"/>
            <w:shd w:val="clear" w:color="auto" w:fill="auto"/>
            <w:noWrap/>
            <w:hideMark/>
          </w:tcPr>
          <w:p w14:paraId="6CC3B84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0C50CA2A" w14:textId="3E185344"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30</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90E99AF" w14:textId="12687425" w:rsidTr="00176007">
        <w:trPr>
          <w:trHeight w:val="624"/>
        </w:trPr>
        <w:tc>
          <w:tcPr>
            <w:tcW w:w="5529" w:type="dxa"/>
            <w:shd w:val="clear" w:color="auto" w:fill="auto"/>
            <w:noWrap/>
            <w:hideMark/>
          </w:tcPr>
          <w:p w14:paraId="788CFF7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Prospects and challenges for sustainable sanitation in developed nations: a critical review</w:t>
            </w:r>
          </w:p>
        </w:tc>
        <w:tc>
          <w:tcPr>
            <w:tcW w:w="2402" w:type="dxa"/>
            <w:shd w:val="clear" w:color="auto" w:fill="auto"/>
            <w:noWrap/>
            <w:hideMark/>
          </w:tcPr>
          <w:p w14:paraId="54324F0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C3C5C79" w14:textId="10DE0812"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31</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CB9532F" w14:textId="42B46E2A" w:rsidTr="00176007">
        <w:trPr>
          <w:trHeight w:val="624"/>
        </w:trPr>
        <w:tc>
          <w:tcPr>
            <w:tcW w:w="5529" w:type="dxa"/>
            <w:shd w:val="clear" w:color="auto" w:fill="auto"/>
            <w:noWrap/>
            <w:hideMark/>
          </w:tcPr>
          <w:p w14:paraId="6CBFFC6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meta-analysis of urban and peri-urban agriculture and forestry in mediating climate change</w:t>
            </w:r>
          </w:p>
        </w:tc>
        <w:tc>
          <w:tcPr>
            <w:tcW w:w="2402" w:type="dxa"/>
            <w:shd w:val="clear" w:color="auto" w:fill="auto"/>
            <w:noWrap/>
            <w:hideMark/>
          </w:tcPr>
          <w:p w14:paraId="1C420B54"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1EF323CA" w14:textId="6B5FDB2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32</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4298240" w14:textId="70B0D0C0" w:rsidTr="00176007">
        <w:trPr>
          <w:trHeight w:val="624"/>
        </w:trPr>
        <w:tc>
          <w:tcPr>
            <w:tcW w:w="5529" w:type="dxa"/>
            <w:shd w:val="clear" w:color="auto" w:fill="auto"/>
            <w:noWrap/>
            <w:hideMark/>
          </w:tcPr>
          <w:p w14:paraId="3F1CA36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review on co-benefits of mass public transportation in climate change mitigation</w:t>
            </w:r>
          </w:p>
        </w:tc>
        <w:tc>
          <w:tcPr>
            <w:tcW w:w="2402" w:type="dxa"/>
            <w:shd w:val="clear" w:color="auto" w:fill="auto"/>
            <w:noWrap/>
            <w:hideMark/>
          </w:tcPr>
          <w:p w14:paraId="48B6B42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A4543D2" w14:textId="262EC5A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33</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7D010AB" w14:textId="5E47A2AF" w:rsidTr="00176007">
        <w:trPr>
          <w:trHeight w:val="624"/>
        </w:trPr>
        <w:tc>
          <w:tcPr>
            <w:tcW w:w="5529" w:type="dxa"/>
            <w:shd w:val="clear" w:color="auto" w:fill="auto"/>
            <w:noWrap/>
            <w:hideMark/>
          </w:tcPr>
          <w:p w14:paraId="4C359E0E"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What do we know about the study of distributed generation policies and regulations in the Americas? A systematic review of literature</w:t>
            </w:r>
          </w:p>
        </w:tc>
        <w:tc>
          <w:tcPr>
            <w:tcW w:w="2402" w:type="dxa"/>
            <w:shd w:val="clear" w:color="auto" w:fill="auto"/>
            <w:noWrap/>
            <w:hideMark/>
          </w:tcPr>
          <w:p w14:paraId="3FFD69C9" w14:textId="2E56B5C8"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p>
        </w:tc>
        <w:tc>
          <w:tcPr>
            <w:tcW w:w="1141" w:type="dxa"/>
          </w:tcPr>
          <w:p w14:paraId="7D38F3C7" w14:textId="6BD072B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44B8F625" w14:textId="0CED2231" w:rsidTr="00176007">
        <w:trPr>
          <w:trHeight w:val="624"/>
        </w:trPr>
        <w:tc>
          <w:tcPr>
            <w:tcW w:w="5529" w:type="dxa"/>
            <w:shd w:val="clear" w:color="auto" w:fill="auto"/>
            <w:noWrap/>
            <w:hideMark/>
          </w:tcPr>
          <w:p w14:paraId="51029E0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lastRenderedPageBreak/>
              <w:t>Co-benefits of greenhouse gas mitigation: a review and classification by type, mitigation sector, and geography</w:t>
            </w:r>
          </w:p>
        </w:tc>
        <w:tc>
          <w:tcPr>
            <w:tcW w:w="2402" w:type="dxa"/>
            <w:shd w:val="clear" w:color="auto" w:fill="auto"/>
            <w:noWrap/>
            <w:hideMark/>
          </w:tcPr>
          <w:p w14:paraId="6C744CF3" w14:textId="4C75CDAC" w:rsidR="006C64A3" w:rsidRPr="00E00E4C" w:rsidRDefault="006C64A3" w:rsidP="006C64A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xml:space="preserve"> </w:t>
            </w:r>
            <w:r>
              <w:rPr>
                <w:rFonts w:ascii="Calibri" w:eastAsia="Times New Roman" w:hAnsi="Calibri" w:cs="Calibri"/>
                <w:color w:val="000000"/>
              </w:rPr>
              <w:t>&amp;</w:t>
            </w:r>
            <w:r w:rsidRPr="00E00E4C">
              <w:rPr>
                <w:rFonts w:ascii="Calibri" w:eastAsia="Times New Roman" w:hAnsi="Calibri" w:cs="Calibri"/>
                <w:color w:val="000000"/>
              </w:rPr>
              <w:t xml:space="preserve"> narrative review</w:t>
            </w:r>
          </w:p>
        </w:tc>
        <w:tc>
          <w:tcPr>
            <w:tcW w:w="1141" w:type="dxa"/>
          </w:tcPr>
          <w:p w14:paraId="00455FE3" w14:textId="52261FC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032FFE1" w14:textId="007C2FC8" w:rsidTr="00176007">
        <w:trPr>
          <w:trHeight w:val="624"/>
        </w:trPr>
        <w:tc>
          <w:tcPr>
            <w:tcW w:w="5529" w:type="dxa"/>
            <w:shd w:val="clear" w:color="auto" w:fill="auto"/>
            <w:noWrap/>
            <w:hideMark/>
          </w:tcPr>
          <w:p w14:paraId="39B52628"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Benefits of green roofs: A systematic review of the evidence for three ecosystem services</w:t>
            </w:r>
          </w:p>
        </w:tc>
        <w:tc>
          <w:tcPr>
            <w:tcW w:w="2402" w:type="dxa"/>
            <w:shd w:val="clear" w:color="auto" w:fill="auto"/>
            <w:noWrap/>
            <w:hideMark/>
          </w:tcPr>
          <w:p w14:paraId="758591B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Quantitative synthesis</w:t>
            </w:r>
          </w:p>
        </w:tc>
        <w:tc>
          <w:tcPr>
            <w:tcW w:w="1141" w:type="dxa"/>
          </w:tcPr>
          <w:p w14:paraId="3741B47F" w14:textId="41790F15"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C2F3D2E" w14:textId="6EB62DC2" w:rsidTr="00176007">
        <w:trPr>
          <w:trHeight w:val="624"/>
        </w:trPr>
        <w:tc>
          <w:tcPr>
            <w:tcW w:w="5529" w:type="dxa"/>
            <w:shd w:val="clear" w:color="auto" w:fill="auto"/>
            <w:noWrap/>
            <w:hideMark/>
          </w:tcPr>
          <w:p w14:paraId="11CFFB3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Assessing the success of electricity demand response programs: A meta-analysis</w:t>
            </w:r>
          </w:p>
        </w:tc>
        <w:tc>
          <w:tcPr>
            <w:tcW w:w="2402" w:type="dxa"/>
            <w:shd w:val="clear" w:color="auto" w:fill="auto"/>
            <w:noWrap/>
            <w:hideMark/>
          </w:tcPr>
          <w:p w14:paraId="72E5FD3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Meta-analysis</w:t>
            </w:r>
          </w:p>
        </w:tc>
        <w:tc>
          <w:tcPr>
            <w:tcW w:w="1141" w:type="dxa"/>
          </w:tcPr>
          <w:p w14:paraId="5E0664C9" w14:textId="675021CA"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5AEB4996" w14:textId="36554FDB" w:rsidTr="00176007">
        <w:trPr>
          <w:trHeight w:val="624"/>
        </w:trPr>
        <w:tc>
          <w:tcPr>
            <w:tcW w:w="5529" w:type="dxa"/>
            <w:tcBorders>
              <w:bottom w:val="single" w:sz="4" w:space="0" w:color="auto"/>
            </w:tcBorders>
            <w:shd w:val="clear" w:color="auto" w:fill="auto"/>
            <w:noWrap/>
            <w:hideMark/>
          </w:tcPr>
          <w:p w14:paraId="46A43B4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The economic benefits and costs of trees in urban forest stewardship: A systematic review</w:t>
            </w:r>
          </w:p>
        </w:tc>
        <w:tc>
          <w:tcPr>
            <w:tcW w:w="2402" w:type="dxa"/>
            <w:tcBorders>
              <w:bottom w:val="single" w:sz="4" w:space="0" w:color="auto"/>
            </w:tcBorders>
            <w:shd w:val="clear" w:color="auto" w:fill="auto"/>
            <w:noWrap/>
            <w:hideMark/>
          </w:tcPr>
          <w:p w14:paraId="25842E27" w14:textId="2B10F049" w:rsidR="006C64A3" w:rsidRPr="00E00E4C" w:rsidRDefault="006C64A3" w:rsidP="006C64A3">
            <w:pPr>
              <w:keepNext/>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quantitative synthesis</w:t>
            </w:r>
            <w:r>
              <w:rPr>
                <w:rFonts w:ascii="Calibri" w:eastAsia="Times New Roman" w:hAnsi="Calibri" w:cs="Calibri"/>
                <w:color w:val="000000"/>
              </w:rPr>
              <w:t xml:space="preserve"> &amp;</w:t>
            </w:r>
            <w:r w:rsidRPr="00E00E4C">
              <w:rPr>
                <w:rFonts w:ascii="Calibri" w:eastAsia="Times New Roman" w:hAnsi="Calibri" w:cs="Calibri"/>
                <w:color w:val="000000"/>
              </w:rPr>
              <w:t xml:space="preserve"> narrative review</w:t>
            </w:r>
          </w:p>
        </w:tc>
        <w:tc>
          <w:tcPr>
            <w:tcW w:w="1141" w:type="dxa"/>
            <w:tcBorders>
              <w:bottom w:val="single" w:sz="4" w:space="0" w:color="auto"/>
            </w:tcBorders>
          </w:tcPr>
          <w:p w14:paraId="01E5606D" w14:textId="557C8544" w:rsidR="006C64A3" w:rsidRPr="003F6172" w:rsidRDefault="006C64A3" w:rsidP="006763E3">
            <w:pPr>
              <w:keepNext/>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26</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bl>
    <w:p w14:paraId="255AD713" w14:textId="1C6DEC7B" w:rsidR="000C2710" w:rsidRDefault="00DC5918" w:rsidP="005A2F0C">
      <w:pPr>
        <w:pStyle w:val="Caption"/>
        <w:spacing w:line="480" w:lineRule="auto"/>
        <w:rPr>
          <w:rFonts w:ascii="Calibri" w:eastAsia="Calibri" w:hAnsi="Calibri" w:cs="Calibri"/>
        </w:rPr>
      </w:pPr>
      <w:bookmarkStart w:id="4" w:name="_Ref512426317"/>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1470AD">
        <w:rPr>
          <w:b/>
          <w:noProof/>
        </w:rPr>
        <w:t>2</w:t>
      </w:r>
      <w:r w:rsidRPr="00DC5918">
        <w:rPr>
          <w:b/>
        </w:rPr>
        <w:fldChar w:fldCharType="end"/>
      </w:r>
      <w:bookmarkEnd w:id="4"/>
      <w:r w:rsidRPr="00DC5918">
        <w:rPr>
          <w:b/>
        </w:rPr>
        <w:t xml:space="preserve">: </w:t>
      </w:r>
      <w:r w:rsidR="003F6172">
        <w:rPr>
          <w:b/>
        </w:rPr>
        <w:t>Systematic</w:t>
      </w:r>
      <w:r w:rsidRPr="00DC5918">
        <w:rPr>
          <w:b/>
        </w:rPr>
        <w:t xml:space="preserve"> reviews of urban climate change mitigation.</w:t>
      </w:r>
      <w:r>
        <w:t xml:space="preserve"> The minimum criteria for a ‘</w:t>
      </w:r>
      <w:r w:rsidR="003F6172">
        <w:t>systematic</w:t>
      </w:r>
      <w:r>
        <w:t xml:space="preserve"> review’ </w:t>
      </w:r>
      <w:r w:rsidR="003F6172">
        <w:t xml:space="preserve">here </w:t>
      </w:r>
      <w:r>
        <w:t xml:space="preserve">is the </w:t>
      </w:r>
      <w:r w:rsidR="003F6172">
        <w:t>formal</w:t>
      </w:r>
      <w:r w:rsidR="003003D2">
        <w:t xml:space="preserve"> </w:t>
      </w:r>
      <w:r>
        <w:t>selection of literature via a database search</w:t>
      </w:r>
      <w:r w:rsidR="003F6172">
        <w:t xml:space="preserve"> query</w:t>
      </w:r>
      <w:r>
        <w:t>.</w:t>
      </w:r>
      <w:r w:rsidR="003003D2">
        <w:t xml:space="preserve"> </w:t>
      </w:r>
      <w:r w:rsidR="00AD6217">
        <w:t>Some reviews</w:t>
      </w:r>
      <w:r w:rsidR="006C64A3">
        <w:t xml:space="preserve"> (</w:t>
      </w:r>
      <w:r w:rsidR="006C64A3">
        <w:fldChar w:fldCharType="begin" w:fldLock="1"/>
      </w:r>
      <w:r w:rsidR="00745665">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"id" : "ITEM-2",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"ITEM-2", "issue" : "123001", "issued" : { "date-parts" : [ [ "2018" ] ] }, "title" : "Co-benefits of greenhouse gas mitigation: a review and classification by type, mitigation sector, and geography", "type" : "article-journal", "volume" : "12" }, "uris" : [ "http://www.mendeley.com/documents/?uuid=1d9ff824-9678-401e-bafd-0d07ef29154e" ] }, { "id" : "ITEM-3",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"ITEM-3",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"&lt;sup&gt;24,34,35&lt;/sup&gt;", "plainTextFormattedCitation" : "24,34,35", "previouslyFormattedCitation" : "&lt;sup&gt;24,34,35&lt;/sup&gt;" }, "properties" : { "noteIndex" : 0 }, "schema" : "https://github.com/citation-style-language/schema/raw/master/csl-citation.json" }</w:instrText>
      </w:r>
      <w:r w:rsidR="006C64A3">
        <w:fldChar w:fldCharType="separate"/>
      </w:r>
      <w:r w:rsidR="006763E3" w:rsidRPr="006763E3">
        <w:rPr>
          <w:i w:val="0"/>
          <w:noProof/>
          <w:vertAlign w:val="superscript"/>
        </w:rPr>
        <w:t>24,34,35</w:t>
      </w:r>
      <w:r w:rsidR="006C64A3">
        <w:fldChar w:fldCharType="end"/>
      </w:r>
      <w:r w:rsidR="006C64A3">
        <w:t>)</w:t>
      </w:r>
      <w:r w:rsidR="00AD6217">
        <w:t xml:space="preserve"> focus on non-urban issues, but derive important conclusions for scientific learning at urban scale, and thus should be included in the relevant literature base on urban-scale climate change mitigation. </w:t>
      </w:r>
      <w:r w:rsidR="003003D2">
        <w:t>See methods for our identification procedure.</w:t>
      </w:r>
    </w:p>
    <w:p w14:paraId="5B3EF251" w14:textId="36D606A9" w:rsidR="00973140" w:rsidRDefault="00123B4E" w:rsidP="005A2F0C">
      <w:pPr>
        <w:spacing w:line="480" w:lineRule="auto"/>
        <w:rPr>
          <w:rFonts w:ascii="Calibri" w:eastAsia="Calibri" w:hAnsi="Calibri" w:cs="Calibri"/>
        </w:rPr>
      </w:pPr>
      <w:r>
        <w:rPr>
          <w:rFonts w:ascii="Calibri" w:eastAsia="Calibri" w:hAnsi="Calibri" w:cs="Calibri"/>
        </w:rPr>
        <w:t xml:space="preserve">The dearth of </w:t>
      </w:r>
      <w:r w:rsidR="00D723A7">
        <w:rPr>
          <w:rFonts w:ascii="Calibri" w:eastAsia="Calibri" w:hAnsi="Calibri" w:cs="Calibri"/>
        </w:rPr>
        <w:t xml:space="preserve">systematic </w:t>
      </w:r>
      <w:r>
        <w:rPr>
          <w:rFonts w:ascii="Calibri" w:eastAsia="Calibri" w:hAnsi="Calibri" w:cs="Calibri"/>
        </w:rPr>
        <w:t xml:space="preserve">reviews on urban case studies is consistent with the wider field of energy studies and climate change mitigation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"ITEM-1", "issue" : "3", "issued" : { "date-parts" : [ [ "2007" ] ] }, "page" : "1858-1871", "title" : "Improving the evidence base for energy policy: The role of systematic reviews", "type" : "article-journal", "volume" : "35" }, "uris" : [ "http://www.mendeley.com/documents/?uuid=41daf3ab-0887-42e5-8b80-8db0b868540f" ] }, { "id" : "ITEM-2",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"ITEM-2", "issued" : { "date-parts" : [ [ "2017" ] ] }, "title" : "Learning about climate change solutions in the IPCC and beyond", "type" : "article-journal", "volume" : "77" }, "uris" : [ "http://www.mendeley.com/documents/?uuid=5f29a900-7eee-3fbb-b4e1-422e4f2f2900" ] } ], "mendeley" : { "formattedCitation" : "&lt;sup&gt;4,21&lt;/sup&gt;", "plainTextFormattedCitation" : "4,21", "previouslyFormattedCitation" : "&lt;sup&gt;4,21&lt;/sup&gt;"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4,21</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w:t>
      </w:r>
      <w:r w:rsidR="00B41EE8">
        <w:rPr>
          <w:rFonts w:ascii="Calibri" w:eastAsia="Calibri" w:hAnsi="Calibri" w:cs="Calibri"/>
        </w:rPr>
        <w:t xml:space="preserve">The </w:t>
      </w:r>
      <w:r w:rsidR="00CB1B11">
        <w:rPr>
          <w:rFonts w:ascii="Calibri" w:eastAsia="Calibri" w:hAnsi="Calibri" w:cs="Calibri"/>
        </w:rPr>
        <w:t>nascent stage of comparative analysi</w:t>
      </w:r>
      <w:r w:rsidR="00B41EE8">
        <w:rPr>
          <w:rFonts w:ascii="Calibri" w:eastAsia="Calibri" w:hAnsi="Calibri" w:cs="Calibri"/>
        </w:rPr>
        <w:t xml:space="preserve">s has been equally noted, making it difficult to assess best practices or policies </w:t>
      </w:r>
      <w:r w:rsidR="00B22F9B">
        <w:rPr>
          <w:rFonts w:ascii="Calibri" w:eastAsia="Calibri" w:hAnsi="Calibri" w:cs="Calibri"/>
        </w:rPr>
        <w:t xml:space="preserve">across a large sample of cities </w:t>
      </w:r>
      <w:r w:rsidR="00B41EE8">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"10.1016/j.enpol.2009.10.001", "ISBN" : "0301-4215", "ISSN" : "03014215", "abstract" : "A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S\u00e3o Paulo, Seoul, Singapore, and Tokyo and compares these to respective national averages. It concludes by offering suggestions for how city planners and policymakers can reduce the carbon footprint of these and possibly other large urban areas. \u00a9 2009 Elsevier Ltd.", "author" : [ { "dropping-particle" : "", "family" : "Sovacool", "given" : "Benjamin K.", "non-dropping-particle" : "", "parse-names" : false, "suffix" : "" }, { "dropping-particle" : "", "family" : "Brown", "given" : "Marilyn A.", "non-dropping-particle" : "", "parse-names" : false, "suffix" : "" } ], "container-title" : "Energy Policy", "id" : "ITEM-1", "issue" : "9", "issued" : { "date-parts" : [ [ "2010" ] ] }, "page" : "4856-4869", "publisher" : "Elsevier", "title" : "Twelve metropolitan carbon footprints: A preliminary comparative global assessment", "type" : "article-journal", "volume" : "38" }, "uris" : [ "http://www.mendeley.com/documents/?uuid=adb05f28-aceb-45d1-b462-49847fe06137" ] }, { "id" : "ITEM-2", "itemData" : { "author" : [ { "dropping-particle" : "", "family" : "Advisory Committee for Environmental Research and Education", "given" : "", "non-dropping-particle" : "", "parse-names" : false, "suffix" : "" } ], "id" : "ITEM-2",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"&lt;sup&gt;19,36&lt;/sup&gt;", "plainTextFormattedCitation" : "19,36", "previouslyFormattedCitation" : "&lt;sup&gt;19,36&lt;/sup&gt;" }, "properties" : { "noteIndex" : 0 }, "schema" : "https://github.com/citation-style-language/schema/raw/master/csl-citation.json" }</w:instrText>
      </w:r>
      <w:r w:rsidR="00B41EE8">
        <w:rPr>
          <w:rFonts w:ascii="Calibri" w:eastAsia="Calibri" w:hAnsi="Calibri" w:cs="Calibri"/>
        </w:rPr>
        <w:fldChar w:fldCharType="separate"/>
      </w:r>
      <w:r w:rsidR="006763E3" w:rsidRPr="006763E3">
        <w:rPr>
          <w:rFonts w:ascii="Calibri" w:eastAsia="Calibri" w:hAnsi="Calibri" w:cs="Calibri"/>
          <w:noProof/>
          <w:vertAlign w:val="superscript"/>
        </w:rPr>
        <w:t>19,36</w:t>
      </w:r>
      <w:r w:rsidR="00B41EE8">
        <w:rPr>
          <w:rFonts w:ascii="Calibri" w:eastAsia="Calibri" w:hAnsi="Calibri" w:cs="Calibri"/>
        </w:rPr>
        <w:fldChar w:fldCharType="end"/>
      </w:r>
      <w:r w:rsidR="00B41EE8">
        <w:rPr>
          <w:rFonts w:ascii="Calibri" w:eastAsia="Calibri" w:hAnsi="Calibri" w:cs="Calibri"/>
        </w:rPr>
        <w:t xml:space="preserve">. </w:t>
      </w:r>
      <w:r w:rsidR="00745665">
        <w:rPr>
          <w:rFonts w:ascii="Calibri" w:eastAsia="Calibri" w:hAnsi="Calibri" w:cs="Calibri"/>
        </w:rPr>
        <w:t xml:space="preserve">While </w:t>
      </w:r>
      <w:r w:rsidR="001A6A89">
        <w:rPr>
          <w:rFonts w:ascii="Calibri" w:eastAsia="Calibri" w:hAnsi="Calibri" w:cs="Calibri"/>
        </w:rPr>
        <w:t xml:space="preserve">climate </w:t>
      </w:r>
      <w:r w:rsidR="00745665">
        <w:rPr>
          <w:rFonts w:ascii="Calibri" w:eastAsia="Calibri" w:hAnsi="Calibri" w:cs="Calibri"/>
        </w:rPr>
        <w:t xml:space="preserve">assessments show some progress towards aggregating knowledge on cities </w:t>
      </w:r>
      <w:r w:rsidR="00745665">
        <w:rPr>
          <w:rFonts w:ascii="Calibri" w:eastAsia="Calibri" w:hAnsi="Calibri" w:cs="Calibri"/>
        </w:rPr>
        <w:fldChar w:fldCharType="begin" w:fldLock="1"/>
      </w:r>
      <w:r w:rsidR="00A0274C">
        <w:rPr>
          <w:rFonts w:ascii="Calibri" w:eastAsia="Calibri" w:hAnsi="Calibri" w:cs="Calibri"/>
        </w:rPr>
        <w: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"dropping-particle" : "", "family" : "Systems", "given" : "Urban Energy", "non-dropping-particle" : "", "parse-names" : false, "suffix" : "" } ], "chapter-number" : "18", "container-title" : "Global Energy Assessment - Toward a Sustainable Future", "id" : "ITEM-1", "issued" : { "date-parts" : [ [ "2012" ] ] }, "page" : "1307-1400", "publisher" : "Cambridge University Press", "publisher-place" : "Cambridge, UK, United Kingdom and New York, NY, USA", "title" : "Urban Energy Systems", "type" : "chapter" }, "uris" : [ "http://www.mendeley.com/documents/?uuid=a953638b-1c6c-43af-a6d6-cfa7e6f2101f"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"ITEM-3",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"ITEM-3", "issued" : { "date-parts" : [ [ "2015" ] ] }, "publisher" : "Columbia University", "publisher-place" : "New York", "title" : "ARC3.2 Summary for City Leaders", "type" : "report" }, "uris" : [ "http://www.mendeley.com/documents/?uuid=934b2317-f3ef-495d-8793-5c4d7fbc8cf8" ] } ], "mendeley" : { "formattedCitation" : "&lt;sup&gt;37\u201339&lt;/sup&gt;", "plainTextFormattedCitation" : "37\u201339", "previouslyFormattedCitation" : "&lt;sup&gt;37\u201339&lt;/sup&gt;" }, "properties" : { "noteIndex" : 0 }, "schema" : "https://github.com/citation-style-language/schema/raw/master/csl-citation.json" }</w:instrText>
      </w:r>
      <w:r w:rsidR="00745665">
        <w:rPr>
          <w:rFonts w:ascii="Calibri" w:eastAsia="Calibri" w:hAnsi="Calibri" w:cs="Calibri"/>
        </w:rPr>
        <w:fldChar w:fldCharType="separate"/>
      </w:r>
      <w:r w:rsidR="00745665" w:rsidRPr="00745665">
        <w:rPr>
          <w:rFonts w:ascii="Calibri" w:eastAsia="Calibri" w:hAnsi="Calibri" w:cs="Calibri"/>
          <w:noProof/>
          <w:vertAlign w:val="superscript"/>
        </w:rPr>
        <w:t>37–39</w:t>
      </w:r>
      <w:r w:rsidR="00745665">
        <w:rPr>
          <w:rFonts w:ascii="Calibri" w:eastAsia="Calibri" w:hAnsi="Calibri" w:cs="Calibri"/>
        </w:rPr>
        <w:fldChar w:fldCharType="end"/>
      </w:r>
      <w:r w:rsidR="00745665">
        <w:rPr>
          <w:rFonts w:ascii="Calibri" w:eastAsia="Calibri" w:hAnsi="Calibri" w:cs="Calibri"/>
        </w:rPr>
        <w:t xml:space="preserve">, a crucial layer of comparative studies and systematic reviews appears to be missing. This is a major obstacle </w:t>
      </w:r>
      <w:r w:rsidR="00F96D31">
        <w:rPr>
          <w:rFonts w:ascii="Calibri" w:eastAsia="Calibri" w:hAnsi="Calibri" w:cs="Calibri"/>
        </w:rPr>
        <w:t xml:space="preserve">on the road to a global </w:t>
      </w:r>
      <w:r w:rsidR="00CA0623">
        <w:rPr>
          <w:rFonts w:ascii="Calibri" w:eastAsia="Calibri" w:hAnsi="Calibri" w:cs="Calibri"/>
        </w:rPr>
        <w:t xml:space="preserve">and cumulative </w:t>
      </w:r>
      <w:r w:rsidR="00F96D31">
        <w:rPr>
          <w:rFonts w:ascii="Calibri" w:eastAsia="Calibri" w:hAnsi="Calibri" w:cs="Calibri"/>
        </w:rPr>
        <w:t>urban science.</w:t>
      </w:r>
    </w:p>
    <w:p w14:paraId="14D979D5" w14:textId="77777777" w:rsidR="009C7258" w:rsidRDefault="002C0097" w:rsidP="005E0A73">
      <w:pPr>
        <w:pStyle w:val="Heading2"/>
        <w:rPr>
          <w:ins w:id="5" w:author="William Lamb" w:date="2018-06-20T11:04:00Z"/>
        </w:rPr>
      </w:pPr>
      <w:commentRangeStart w:id="6"/>
      <w:r>
        <w:t>Towards learning about urban mitigation solutions</w:t>
      </w:r>
      <w:commentRangeEnd w:id="6"/>
      <w:r w:rsidR="00AF086E">
        <w:rPr>
          <w:rStyle w:val="CommentReference"/>
          <w:rFonts w:asciiTheme="minorHAnsi" w:eastAsiaTheme="minorEastAsia" w:hAnsiTheme="minorHAnsi" w:cstheme="minorBidi"/>
          <w:color w:val="auto"/>
        </w:rPr>
        <w:commentReference w:id="6"/>
      </w:r>
    </w:p>
    <w:p w14:paraId="54A8A6CC" w14:textId="6C770679" w:rsidR="003E2F1E" w:rsidRDefault="003E2F1E" w:rsidP="003E2F1E">
      <w:pPr>
        <w:spacing w:line="480" w:lineRule="auto"/>
        <w:rPr>
          <w:ins w:id="7" w:author="William Lamb" w:date="2018-06-20T21:01:00Z"/>
        </w:rPr>
      </w:pPr>
      <w:ins w:id="8" w:author="William Lamb" w:date="2018-06-20T21:01:00Z">
        <w:r>
          <w:t xml:space="preserve">Learning about urban climate solutions requires the scientific exploration of what policies and measures work, under what conditions, and why. Global, quantitative studies can elude to these questions in part. But for many mitigation topics, more fine-grained </w:t>
        </w:r>
      </w:ins>
      <w:ins w:id="9" w:author="William Lamb" w:date="2018-06-20T21:03:00Z">
        <w:r w:rsidR="00A0274C">
          <w:t>approaches are</w:t>
        </w:r>
      </w:ins>
      <w:ins w:id="10" w:author="William Lamb" w:date="2018-06-20T21:01:00Z">
        <w:r>
          <w:t xml:space="preserve"> needed, particularly when it comes to the social and political economic conditions that hinder and shape reforms on the ground. Case studies can do the work, but despite many recent commentaries highlighting the manifold challenges (and opportunities) of an urban focus in climate mitigation </w:t>
        </w:r>
        <w:r>
          <w:fldChar w:fldCharType="begin" w:fldLock="1"/>
        </w:r>
      </w:ins>
      <w:r w:rsidR="009E79F3">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"10.1073/pnas.1606037114", "ISSN" : "0027-8424", "PMID" : "28784798", "abstract" : "Sustainability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 "author" : [ { "dropping-particle" : "", "family" : "Seto", "given" : "Karen C.", "non-dropping-particle" : "", "parse-names" : false, "suffix" : "" }, { "dropping-particle" : "", "family" : "Golden", "given" : "Jay S.", "non-dropping-particle" : "", "parse-names" : false, "suffix" : "" }, { "dropping-particle" : "", "family" : "Alberti", "given" : "Marina", "non-dropping-particle" : "", "parse-names" : false, "suffix" : "" }, { "dropping-particle" : "", "family" : "Turner", "given" : "B. L.", "non-dropping-particle" : "", "parse-names" : false, "suffix" : "" } ], "container-title" : "Proceedings of the National Academy of Sciences", "id" : "ITEM-2", "issue" : "34", "issued" : { "date-parts" : [ [ "2017" ] ] }, "page" : "201606037", "title" : "Sustainability in an urbanizing planet", "type" : "article-journal", "volume" : "114" }, "uris" : [ "http://www.mendeley.com/documents/?uuid=ef86677f-1b7b-466a-b85b-72ee6ebcd207" ] }, { "id" : "ITEM-3",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"ITEM-3", "issue" : "7624", "issued" : { "date-parts" : [ [ "2016" ] ] }, "page" : "165-166", "title" : "Scientists must have a say in the future of cities", "type" : "article-journal", "volume" : "538" }, "uris" : [ "http://www.mendeley.com/documents/?uuid=d2a05d32-b89a-46a4-9326-b844dbe994a8" ] }, { "id" : "ITEM-4", "itemData" : { "DOI" : "10.1038/s41558-018-0101-5", "author" : [ { "dropping-particle" : "", "family" : "Solecki", "given" : "William", "non-dropping-particle" : "", "parse-names" : false, "suffix" : "" }, { "dropping-particle" : "", "family" : "Rosenzweig", "given" : "Cynthia", "non-dropping-particle" : "", "parse-names" : false, "suffix" : "" }, { "dropping-particle" : "", "family" : "Dhakal", "given" : "Shobhakar", "non-dropping-particle" : "", "parse-names" : false, "suffix" : "" }, { "dropping-particle" : "", "family" : "Roberts", "given" : "Debra", "non-dropping-particle" : "", "parse-names" : false, "suffix" : "" }, { "dropping-particle" : "", "family" : "Barau", "given" : "Aliyu Salisu", "non-dropping-particle" : "", "parse-names" : false, "suffix" : "" }, { "dropping-particle" : "", "family" : "Schultz", "given" : "Seth", "non-dropping-particle" : "", "parse-names" : false, "suffix" : "" }, { "dropping-particle" : "", "family" : "\u00dcrge-vorsatz", "given" : "Diana", "non-dropping-particle" : "", "parse-names" : false, "suffix" : "" } ], "container-title" : "Nature Climate Change", "id" : "ITEM-4", "issue" : "March", "issued" : { "date-parts" : [ [ "2018" ] ] }, "page" : "177-185", "title" : "City transformations in a 1.5 \u00b0C warmer world", "type" : "article-journal", "volume" : "8" }, "uris" : [ "http://www.mendeley.com/documents/?uuid=a5a88e3c-9f0e-4f3b-8d7f-d77168e251c5" ] }, { "id" : "ITEM-5", "itemData" : { "DOI" : "10.1038/s41558-018-0100-6", "ISSN" : "17586798", "abstract" : "Well-intended climate actions are confounding each other. Cities must take a strategic and integrated approach to lock into a climate-resilient and low-emission future.", "author" : [ { "dropping-particle" : "", "family" : "\u00dcrge-Vorsatz", "given" : "Diana", "non-dropping-particle" : "", "parse-names" : false, "suffix" : "" }, { "dropping-particle" : "", "family" : "Rosenzweig", "given" : "Cynthia", "non-dropping-particle" : "", "parse-names" : false, "suffix" : "" }, { "dropping-particle" : "", "family" : "Dawson", "given" : "Richard J.", "non-dropping-particle" : "", "parse-names" : false, "suffix" : "" }, { "dropping-particle" : "", "family" : "Sanchez Rodriguez", "given" : "Roberto", "non-dropping-particle" : "", "parse-names" : false, "suffix" : "" }, { "dropping-particle" : "", "family" : "Bai", "given" : "Xuemei", "non-dropping-particle" : "", "parse-names" : false, "suffix" : "" }, { "dropping-particle" : "", "family" : "Barau", "given" : "Aliyu Salisu", "non-dropping-particle" : "", "parse-names" : false, "suffix" : "" }, { "dropping-particle" : "", "family" : "Seto", "given" : "Karen C.", "non-dropping-particle" : "", "parse-names" : false, "suffix" : "" }, { "dropping-particle" : "", "family" : "Dhakal", "given" : "Shobhakar", "non-dropping-particle" : "", "parse-names" : false, "suffix" : "" } ], "container-title" : "Nature Climate Change", "id" : "ITEM-5", "issue" : "3", "issued" : { "date-parts" : [ [ "2018" ] ] }, "page" : "174-177", "title" : "Locking in positive climate responses in cities", "type" : "article-journal", "volume" : "8" }, "uris" : [ "http://www.mendeley.com/documents/?uuid=7477635e-aac4-48e1-8b6c-90b96407a1f3" ] } ], "mendeley" : { "formattedCitation" : "&lt;sup&gt;2,40\u201343&lt;/sup&gt;", "plainTextFormattedCitation" : "2,40\u201343", "previouslyFormattedCitation" : "&lt;sup&gt;2,40\u201343&lt;/sup&gt;" }, "properties" : { "noteIndex" : 0 }, "schema" : "https://github.com/citation-style-language/schema/raw/master/csl-citation.json" }</w:instrText>
      </w:r>
      <w:ins w:id="11" w:author="William Lamb" w:date="2018-06-20T21:01:00Z">
        <w:r>
          <w:fldChar w:fldCharType="separate"/>
        </w:r>
      </w:ins>
      <w:r w:rsidR="00A0274C" w:rsidRPr="00A0274C">
        <w:rPr>
          <w:noProof/>
          <w:vertAlign w:val="superscript"/>
        </w:rPr>
        <w:t>2,40–43</w:t>
      </w:r>
      <w:ins w:id="12" w:author="William Lamb" w:date="2018-06-20T21:01:00Z">
        <w:r>
          <w:fldChar w:fldCharType="end"/>
        </w:r>
        <w:r>
          <w:t xml:space="preserve">, there has been no reflection on how to best exploit this extensive body of knowledge. Dedicated </w:t>
        </w:r>
        <w:r>
          <w:lastRenderedPageBreak/>
          <w:t>efforts are needed to integrate them in a wider project of learning and research synthesis – else they will remain an unexploited resource.</w:t>
        </w:r>
      </w:ins>
    </w:p>
    <w:p w14:paraId="61D65264" w14:textId="3DC549AF" w:rsidR="00395801" w:rsidDel="003E2F1E" w:rsidRDefault="00BB2AA6" w:rsidP="001A6A89">
      <w:pPr>
        <w:spacing w:line="480" w:lineRule="auto"/>
        <w:rPr>
          <w:del w:id="13" w:author="William Lamb" w:date="2018-06-20T21:01:00Z"/>
        </w:rPr>
      </w:pPr>
      <w:del w:id="14" w:author="William Lamb" w:date="2018-06-20T21:01:00Z">
        <w:r w:rsidDel="003E2F1E">
          <w:delText>R</w:delText>
        </w:r>
        <w:r w:rsidR="00DC26FC" w:rsidDel="003E2F1E">
          <w:delText xml:space="preserve">ecent commentaries </w:delText>
        </w:r>
        <w:r w:rsidDel="003E2F1E">
          <w:delText xml:space="preserve">have </w:delText>
        </w:r>
        <w:r w:rsidR="00455B56" w:rsidDel="003E2F1E">
          <w:delText>highlight</w:delText>
        </w:r>
        <w:r w:rsidDel="003E2F1E">
          <w:delText>ed</w:delText>
        </w:r>
        <w:r w:rsidR="00837987" w:rsidDel="003E2F1E">
          <w:delText xml:space="preserve"> </w:delText>
        </w:r>
        <w:r w:rsidR="00DC26FC" w:rsidDel="003E2F1E">
          <w:delText xml:space="preserve">the </w:delText>
        </w:r>
        <w:r w:rsidR="009129AF" w:rsidDel="003E2F1E">
          <w:delText xml:space="preserve">challenge of progressing </w:delText>
        </w:r>
        <w:r w:rsidR="00837987" w:rsidDel="003E2F1E">
          <w:delText>urban sustainability science</w:delText>
        </w:r>
        <w:r w:rsidR="009129AF" w:rsidDel="003E2F1E">
          <w:delText xml:space="preserve"> towards a solutions-oriented paradigm</w:delText>
        </w:r>
        <w:r w:rsidR="00FD03C6" w:rsidDel="003E2F1E">
          <w:delText xml:space="preserve"> </w:delText>
        </w:r>
        <w:commentRangeStart w:id="15"/>
        <w:r w:rsidR="00FD03C6" w:rsidDel="003E2F1E">
          <w:fldChar w:fldCharType="begin" w:fldLock="1"/>
        </w:r>
        <w:r w:rsidR="00745665" w:rsidDel="003E2F1E">
          <w:del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"10.1073/pnas.1606037114", "ISSN" : "0027-8424", "PMID" : "28784798", "abstract" : "Sustainability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 "author" : [ { "dropping-particle" : "", "family" : "Seto", "given" : "Karen C.", "non-dropping-particle" : "", "parse-names" : false, "suffix" : "" }, { "dropping-particle" : "", "family" : "Golden", "given" : "Jay S.", "non-dropping-particle" : "", "parse-names" : false, "suffix" : "" }, { "dropping-particle" : "", "family" : "Alberti", "given" : "Marina", "non-dropping-particle" : "", "parse-names" : false, "suffix" : "" }, { "dropping-particle" : "", "family" : "Turner", "given" : "B. L.", "non-dropping-particle" : "", "parse-names" : false, "suffix" : "" } ], "container-title" : "Proceedings of the National Academy of Sciences", "id" : "ITEM-2", "issue" : "34", "issued" : { "date-parts" : [ [ "2017" ] ] }, "page" : "201606037", "title" : "Sustainability in an urbanizing planet", "type" : "article-journal", "volume" : "114" }, "uris" : [ "http://www.mendeley.com/documents/?uuid=ef86677f-1b7b-466a-b85b-72ee6ebcd207" ] }, { "id" : "ITEM-3",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"ITEM-3", "issue" : "7624", "issued" : { "date-parts" : [ [ "2016" ] ] }, "page" : "165-166", "title" : "Scientists must have a say in the future of cities", "type" : "article-journal", "volume" : "538" }, "uris" : [ "http://www.mendeley.com/documents/?uuid=d2a05d32-b89a-46a4-9326-b844dbe994a8" ] } ], "mendeley" : { "formattedCitation" : "&lt;sup&gt;2,40,41&lt;/sup&gt;", "plainTextFormattedCitation" : "2,40,41", "previouslyFormattedCitation" : "&lt;sup&gt;2,39,40&lt;/sup&gt;" }, "properties" : { "noteIndex" : 0 }, "schema" : "https://github.com/citation-style-language/schema/raw/master/csl-citation.json" }</w:delInstrText>
        </w:r>
        <w:r w:rsidR="00FD03C6" w:rsidDel="003E2F1E">
          <w:fldChar w:fldCharType="separate"/>
        </w:r>
        <w:r w:rsidR="00745665" w:rsidRPr="00745665" w:rsidDel="003E2F1E">
          <w:rPr>
            <w:noProof/>
            <w:vertAlign w:val="superscript"/>
          </w:rPr>
          <w:delText>2,40,41</w:delText>
        </w:r>
        <w:r w:rsidR="00FD03C6" w:rsidDel="003E2F1E">
          <w:fldChar w:fldCharType="end"/>
        </w:r>
        <w:commentRangeEnd w:id="15"/>
        <w:r w:rsidR="005642C7" w:rsidDel="003E2F1E">
          <w:rPr>
            <w:rStyle w:val="CommentReference"/>
          </w:rPr>
          <w:commentReference w:id="15"/>
        </w:r>
        <w:r w:rsidR="00837987" w:rsidDel="003E2F1E">
          <w:delText>.</w:delText>
        </w:r>
        <w:r w:rsidR="00E23B8F" w:rsidDel="003E2F1E">
          <w:delText xml:space="preserve"> </w:delText>
        </w:r>
        <w:r w:rsidR="00FD03C6" w:rsidDel="003E2F1E">
          <w:delText xml:space="preserve">Our analysis points to </w:delText>
        </w:r>
        <w:r w:rsidR="00FA726D" w:rsidDel="003E2F1E">
          <w:delText>a set of more concrete tasks required for learning: re-balanc</w:delText>
        </w:r>
        <w:r w:rsidR="00395801" w:rsidDel="003E2F1E">
          <w:delText>ing</w:delText>
        </w:r>
        <w:r w:rsidR="00FA726D" w:rsidDel="003E2F1E">
          <w:delText xml:space="preserve"> case study coverage by city size and region, </w:delText>
        </w:r>
        <w:r w:rsidR="00395801" w:rsidDel="003E2F1E">
          <w:delText>focusing</w:delText>
        </w:r>
        <w:r w:rsidR="00FA726D" w:rsidDel="003E2F1E">
          <w:delText xml:space="preserve"> on neglected topics and comparative research, and </w:delText>
        </w:r>
        <w:r w:rsidR="00395801" w:rsidDel="003E2F1E">
          <w:delText>consolidating</w:delText>
        </w:r>
        <w:r w:rsidR="00FA726D" w:rsidDel="003E2F1E">
          <w:delText xml:space="preserve"> well-developed literatures into systematic reviews. </w:delText>
        </w:r>
        <w:r w:rsidR="001A6A89" w:rsidDel="003E2F1E">
          <w:delText>But above all, a clear route towards learning from individual cases seems to be missing.</w:delText>
        </w:r>
      </w:del>
    </w:p>
    <w:p w14:paraId="15800653" w14:textId="3F7CBEF5" w:rsidR="0065771C" w:rsidRDefault="00224063" w:rsidP="00BC1FEE">
      <w:pPr>
        <w:spacing w:line="480" w:lineRule="auto"/>
      </w:pPr>
      <w:r>
        <w:t xml:space="preserve">Generalisability is </w:t>
      </w:r>
      <w:r w:rsidR="00DB0C07">
        <w:t xml:space="preserve">a central concern in the urban literature – and </w:t>
      </w:r>
      <w:r>
        <w:t>a</w:t>
      </w:r>
      <w:r w:rsidR="0065771C">
        <w:t xml:space="preserve"> </w:t>
      </w:r>
      <w:r w:rsidR="00DB0C07">
        <w:t xml:space="preserve">particular challenge to </w:t>
      </w:r>
      <w:r w:rsidR="0065771C">
        <w:t>the case study method</w:t>
      </w:r>
      <w:r w:rsidR="00DB0C07">
        <w:t xml:space="preserve"> </w:t>
      </w:r>
      <w:r w:rsidR="00DB0C07">
        <w:fldChar w:fldCharType="begin" w:fldLock="1"/>
      </w:r>
      <w:r w:rsidR="009E79F3">
        <w: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"&lt;sup&gt;14,44&lt;/sup&gt;", "plainTextFormattedCitation" : "14,44", "previouslyFormattedCitation" : "&lt;sup&gt;14,44&lt;/sup&gt;" }, "properties" : { "noteIndex" : 0 }, "schema" : "https://github.com/citation-style-language/schema/raw/master/csl-citation.json" }</w:instrText>
      </w:r>
      <w:r w:rsidR="00DB0C07">
        <w:fldChar w:fldCharType="separate"/>
      </w:r>
      <w:r w:rsidR="00A0274C" w:rsidRPr="00A0274C">
        <w:rPr>
          <w:noProof/>
          <w:vertAlign w:val="superscript"/>
        </w:rPr>
        <w:t>14,44</w:t>
      </w:r>
      <w:r w:rsidR="00DB0C07">
        <w:fldChar w:fldCharType="end"/>
      </w:r>
      <w:r w:rsidR="00DB0C07">
        <w:t>. H</w:t>
      </w:r>
      <w:r w:rsidR="0065771C">
        <w:t xml:space="preserve">ow can an individual study speak to issues beyond the </w:t>
      </w:r>
      <w:r w:rsidR="00DB0C07">
        <w:t xml:space="preserve">city </w:t>
      </w:r>
      <w:r w:rsidR="0065771C">
        <w:t xml:space="preserve">in question? Since there is a close link between generalisability and theory </w:t>
      </w:r>
      <w:r w:rsidR="00DC4ECC">
        <w:t xml:space="preserve">development </w:t>
      </w:r>
      <w:r w:rsidR="0065771C">
        <w:t xml:space="preserve">in the social sciences, a perceived deficiency in this regard undermines the epistemic status of </w:t>
      </w:r>
      <w:r w:rsidR="00DB0C07">
        <w:t xml:space="preserve">urban </w:t>
      </w:r>
      <w:r w:rsidR="0065771C">
        <w:t>case studies</w:t>
      </w:r>
      <w:r w:rsidR="00DC4ECC">
        <w:t>, particularly in comparison</w:t>
      </w:r>
      <w:r w:rsidR="0065771C">
        <w:t xml:space="preserve"> to large-N statistical methods </w:t>
      </w:r>
      <w:r w:rsidR="0065771C">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"mendeley" : { "formattedCitation" : "&lt;sup&gt;14,16&lt;/sup&gt;", "plainTextFormattedCitation" : "14,16", "previouslyFormattedCitation" : "&lt;sup&gt;14,16&lt;/sup&gt;" }, "properties" : { "noteIndex" : 0 }, "schema" : "https://github.com/citation-style-language/schema/raw/master/csl-citation.json" }</w:instrText>
      </w:r>
      <w:r w:rsidR="0065771C">
        <w:fldChar w:fldCharType="separate"/>
      </w:r>
      <w:r w:rsidR="006763E3" w:rsidRPr="006763E3">
        <w:rPr>
          <w:noProof/>
          <w:vertAlign w:val="superscript"/>
        </w:rPr>
        <w:t>14,16</w:t>
      </w:r>
      <w:r w:rsidR="0065771C">
        <w:fldChar w:fldCharType="end"/>
      </w:r>
      <w:r w:rsidR="0065771C">
        <w:t xml:space="preserve">. </w:t>
      </w:r>
      <w:r w:rsidR="00DC4ECC">
        <w:t xml:space="preserve">Under such conditions, the safest way to treat </w:t>
      </w:r>
      <w:r w:rsidR="008113F2">
        <w:t xml:space="preserve">individual cases </w:t>
      </w:r>
      <w:r w:rsidR="001A6A89">
        <w:t>may be</w:t>
      </w:r>
      <w:r w:rsidR="00DC4ECC">
        <w:t xml:space="preserve"> in </w:t>
      </w:r>
      <w:r w:rsidR="0013797E">
        <w:t>an</w:t>
      </w:r>
      <w:r w:rsidR="00DC4ECC">
        <w:t xml:space="preserve"> anecdotal </w:t>
      </w:r>
      <w:r w:rsidR="00DB0C07">
        <w:t xml:space="preserve">or illustrative </w:t>
      </w:r>
      <w:r w:rsidR="00DC4ECC">
        <w:t>form</w:t>
      </w:r>
      <w:r w:rsidR="0013797E">
        <w:t xml:space="preserve"> (for instance, as ‘boxed’ examples in assessments</w:t>
      </w:r>
      <w:r w:rsidR="00DB0C07">
        <w:t xml:space="preserve">), or as </w:t>
      </w:r>
      <w:r w:rsidR="0013797E">
        <w:t>‘pre-quantitative’ exercise</w:t>
      </w:r>
      <w:r w:rsidR="00DB0C07">
        <w:t>s</w:t>
      </w:r>
      <w:r w:rsidR="0013797E">
        <w:t xml:space="preserve"> that</w:t>
      </w:r>
      <w:r w:rsidR="00DB0C07">
        <w:t xml:space="preserve"> identify</w:t>
      </w:r>
      <w:r w:rsidR="0013797E">
        <w:t xml:space="preserve"> </w:t>
      </w:r>
      <w:r w:rsidR="00702907">
        <w:t xml:space="preserve">or confirm </w:t>
      </w:r>
      <w:r w:rsidR="0013797E">
        <w:t>variables and hypotheses of interest</w:t>
      </w:r>
      <w:r w:rsidR="009C76FF">
        <w:t xml:space="preserve"> for follow-up analysis</w:t>
      </w:r>
      <w:r w:rsidR="0013797E">
        <w:t xml:space="preserve"> </w:t>
      </w:r>
      <w:r w:rsidR="0013797E">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13797E">
        <w:fldChar w:fldCharType="separate"/>
      </w:r>
      <w:r w:rsidR="006763E3" w:rsidRPr="006763E3">
        <w:rPr>
          <w:noProof/>
          <w:vertAlign w:val="superscript"/>
        </w:rPr>
        <w:t>14</w:t>
      </w:r>
      <w:r w:rsidR="0013797E">
        <w:fldChar w:fldCharType="end"/>
      </w:r>
      <w:r w:rsidR="00DC4ECC">
        <w:t>.</w:t>
      </w:r>
    </w:p>
    <w:p w14:paraId="634C2724" w14:textId="2027D7FC" w:rsidR="00F40A33" w:rsidRDefault="000A637E" w:rsidP="00075470">
      <w:pPr>
        <w:spacing w:line="480" w:lineRule="auto"/>
      </w:pPr>
      <w:r>
        <w:t xml:space="preserve">These are risky strategies. Anecdotes can tend towards prominent cities, </w:t>
      </w:r>
      <w:r w:rsidR="00F40A33">
        <w:t>contentious topics, or highly successful examples of urban mitigation</w:t>
      </w:r>
      <w:r w:rsidR="001A6A89">
        <w:t>. This might exclude</w:t>
      </w:r>
      <w:r w:rsidR="00F40A33">
        <w:t xml:space="preserve"> failures and their opportunities for learning, </w:t>
      </w:r>
      <w:r w:rsidR="001A6A89">
        <w:t>or potentially reproduce</w:t>
      </w:r>
      <w:r w:rsidR="00F40A33">
        <w:t xml:space="preserve"> the biases in urban case study coverage we already observe. </w:t>
      </w:r>
      <w:r w:rsidR="00A83497">
        <w:t xml:space="preserve">Nor does the </w:t>
      </w:r>
      <w:r w:rsidR="004C09E5">
        <w:t xml:space="preserve">scope of </w:t>
      </w:r>
      <w:r w:rsidR="00A83497">
        <w:t xml:space="preserve">current case study research </w:t>
      </w:r>
      <w:r w:rsidR="00702907">
        <w:t xml:space="preserve">guarantee that identified variables </w:t>
      </w:r>
      <w:r w:rsidR="00A83497">
        <w:t xml:space="preserve">and proposed hypotheses </w:t>
      </w:r>
      <w:r w:rsidR="00702907">
        <w:t xml:space="preserve">are broadly representative. </w:t>
      </w:r>
      <w:r w:rsidR="001A6A89">
        <w:t xml:space="preserve">Such </w:t>
      </w:r>
      <w:r w:rsidR="00702907">
        <w:t>risks are</w:t>
      </w:r>
      <w:r w:rsidR="00F40A33">
        <w:t xml:space="preserve"> compounded by the </w:t>
      </w:r>
      <w:r w:rsidR="00A83497">
        <w:t xml:space="preserve">exponential growth of literature, which prevents </w:t>
      </w:r>
      <w:r w:rsidR="00702907">
        <w:t xml:space="preserve">individuals </w:t>
      </w:r>
      <w:r w:rsidR="00A83497">
        <w:t>from comprehensively tracking new cases</w:t>
      </w:r>
      <w:r w:rsidR="00702907">
        <w:t xml:space="preserve"> </w:t>
      </w:r>
      <w:r w:rsidR="00A83497">
        <w:t xml:space="preserve">and maintaining </w:t>
      </w:r>
      <w:r w:rsidR="00702907">
        <w:t xml:space="preserve">a balanced overview of </w:t>
      </w:r>
      <w:r w:rsidR="00A83497">
        <w:t xml:space="preserve">developments in their field </w:t>
      </w:r>
      <w:r w:rsidR="00F40A33">
        <w:fldChar w:fldCharType="begin" w:fldLock="1"/>
      </w:r>
      <w:r w:rsidR="00F40A33">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sidR="00F40A33">
        <w:fldChar w:fldCharType="separate"/>
      </w:r>
      <w:r w:rsidR="00F40A33" w:rsidRPr="00BC1FEE">
        <w:rPr>
          <w:noProof/>
          <w:vertAlign w:val="superscript"/>
        </w:rPr>
        <w:t>4</w:t>
      </w:r>
      <w:r w:rsidR="00F40A33">
        <w:fldChar w:fldCharType="end"/>
      </w:r>
      <w:r w:rsidR="00A83497">
        <w:t>.</w:t>
      </w:r>
    </w:p>
    <w:p w14:paraId="67CFF12C" w14:textId="47387998" w:rsidR="00DD2739" w:rsidRDefault="004C09E5" w:rsidP="00075470">
      <w:pPr>
        <w:spacing w:line="480" w:lineRule="auto"/>
      </w:pPr>
      <w:r>
        <w:t>D</w:t>
      </w:r>
      <w:r w:rsidR="009C6539">
        <w:t xml:space="preserve">espite these challenges, case studies have a </w:t>
      </w:r>
      <w:r w:rsidR="001A6A89">
        <w:t xml:space="preserve">critical </w:t>
      </w:r>
      <w:r w:rsidR="009C6539">
        <w:t>role in synthesising urban mitigation solutions</w:t>
      </w:r>
      <w:r w:rsidR="00224063">
        <w:t xml:space="preserve"> – </w:t>
      </w:r>
      <w:r w:rsidR="00DD2739">
        <w:t>where context is the final arbitrator of success or failure</w:t>
      </w:r>
      <w:r w:rsidR="00157EFA">
        <w:t xml:space="preserve"> in climate policy</w:t>
      </w:r>
      <w:r w:rsidR="00DD2739">
        <w:t xml:space="preserve">. It is unlikely that large-N </w:t>
      </w:r>
      <w:r w:rsidR="00075470">
        <w:t xml:space="preserve">statistical </w:t>
      </w:r>
      <w:r w:rsidR="00DD2739">
        <w:t>studies are able to specify how local agendas and vested interests shape urban climate policies</w:t>
      </w:r>
      <w:r w:rsidR="00224063">
        <w:t>;</w:t>
      </w:r>
      <w:r w:rsidR="00075470">
        <w:t xml:space="preserve"> </w:t>
      </w:r>
      <w:r w:rsidR="00DD2739">
        <w:t xml:space="preserve">nor how the </w:t>
      </w:r>
      <w:r w:rsidR="00DB0C07">
        <w:t xml:space="preserve">political </w:t>
      </w:r>
      <w:r w:rsidR="00DD2739">
        <w:t>autonomy of cities differ</w:t>
      </w:r>
      <w:r w:rsidR="00DB0C07">
        <w:t>s</w:t>
      </w:r>
      <w:r w:rsidR="00DD2739">
        <w:t xml:space="preserve"> with respect to national and global governance scales</w:t>
      </w:r>
      <w:r w:rsidR="00224063">
        <w:t>;</w:t>
      </w:r>
      <w:r w:rsidR="00DD2739">
        <w:t xml:space="preserve"> </w:t>
      </w:r>
      <w:r w:rsidR="004C1C42">
        <w:t xml:space="preserve">nor how the adoption of low-carbon </w:t>
      </w:r>
      <w:r w:rsidR="00DD2739">
        <w:t>technologies depends on their</w:t>
      </w:r>
      <w:r w:rsidR="00075470">
        <w:t xml:space="preserve"> convergence</w:t>
      </w:r>
      <w:r w:rsidR="00DD2739">
        <w:t xml:space="preserve"> with everyday practices and behaviours</w:t>
      </w:r>
      <w:r w:rsidR="00075470">
        <w:t xml:space="preserve"> </w:t>
      </w:r>
      <w:r w:rsidR="00DB0C07">
        <w:t xml:space="preserve">within cities </w:t>
      </w:r>
      <w:r w:rsidR="00075470">
        <w:fldChar w:fldCharType="begin" w:fldLock="1"/>
      </w:r>
      <w:r w:rsidR="009E79F3">
        <w:instrText>ADDIN CSL_CITATION { "citationItems" : [ { "id" : "ITEM-1", "itemData" : { "DOI" : "10.1177/1368431015579964", "ISSN" : "1368-4310", "abstract" : "Problems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\u2013 and not only \u2018ordinary\u2019 \u2013 practices, especially those of planners and designers who are involved in reconfiguring infrastructures of different scales, and in the practice dynamics that follow", "author" : [ { "dropping-particle" : "", "family" : "Shove", "given" : "Elizabeth", "non-dropping-particle" : "", "parse-names" : false, "suffix" : "" }, { "dropping-particle" : "", "family" : "Watson", "given" : "Matt", "non-dropping-particle" : "", "parse-names" : false, "suffix" : "" }, { "dropping-particle" : "", "family" : "Spurling", "given" : "Nicola", "non-dropping-particle" : "", "parse-names" : false, "suffix" : "" } ], "container-title" : "European Journal of Social Theory", "id" : "ITEM-1", "issue" : "3", "issued" : { "date-parts" : [ [ "2015" ] ] }, "page" : "274-287", "title" : "Conceptualizing connections: Energy demand, infrastructures and social practices", "type" : "article-journal", "volume" : "18" }, "uris" : [ "http://www.mendeley.com/documents/?uuid=0ad05725-2cc3-49c8-bff1-b9537555ac7b" ] }, { "id" : "ITEM-2",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"ITEM-2", "issued" : { "date-parts" : [ [ "2018" ] ] }, "page" : "16-22", "title" : "The politics of rapid urban transformation", "type" : "article-journal", "volume" : "31" }, "uris" : [ "http://www.mendeley.com/documents/?uuid=d99a888b-e902-45f3-bf81-eb06d4293424" ] }, { "id" : "ITEM-3", "itemData" : { "DOI" : "10.4324/9781315645421", "ISBN" : "9781315645421", "author" : [ { "dropping-particle" : "", "family" : "Bartlett", "given" : "Sheridan", "non-dropping-particle" : "", "parse-names" : false, "suffix" : "" }, { "dropping-particle" : "", "family" : "Satterthwaite", "given" : "David (Eds.)", "non-dropping-particle" : "", "parse-names" : false, "suffix" : "" } ], "id" : "ITEM-3", "issued" : { "date-parts" : [ [ "2016" ] ] }, "number-of-pages" : "240-262", "publisher" : "Routledge", "publisher-place" : "London", "title" : "Cities on a Finite Planet: Towards Transformative Responses to Climate Change", "type" : "book" }, "uris" : [ "http://www.mendeley.com/documents/?uuid=882255e2-8483-444f-995e-f45e2a44ad26" ] } ], "mendeley" : { "formattedCitation" : "&lt;sup&gt;6,45,46&lt;/sup&gt;", "plainTextFormattedCitation" : "6,45,46", "previouslyFormattedCitation" : "&lt;sup&gt;6,45,46&lt;/sup&gt;" }, "properties" : { "noteIndex" : 0 }, "schema" : "https://github.com/citation-style-language/schema/raw/master/csl-citation.json" }</w:instrText>
      </w:r>
      <w:r w:rsidR="00075470">
        <w:fldChar w:fldCharType="separate"/>
      </w:r>
      <w:r w:rsidR="00A0274C" w:rsidRPr="00A0274C">
        <w:rPr>
          <w:noProof/>
          <w:vertAlign w:val="superscript"/>
        </w:rPr>
        <w:t>6,45,46</w:t>
      </w:r>
      <w:r w:rsidR="00075470">
        <w:fldChar w:fldCharType="end"/>
      </w:r>
      <w:r w:rsidR="00DD2739">
        <w:t>.</w:t>
      </w:r>
      <w:r w:rsidR="00075470">
        <w:t xml:space="preserve"> These issues</w:t>
      </w:r>
      <w:r w:rsidR="00D0736F">
        <w:t xml:space="preserve"> and others lie at the heart of urban </w:t>
      </w:r>
      <w:r w:rsidR="004C1C42">
        <w:t>transformations</w:t>
      </w:r>
      <w:r w:rsidR="00D0736F">
        <w:t>, and urgently require wider attention in the mitigation literature.</w:t>
      </w:r>
    </w:p>
    <w:p w14:paraId="3A196EA7" w14:textId="1BC96C12" w:rsidR="00D0736F" w:rsidRDefault="00DB0C07" w:rsidP="00C13736">
      <w:pPr>
        <w:spacing w:line="480" w:lineRule="auto"/>
        <w:rPr>
          <w:ins w:id="16" w:author="Jan Minx" w:date="2018-06-20T05:56:00Z"/>
        </w:rPr>
      </w:pPr>
      <w:r>
        <w:lastRenderedPageBreak/>
        <w:t>The challenge of upscaling this knowled</w:t>
      </w:r>
      <w:r w:rsidR="008113F2">
        <w:t xml:space="preserve">ge is to strike a balance between the </w:t>
      </w:r>
      <w:r w:rsidR="004C09E5">
        <w:t xml:space="preserve">empirical </w:t>
      </w:r>
      <w:r w:rsidR="008113F2">
        <w:t>strengths of case study research</w:t>
      </w:r>
      <w:r w:rsidR="004C09E5">
        <w:t>,</w:t>
      </w:r>
      <w:r w:rsidR="008113F2">
        <w:t xml:space="preserve"> and the need for broader insights that can speak to different types of cities. </w:t>
      </w:r>
      <w:r w:rsidR="004C1C42">
        <w:t>We see two broad routes towards</w:t>
      </w:r>
      <w:r w:rsidR="00224063">
        <w:t xml:space="preserve"> such</w:t>
      </w:r>
      <w:r w:rsidR="004C1C42">
        <w:t xml:space="preserve"> learning. First, comprehensive reviews on individual cities across a wide breadth of </w:t>
      </w:r>
      <w:r w:rsidR="004C09E5">
        <w:t xml:space="preserve">linked </w:t>
      </w:r>
      <w:r w:rsidR="004C1C42">
        <w:t>topics. Second, the structured comparison of cases within groups of cities, in combination with data science approaches.</w:t>
      </w:r>
    </w:p>
    <w:p w14:paraId="75BF9653" w14:textId="00D0AF40" w:rsidR="00372A3B" w:rsidRDefault="00140402" w:rsidP="00C13736">
      <w:pPr>
        <w:spacing w:line="480" w:lineRule="auto"/>
        <w:rPr>
          <w:ins w:id="17" w:author="Jan Minx" w:date="2018-06-20T06:07:00Z"/>
        </w:rPr>
      </w:pPr>
      <w:commentRangeStart w:id="18"/>
      <w:commentRangeStart w:id="19"/>
      <w:r>
        <w: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w:t>
      </w:r>
      <w:r>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fldChar w:fldCharType="separate"/>
      </w:r>
      <w:r w:rsidR="006763E3" w:rsidRPr="006763E3">
        <w:rPr>
          <w:noProof/>
          <w:vertAlign w:val="superscript"/>
        </w:rPr>
        <w:t>19</w:t>
      </w:r>
      <w:r>
        <w:fldChar w:fldCharType="end"/>
      </w:r>
      <w:r>
        <w:t xml:space="preserve">. </w:t>
      </w:r>
      <w:commentRangeEnd w:id="18"/>
      <w:r w:rsidR="00AF086E">
        <w:rPr>
          <w:rStyle w:val="CommentReference"/>
        </w:rPr>
        <w:commentReference w:id="18"/>
      </w:r>
      <w:commentRangeEnd w:id="19"/>
      <w:r w:rsidR="00D66DCB">
        <w:rPr>
          <w:rStyle w:val="CommentReference"/>
        </w:rPr>
        <w:commentReference w:id="19"/>
      </w:r>
      <w:r w:rsidR="00820E68">
        <w:t xml:space="preserve">Without integration, cases that only </w:t>
      </w:r>
      <w:r w:rsidR="001A6A89">
        <w:t xml:space="preserve">examine </w:t>
      </w:r>
      <w:r w:rsidR="00820E68">
        <w:t xml:space="preserve">mitigation </w:t>
      </w:r>
      <w:r w:rsidR="001A6A89">
        <w:t xml:space="preserve">from a single </w:t>
      </w:r>
      <w:r w:rsidR="00B01A9F">
        <w:t xml:space="preserve">sectoral or topical </w:t>
      </w:r>
      <w:r w:rsidR="001A6A89">
        <w:t xml:space="preserve">perspective will </w:t>
      </w:r>
      <w:r w:rsidR="00820E68">
        <w:t xml:space="preserve">overlook secondary effects and </w:t>
      </w:r>
      <w:r w:rsidR="00224063">
        <w:t>trade-offs with</w:t>
      </w:r>
      <w:r w:rsidR="00820E68">
        <w:t xml:space="preserve"> other issues. </w:t>
      </w:r>
      <w:r>
        <w:t>Key questions here include</w:t>
      </w:r>
      <w:r w:rsidR="00B01A9F">
        <w:t>, for instance</w:t>
      </w:r>
      <w:r>
        <w:t xml:space="preserve">: </w:t>
      </w:r>
      <w:r w:rsidR="00820E68">
        <w:t>what impacts do urban activities generate</w:t>
      </w:r>
      <w:r w:rsidR="009C76FF">
        <w:t>,</w:t>
      </w:r>
      <w:r w:rsidR="00820E68">
        <w:t xml:space="preserve"> within and outside the city? A</w:t>
      </w:r>
      <w:r>
        <w:t xml:space="preserve">re mitigation efforts synergetic across </w:t>
      </w:r>
      <w:r w:rsidR="00820E68">
        <w:t xml:space="preserve">urban </w:t>
      </w:r>
      <w:r>
        <w:t xml:space="preserve">sectors? Do they support or come at the expense of wider </w:t>
      </w:r>
      <w:r w:rsidR="00224063">
        <w:t xml:space="preserve">social and </w:t>
      </w:r>
      <w:r>
        <w:t>sustainability objectives?</w:t>
      </w:r>
    </w:p>
    <w:p w14:paraId="51F6D806" w14:textId="2C3243EA" w:rsidR="00372A3B" w:rsidDel="00A0274C" w:rsidRDefault="00AF086E" w:rsidP="00DE1D38">
      <w:pPr>
        <w:spacing w:line="480" w:lineRule="auto"/>
        <w:rPr>
          <w:ins w:id="20" w:author="Jan Minx" w:date="2018-06-20T06:07:00Z"/>
          <w:del w:id="21" w:author="William Lamb" w:date="2018-06-20T21:07:00Z"/>
        </w:rPr>
      </w:pPr>
      <w:ins w:id="22" w:author="Jan Minx" w:date="2018-06-20T06:21:00Z">
        <w:del w:id="23" w:author="William Lamb" w:date="2018-06-20T21:07:00Z">
          <w:r w:rsidDel="00A0274C">
            <w:delText xml:space="preserve">Learning about urban climate solutions is a scientific exploration of what policies and measures work well in a particular city, in what circumstances and how. </w:delText>
          </w:r>
        </w:del>
      </w:ins>
      <w:ins w:id="24" w:author="Jan Minx" w:date="2018-06-20T06:22:00Z">
        <w:del w:id="25" w:author="William Lamb" w:date="2018-06-20T21:07:00Z">
          <w:r w:rsidDel="00A0274C">
            <w:delText xml:space="preserve">Available quantitative data can only elude to such questions in part. </w:delText>
          </w:r>
        </w:del>
      </w:ins>
      <w:ins w:id="26" w:author="Jan Minx" w:date="2018-06-20T06:23:00Z">
        <w:del w:id="27" w:author="William Lamb" w:date="2018-06-20T21:07:00Z">
          <w:r w:rsidDel="00A0274C">
            <w:delText>T</w:delText>
          </w:r>
        </w:del>
      </w:ins>
      <w:ins w:id="28" w:author="Jan Minx" w:date="2018-06-20T06:07:00Z">
        <w:del w:id="29" w:author="William Lamb" w:date="2018-06-20T21:07:00Z">
          <w:r w:rsidR="00372A3B" w:rsidDel="00A0274C">
            <w:delText>he synthesis of case-study evidence for individual cities can foster learning by improving our understan</w:delText>
          </w:r>
          <w:r w:rsidR="00A905D4" w:rsidDel="00A0274C">
            <w:delText>ding of prevailing circumstances</w:delText>
          </w:r>
        </w:del>
      </w:ins>
      <w:ins w:id="30" w:author="Jan Minx" w:date="2018-06-20T06:10:00Z">
        <w:del w:id="31" w:author="William Lamb" w:date="2018-06-20T21:07:00Z">
          <w:r w:rsidR="00A905D4" w:rsidDel="00A0274C">
            <w:delText>, power relations or governance structures</w:delText>
          </w:r>
        </w:del>
      </w:ins>
      <w:ins w:id="32" w:author="Jan Minx" w:date="2018-06-20T06:07:00Z">
        <w:del w:id="33" w:author="William Lamb" w:date="2018-06-20T21:07:00Z">
          <w:r w:rsidR="00A905D4" w:rsidDel="00A0274C">
            <w:delText>.</w:delText>
          </w:r>
        </w:del>
      </w:ins>
      <w:ins w:id="34" w:author="Jan Minx" w:date="2018-06-20T06:10:00Z">
        <w:del w:id="35" w:author="William Lamb" w:date="2018-06-20T21:07:00Z">
          <w:r w:rsidR="00A905D4" w:rsidDel="00A0274C">
            <w:delText xml:space="preserve"> </w:delText>
          </w:r>
        </w:del>
      </w:ins>
      <w:ins w:id="36" w:author="Jan Minx" w:date="2018-06-20T06:24:00Z">
        <w:del w:id="37" w:author="William Lamb" w:date="2018-06-20T21:07:00Z">
          <w:r w:rsidDel="00A0274C">
            <w:delText>Various m</w:delText>
          </w:r>
        </w:del>
      </w:ins>
      <w:ins w:id="38" w:author="Jan Minx" w:date="2018-06-20T06:20:00Z">
        <w:del w:id="39" w:author="William Lamb" w:date="2018-06-20T21:07:00Z">
          <w:r w:rsidDel="00A0274C">
            <w:delText>ethodological frameworks that combine qualitative and quantitative lines of evidence are available</w:delText>
          </w:r>
        </w:del>
      </w:ins>
      <w:ins w:id="40" w:author="Jan Minx" w:date="2018-06-20T06:24:00Z">
        <w:del w:id="41" w:author="William Lamb" w:date="2018-06-20T21:07:00Z">
          <w:r w:rsidDel="00A0274C">
            <w:delText xml:space="preserve"> for the task (REFs).</w:delText>
          </w:r>
        </w:del>
      </w:ins>
    </w:p>
    <w:p w14:paraId="74AF8BB9" w14:textId="1F642441" w:rsidR="00820E68" w:rsidDel="00AF086E" w:rsidRDefault="00140402" w:rsidP="00C13736">
      <w:pPr>
        <w:spacing w:line="480" w:lineRule="auto"/>
        <w:rPr>
          <w:del w:id="42" w:author="Jan Minx" w:date="2018-06-20T06:24:00Z"/>
        </w:rPr>
      </w:pPr>
      <w:commentRangeStart w:id="43"/>
      <w:del w:id="44" w:author="William Lamb" w:date="2018-06-20T21:07:00Z">
        <w:r w:rsidDel="00A0274C">
          <w:delText xml:space="preserve"> </w:delText>
        </w:r>
      </w:del>
    </w:p>
    <w:p w14:paraId="22621484" w14:textId="319E04FA" w:rsidR="009C76FF" w:rsidRDefault="00820E68" w:rsidP="00140402">
      <w:pPr>
        <w:spacing w:line="480" w:lineRule="auto"/>
      </w:pPr>
      <w:r>
        <w:t xml:space="preserve">Research synthesis centred on individual cities can contribute to this </w:t>
      </w:r>
      <w:r w:rsidR="00140402">
        <w:t>ambitious agenda</w:t>
      </w:r>
      <w:r>
        <w:t xml:space="preserve">, </w:t>
      </w:r>
      <w:r w:rsidR="009C76FF">
        <w:t xml:space="preserve">by </w:t>
      </w:r>
      <w:r>
        <w:t xml:space="preserve">making use of existing </w:t>
      </w:r>
      <w:r w:rsidR="00140402">
        <w:t>efforts at smaller scales</w:t>
      </w:r>
      <w:r>
        <w:t>.</w:t>
      </w:r>
      <w:commentRangeEnd w:id="43"/>
      <w:r w:rsidR="00AF086E">
        <w:rPr>
          <w:rStyle w:val="CommentReference"/>
        </w:rPr>
        <w:commentReference w:id="43"/>
      </w:r>
      <w:r w:rsidR="009C76FF">
        <w: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t>
      </w:r>
      <w:r w:rsidR="00157EFA">
        <w:t>a smaller set of</w:t>
      </w:r>
      <w:r w:rsidR="009C76FF">
        <w:t xml:space="preserve"> mega-cities. </w:t>
      </w:r>
      <w:r w:rsidR="00140402">
        <w:t xml:space="preserve">Nonetheless, </w:t>
      </w:r>
      <w:r w:rsidR="00400AC1">
        <w:t xml:space="preserve">these cities are not trivial in terms of aggregate impacts, and </w:t>
      </w:r>
      <w:r w:rsidR="00140402">
        <w:t xml:space="preserve">early efforts </w:t>
      </w:r>
      <w:r w:rsidR="00B01A9F">
        <w:t xml:space="preserve">could address </w:t>
      </w:r>
      <w:r w:rsidR="00140402">
        <w:t>the methodological challenge</w:t>
      </w:r>
      <w:r w:rsidR="00B01A9F">
        <w:t>s</w:t>
      </w:r>
      <w:r w:rsidR="00140402">
        <w:t xml:space="preserve"> of integrating diverse lines of evidence, paving the way for additional reviews as the literature expands on less studied cities. </w:t>
      </w:r>
      <w:r w:rsidR="009C76FF">
        <w: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t>
      </w:r>
      <w:r w:rsidR="00C13736">
        <w:t xml:space="preserve"> (see </w:t>
      </w:r>
      <w:r w:rsidR="00C13736">
        <w:fldChar w:fldCharType="begin" w:fldLock="1"/>
      </w:r>
      <w:r w:rsidR="00745665">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"mendeley" : { "formattedCitation" : "&lt;sup&gt;20&lt;/sup&gt;", "plainTextFormattedCitation" : "20", "previouslyFormattedCitation" : "&lt;sup&gt;20&lt;/sup&gt;" }, "properties" : { "noteIndex" : 0 }, "schema" : "https://github.com/citation-style-language/schema/raw/master/csl-citation.json" }</w:instrText>
      </w:r>
      <w:r w:rsidR="00C13736">
        <w:fldChar w:fldCharType="separate"/>
      </w:r>
      <w:r w:rsidR="006763E3" w:rsidRPr="006763E3">
        <w:rPr>
          <w:noProof/>
          <w:vertAlign w:val="superscript"/>
        </w:rPr>
        <w:t>20</w:t>
      </w:r>
      <w:r w:rsidR="00C13736">
        <w:fldChar w:fldCharType="end"/>
      </w:r>
      <w:r w:rsidR="00C13736">
        <w:t xml:space="preserve"> for an overview)</w:t>
      </w:r>
      <w:r w:rsidR="009C76FF">
        <w:t>.</w:t>
      </w:r>
    </w:p>
    <w:p w14:paraId="7D9B3C06" w14:textId="3DA0060E" w:rsidR="009C76FF" w:rsidRDefault="001478B9" w:rsidP="00075470">
      <w:pPr>
        <w:spacing w:line="480" w:lineRule="auto"/>
      </w:pPr>
      <w:r>
        <w:t xml:space="preserve">In this approach, case studies are not rendered generalizable to other contexts. </w:t>
      </w:r>
      <w:r w:rsidR="00753500">
        <w:t xml:space="preserve">Cases are </w:t>
      </w:r>
      <w:r>
        <w:t>confined to a geographically narrow scope, with the aim to initiate policy learning within that scope</w:t>
      </w:r>
      <w:r w:rsidR="004C1C42">
        <w:t xml:space="preserve"> by drawing </w:t>
      </w:r>
      <w:r w:rsidR="004C1C42">
        <w:lastRenderedPageBreak/>
        <w:t>on a wider set of study designs and</w:t>
      </w:r>
      <w:r w:rsidR="00400AC1">
        <w:t xml:space="preserve"> connected</w:t>
      </w:r>
      <w:r w:rsidR="004C1C42">
        <w:t xml:space="preserve"> topics.</w:t>
      </w:r>
      <w:r>
        <w:t xml:space="preserve"> </w:t>
      </w:r>
      <w:r w:rsidR="008113F2">
        <w:t xml:space="preserve">Reviews of this type are currently missing, even for the most studied cities. They would have the potential to directly engage </w:t>
      </w:r>
      <w:r w:rsidR="00140402">
        <w:t xml:space="preserve">municipal stakeholders, integrating prioritised </w:t>
      </w:r>
      <w:r w:rsidR="00400AC1">
        <w:t xml:space="preserve">agendas (such as the sustainable development goals) </w:t>
      </w:r>
      <w:r w:rsidR="00140402">
        <w:t>and enhancing the quality of urban science-policy advice</w:t>
      </w:r>
      <w:r w:rsidR="004C1C42">
        <w:t xml:space="preserve"> (as is common in evidence-based policy approaches)</w:t>
      </w:r>
      <w:r w:rsidR="00140402">
        <w:t xml:space="preserve">. </w:t>
      </w:r>
      <w:r w:rsidR="009C76FF">
        <w:t xml:space="preserve">Above all, </w:t>
      </w:r>
      <w:r w:rsidR="00753500">
        <w:t>such reviews would build a</w:t>
      </w:r>
      <w:r w:rsidR="009C76FF">
        <w:t xml:space="preserve"> more comprehensive picture of mitigation challenges and prospects</w:t>
      </w:r>
      <w:r w:rsidR="00157EFA">
        <w:t xml:space="preserve"> faced in </w:t>
      </w:r>
      <w:r w:rsidR="00B01A9F">
        <w:t xml:space="preserve">specific </w:t>
      </w:r>
      <w:r w:rsidR="00157EFA">
        <w:t>cities</w:t>
      </w:r>
      <w:r w:rsidR="009C76FF">
        <w:t>, hedging against narrow anecdotes</w:t>
      </w:r>
      <w:r w:rsidR="00753500">
        <w:t xml:space="preserve"> and underlining the trade-offs that often accompany success</w:t>
      </w:r>
      <w:r w:rsidR="00C13736">
        <w:t>es</w:t>
      </w:r>
      <w:r w:rsidR="00753500">
        <w:t xml:space="preserve">. </w:t>
      </w:r>
    </w:p>
    <w:p w14:paraId="7D7B7387" w14:textId="43F820B8" w:rsidR="001B4DF4" w:rsidRDefault="00DE1D38" w:rsidP="00CE376A">
      <w:pPr>
        <w:spacing w:line="480" w:lineRule="auto"/>
      </w:pPr>
      <w:ins w:id="45" w:author="Jan Minx" w:date="2018-06-20T06:43:00Z">
        <w:r>
          <w:t xml:space="preserve">Yet, many cities have little or no scientific evidence at their disposable to guide informed policies on urban climate solutions. Worse, decision makers in cities may </w:t>
        </w:r>
        <w:del w:id="46" w:author="William Lamb" w:date="2018-06-20T21:17:00Z">
          <w:r w:rsidDel="00CE376A">
            <w:delText xml:space="preserve">not even </w:delText>
          </w:r>
        </w:del>
        <w:r>
          <w:t xml:space="preserve">have </w:t>
        </w:r>
      </w:ins>
      <w:ins w:id="47" w:author="William Lamb" w:date="2018-06-20T21:17:00Z">
        <w:r w:rsidR="00CE376A">
          <w:t>no</w:t>
        </w:r>
      </w:ins>
      <w:ins w:id="48" w:author="Jan Minx" w:date="2018-06-20T06:43:00Z">
        <w:del w:id="49" w:author="William Lamb" w:date="2018-06-20T21:17:00Z">
          <w:r w:rsidDel="00CE376A">
            <w:delText>an</w:delText>
          </w:r>
        </w:del>
        <w:r>
          <w:t xml:space="preserve"> idea who </w:t>
        </w:r>
      </w:ins>
      <w:ins w:id="50" w:author="William Lamb" w:date="2018-06-20T21:16:00Z">
        <w:r w:rsidR="00CE376A">
          <w:t xml:space="preserve">their </w:t>
        </w:r>
      </w:ins>
      <w:ins w:id="51" w:author="Jan Minx" w:date="2018-06-20T06:43:00Z">
        <w:r>
          <w:t xml:space="preserve">relevant peers </w:t>
        </w:r>
      </w:ins>
      <w:ins w:id="52" w:author="William Lamb" w:date="2018-06-20T21:20:00Z">
        <w:r w:rsidR="00CE376A">
          <w:t xml:space="preserve">are to </w:t>
        </w:r>
      </w:ins>
      <w:ins w:id="53" w:author="Jan Minx" w:date="2018-06-20T06:43:00Z">
        <w:del w:id="54" w:author="William Lamb" w:date="2018-06-20T21:17:00Z">
          <w:r w:rsidDel="00CE376A">
            <w:delText xml:space="preserve">may </w:delText>
          </w:r>
        </w:del>
        <w:del w:id="55" w:author="William Lamb" w:date="2018-06-20T21:16:00Z">
          <w:r w:rsidDel="00CE376A">
            <w:delText xml:space="preserve">be they could </w:delText>
          </w:r>
        </w:del>
        <w:r>
          <w:t xml:space="preserve">learn from. </w:t>
        </w:r>
      </w:ins>
      <w:ins w:id="56" w:author="William Lamb" w:date="2018-06-20T21:20:00Z">
        <w:r w:rsidR="00CE376A">
          <w:t xml:space="preserve">Typologies provide a starting point to build a more </w:t>
        </w:r>
      </w:ins>
      <w:ins w:id="57" w:author="William Lamb" w:date="2018-06-20T21:21:00Z">
        <w:r w:rsidR="00CE376A">
          <w:t xml:space="preserve">generalizable urban science, by </w:t>
        </w:r>
      </w:ins>
      <w:ins w:id="58" w:author="Jan Minx" w:date="2018-06-20T06:44:00Z">
        <w:del w:id="59" w:author="William Lamb" w:date="2018-06-20T21:21:00Z">
          <w:r w:rsidDel="00CE376A">
            <w:delText>Hence, systematically learning about climate solutions and the building of a global generalizable urban science (REFs)</w:delText>
          </w:r>
        </w:del>
      </w:ins>
      <w:ins w:id="60" w:author="Jan Minx" w:date="2018-06-20T06:45:00Z">
        <w:del w:id="61" w:author="William Lamb" w:date="2018-06-20T21:21:00Z">
          <w:r w:rsidDel="00CE376A">
            <w:delText xml:space="preserve"> requires </w:delText>
          </w:r>
        </w:del>
      </w:ins>
      <w:ins w:id="62" w:author="Jan Minx" w:date="2018-06-20T06:39:00Z">
        <w:del w:id="63" w:author="William Lamb" w:date="2018-06-20T21:21:00Z">
          <w:r w:rsidDel="00CE376A">
            <w:delText>building typologies to</w:delText>
          </w:r>
        </w:del>
      </w:ins>
      <w:del w:id="64" w:author="William Lamb" w:date="2018-06-20T21:21:00Z">
        <w:r w:rsidR="00CB7D93" w:rsidDel="00CE376A">
          <w:delText xml:space="preserve">In the </w:delText>
        </w:r>
        <w:r w:rsidR="00400AC1" w:rsidDel="00CE376A">
          <w:delText>pursuit of generalizable case study synthesis</w:delText>
        </w:r>
        <w:r w:rsidR="00CB7D93" w:rsidDel="00CE376A">
          <w:delText xml:space="preserve">, </w:delText>
        </w:r>
        <w:r w:rsidR="001B4DF4" w:rsidDel="00CE376A">
          <w:delText xml:space="preserve">typologies are needed to </w:delText>
        </w:r>
      </w:del>
      <w:r w:rsidR="001B4DF4">
        <w:t>categoris</w:t>
      </w:r>
      <w:del w:id="65" w:author="William Lamb" w:date="2018-06-20T21:21:00Z">
        <w:r w:rsidR="001B4DF4" w:rsidDel="00CE376A">
          <w:delText>e</w:delText>
        </w:r>
      </w:del>
      <w:ins w:id="66" w:author="William Lamb" w:date="2018-06-20T21:21:00Z">
        <w:r w:rsidR="00CE376A">
          <w:t>ing</w:t>
        </w:r>
      </w:ins>
      <w:r w:rsidR="001B4DF4">
        <w:t xml:space="preserve"> </w:t>
      </w:r>
      <w:r w:rsidR="00400AC1">
        <w:t xml:space="preserve">cities </w:t>
      </w:r>
      <w:r w:rsidR="001B4DF4">
        <w:t xml:space="preserve">and </w:t>
      </w:r>
      <w:del w:id="67" w:author="William Lamb" w:date="2018-06-20T21:21:00Z">
        <w:r w:rsidR="001B4DF4" w:rsidDel="00CE376A">
          <w:delText xml:space="preserve">stimulate </w:delText>
        </w:r>
      </w:del>
      <w:ins w:id="68" w:author="William Lamb" w:date="2018-06-20T21:21:00Z">
        <w:r w:rsidR="00CE376A">
          <w:t>stimulat</w:t>
        </w:r>
        <w:r w:rsidR="00CE376A">
          <w:t>ing</w:t>
        </w:r>
        <w:r w:rsidR="00CE376A">
          <w:t xml:space="preserve"> </w:t>
        </w:r>
      </w:ins>
      <w:r w:rsidR="001B4DF4">
        <w:t xml:space="preserve">learning </w:t>
      </w:r>
      <w:r w:rsidR="00400AC1">
        <w:t xml:space="preserve">within peer groups </w:t>
      </w:r>
      <w:r w:rsidR="001B4DF4">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1B4DF4">
        <w:fldChar w:fldCharType="separate"/>
      </w:r>
      <w:r w:rsidR="006763E3" w:rsidRPr="006763E3">
        <w:rPr>
          <w:noProof/>
          <w:vertAlign w:val="superscript"/>
        </w:rPr>
        <w:t>19</w:t>
      </w:r>
      <w:r w:rsidR="001B4DF4">
        <w:fldChar w:fldCharType="end"/>
      </w:r>
      <w:r w:rsidR="001B4DF4">
        <w:t xml:space="preserve">. </w:t>
      </w:r>
      <w:moveFromRangeStart w:id="69" w:author="William Lamb" w:date="2018-06-20T21:22:00Z" w:name="move517293079"/>
      <w:moveFrom w:id="70" w:author="William Lamb" w:date="2018-06-20T21:22:00Z">
        <w:r w:rsidR="008113F2" w:rsidDel="00CE376A">
          <w:t xml:space="preserve">Typologies are highly complementary with the case study method </w:t>
        </w:r>
        <w:r w:rsidR="008113F2" w:rsidDel="00CE376A">
          <w:fldChar w:fldCharType="begin" w:fldLock="1"/>
        </w:r>
        <w:r w:rsidR="00745665" w:rsidRPr="00CE376A" w:rsidDel="00CE376A">
          <w:rPr>
            <w:rPrChange w:id="71" w:author="William Lamb" w:date="2018-06-20T21:22:00Z">
              <w:rPr/>
            </w:rPrChange>
          </w:rPr>
          <w:instrText>ADDIN CSL_CITATION { "citationItems" : [ { "id" : "ITEM-1",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"ITEM-1", "issue" : "2001", "issued" : { "date-parts" : [ [ "2006" ] ] }, "page" : "455\u2013476", "title" : "Qualitative research: Recent developments in case study methods", "type" : "article-journal", "volume" : "9" }, "uris" : [ "http://www.mendeley.com/documents/?uuid=22ee0f7c-67f3-4599-9a7d-31e0fe74e699" ] } ], "mendeley" : { "formattedCitation" : "&lt;sup&gt;17&lt;/sup&gt;", "plainTextFormattedCitation" : "17", "previouslyFormattedCitation" : "&lt;sup&gt;17&lt;/sup&gt;" }, "properties" : { "noteIndex" : 0 }, "schema" : "https://github.com/citation-style-language/schema/raw/master/csl-citation.json" }</w:instrText>
        </w:r>
        <w:r w:rsidR="008113F2" w:rsidDel="00CE376A">
          <w:fldChar w:fldCharType="separate"/>
        </w:r>
        <w:r w:rsidR="006763E3" w:rsidRPr="009E79F3" w:rsidDel="00CE376A">
          <w:rPr>
            <w:noProof/>
            <w:vertAlign w:val="superscript"/>
          </w:rPr>
          <w:t>17</w:t>
        </w:r>
        <w:r w:rsidR="008113F2" w:rsidDel="00CE376A">
          <w:fldChar w:fldCharType="end"/>
        </w:r>
        <w:r w:rsidR="008113F2" w:rsidDel="00CE376A">
          <w:t xml:space="preserve">. </w:t>
        </w:r>
      </w:moveFrom>
      <w:moveFromRangeEnd w:id="69"/>
      <w:r w:rsidR="008113F2">
        <w:t xml:space="preserve">They </w:t>
      </w:r>
      <w:r w:rsidR="001B4DF4">
        <w:t xml:space="preserve">allow for controlled forms of comparison, on the premise that cities facing the same structural conditions </w:t>
      </w:r>
      <w:r w:rsidR="00685F2B">
        <w:t xml:space="preserve">may also share similar solution spaces. </w:t>
      </w:r>
      <w:moveToRangeStart w:id="72" w:author="William Lamb" w:date="2018-06-20T21:22:00Z" w:name="move517293079"/>
      <w:moveTo w:id="73" w:author="William Lamb" w:date="2018-06-20T21:22:00Z">
        <w:r w:rsidR="00CE376A">
          <w:t xml:space="preserve">Typologies are highly complementary with the case study method </w:t>
        </w:r>
        <w:r w:rsidR="00CE376A">
          <w:fldChar w:fldCharType="begin" w:fldLock="1"/>
        </w:r>
        <w:r w:rsidR="00CE376A">
          <w:instrText>ADDIN CSL_CITATION { "citationItems" : [ { "id" : "ITEM-1",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"ITEM-1", "issue" : "2001", "issued" : { "date-parts" : [ [ "2006" ] ] }, "page" : "455\u2013476", "title" : "Qualitative research: Recent developments in case study methods", "type" : "article-journal", "volume" : "9" }, "uris" : [ "http://www.mendeley.com/documents/?uuid=22ee0f7c-67f3-4599-9a7d-31e0fe74e699" ] } ], "mendeley" : { "formattedCitation" : "&lt;sup&gt;17&lt;/sup&gt;", "plainTextFormattedCitation" : "17", "previouslyFormattedCitation" : "&lt;sup&gt;17&lt;/sup&gt;" }, "properties" : { "noteIndex" : 0 }, "schema" : "https://github.com/citation-style-language/schema/raw/master/csl-citation.json" }</w:instrText>
        </w:r>
        <w:r w:rsidR="00CE376A">
          <w:fldChar w:fldCharType="separate"/>
        </w:r>
        <w:r w:rsidR="00CE376A" w:rsidRPr="006763E3">
          <w:rPr>
            <w:noProof/>
            <w:vertAlign w:val="superscript"/>
          </w:rPr>
          <w:t>17</w:t>
        </w:r>
        <w:r w:rsidR="00CE376A">
          <w:fldChar w:fldCharType="end"/>
        </w:r>
        <w:r w:rsidR="00CE376A">
          <w:t xml:space="preserve">. </w:t>
        </w:r>
      </w:moveTo>
      <w:moveToRangeEnd w:id="72"/>
      <w:r w:rsidR="00400AC1">
        <w:t>K</w:t>
      </w:r>
      <w:r w:rsidR="002A1266">
        <w:t xml:space="preserve">ey questions here </w:t>
      </w:r>
      <w:r w:rsidR="00B01A9F">
        <w:t xml:space="preserve">might </w:t>
      </w:r>
      <w:r w:rsidR="002A1266">
        <w:t xml:space="preserve">focus </w:t>
      </w:r>
      <w:r w:rsidR="00685F2B">
        <w:t>more narrowly on specific sectors or clusters of mitigation issues,</w:t>
      </w:r>
      <w:r w:rsidR="002A1266">
        <w:t xml:space="preserve"> includ</w:t>
      </w:r>
      <w:r w:rsidR="00400AC1">
        <w:t>ing</w:t>
      </w:r>
      <w:r w:rsidR="00685F2B">
        <w:t xml:space="preserve">: </w:t>
      </w:r>
      <w:r w:rsidR="002062CB">
        <w:t xml:space="preserve">what structural </w:t>
      </w:r>
      <w:r w:rsidR="00C13736">
        <w:t xml:space="preserve">urban </w:t>
      </w:r>
      <w:r w:rsidR="002062CB">
        <w:t xml:space="preserve">conditions shape energy demand? </w:t>
      </w:r>
      <w:r w:rsidR="00524A71">
        <w:t>Within relevant peer groups, w</w:t>
      </w:r>
      <w:r w:rsidR="002062CB">
        <w:t xml:space="preserve">hat </w:t>
      </w:r>
      <w:r w:rsidR="00C13736">
        <w:t xml:space="preserve">intervention points </w:t>
      </w:r>
      <w:r w:rsidR="00F507EC">
        <w:t xml:space="preserve">exist </w:t>
      </w:r>
      <w:r w:rsidR="002062CB">
        <w:t>for reducing energy demand in the short, medium and long term?</w:t>
      </w:r>
      <w:r w:rsidR="00685F2B">
        <w:t xml:space="preserve"> Within relevant peer groups, which cities have enacted climate policies</w:t>
      </w:r>
      <w:r w:rsidR="00605A0B">
        <w:t>, were</w:t>
      </w:r>
      <w:r w:rsidR="00685F2B">
        <w:t xml:space="preserve"> they successful, </w:t>
      </w:r>
      <w:r w:rsidR="002062CB">
        <w:t xml:space="preserve">and </w:t>
      </w:r>
      <w:r w:rsidR="00685F2B">
        <w:t>why?</w:t>
      </w:r>
    </w:p>
    <w:p w14:paraId="3DFADE35" w14:textId="47A1D2C9" w:rsidR="00524A71" w:rsidDel="002975BD" w:rsidRDefault="002A1266" w:rsidP="009E79F3">
      <w:pPr>
        <w:spacing w:line="480" w:lineRule="auto"/>
        <w:rPr>
          <w:del w:id="74" w:author="William Lamb" w:date="2018-06-20T21:28:00Z"/>
        </w:rPr>
      </w:pPr>
      <w:r>
        <w:t>T</w:t>
      </w:r>
      <w:r w:rsidR="00C26ED6">
        <w:t xml:space="preserve">he </w:t>
      </w:r>
      <w:r w:rsidR="00BE6CAA">
        <w:t xml:space="preserve">means to develop quantitative </w:t>
      </w:r>
      <w:r w:rsidR="00C26ED6">
        <w:t xml:space="preserve">city typologies </w:t>
      </w:r>
      <w:r>
        <w:t xml:space="preserve">are </w:t>
      </w:r>
      <w:r w:rsidR="00C26ED6">
        <w:t xml:space="preserve">already </w:t>
      </w:r>
      <w:del w:id="75" w:author="Jan Minx" w:date="2018-06-20T06:45:00Z">
        <w:r w:rsidR="00C26ED6" w:rsidDel="00DE1D38">
          <w:delText>at our disposal</w:delText>
        </w:r>
      </w:del>
      <w:ins w:id="76" w:author="Jan Minx" w:date="2018-06-20T06:45:00Z">
        <w:r w:rsidR="00DE1D38">
          <w:t>emerging</w:t>
        </w:r>
      </w:ins>
      <w:r>
        <w:t xml:space="preserve">, making use of new developments in spatial, crowdsourced and ‘big’ data </w:t>
      </w:r>
      <w:r>
        <w:fldChar w:fldCharType="begin" w:fldLock="1"/>
      </w:r>
      <w:r w:rsidR="009E79F3">
        <w:instrText>ADDIN CSL_CITATION { "citationItems" : [ { "id" : "ITEM-1",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"ITEM-1", "issued" : { "date-parts" : [ [ "0" ] ] }, "title" : "Upscaling urban data science for global climate solutions", "type" : "article-journal" }, "uris" : [ "http://www.mendeley.com/documents/?uuid=00bb76b2-0a6d-4d9d-a7b4-87901d206ea9" ] }, { "id" : "ITEM-2",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"ITEM-2", "issued" : { "date-parts" : [ [ "2015" ] ] }, "title" : "Global typology of urban energy use and potentials for an urbanization mitigation wedge", "type" : "article-journal" }, "uris" : [ "http://www.mendeley.com/documents/?uuid=0f6da94c-9a72-40eb-8c7f-ee424de9ed8c" ] }, { "id" : "ITEM-3",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"ITEM-3", "issued" : { "date-parts" : [ [ "2015" ] ] }, "page" : "13-21", "publisher" : "Elsevier Ltd", "title" : "A spatial typology of human settlements and their CO2 emissions in England", "type" : "article-journal", "volume" : "34" }, "uris" : [ "http://www.mendeley.com/documents/?uuid=15203874-cdc0-46a1-98b6-62c511f7a6ee" ] } ], "mendeley" : { "formattedCitation" : "&lt;sup&gt;5,47,48&lt;/sup&gt;", "plainTextFormattedCitation" : "5,47,48", "previouslyFormattedCitation" : "&lt;sup&gt;5,47,48&lt;/sup&gt;" }, "properties" : { "noteIndex" : 0 }, "schema" : "https://github.com/citation-style-language/schema/raw/master/csl-citation.json" }</w:instrText>
      </w:r>
      <w:r>
        <w:fldChar w:fldCharType="separate"/>
      </w:r>
      <w:r w:rsidR="00A0274C" w:rsidRPr="00A0274C">
        <w:rPr>
          <w:noProof/>
          <w:vertAlign w:val="superscript"/>
        </w:rPr>
        <w:t>5,47,48</w:t>
      </w:r>
      <w:r>
        <w:fldChar w:fldCharType="end"/>
      </w:r>
      <w:r>
        <w:t xml:space="preserve">. </w:t>
      </w:r>
      <w:r w:rsidR="00563BEA">
        <w:t>E</w:t>
      </w:r>
      <w:r>
        <w:t>fforts</w:t>
      </w:r>
      <w:r w:rsidR="003E4904">
        <w:t xml:space="preserve"> </w:t>
      </w:r>
      <w:r w:rsidR="00563BEA">
        <w:t xml:space="preserve">so far </w:t>
      </w:r>
      <w:r w:rsidR="003E4904">
        <w:t xml:space="preserve">have largely </w:t>
      </w:r>
      <w:ins w:id="77" w:author="William Lamb" w:date="2018-06-20T21:24:00Z">
        <w:r w:rsidR="00CE376A">
          <w:t xml:space="preserve">focused on drivers of energy demand and greenhouse gas emissions, </w:t>
        </w:r>
      </w:ins>
      <w:r w:rsidR="00B01A9F">
        <w:t>mobilis</w:t>
      </w:r>
      <w:ins w:id="78" w:author="William Lamb" w:date="2018-06-20T21:24:00Z">
        <w:r w:rsidR="00CE376A">
          <w:t>ing</w:t>
        </w:r>
      </w:ins>
      <w:del w:id="79" w:author="William Lamb" w:date="2018-06-20T21:24:00Z">
        <w:r w:rsidR="00B01A9F" w:rsidDel="00CE376A">
          <w:delText>ed</w:delText>
        </w:r>
      </w:del>
      <w:r w:rsidR="00B01A9F">
        <w:t xml:space="preserve">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r w:rsidR="00ED0E6E">
        <w:t xml:space="preserve">These </w:t>
      </w:r>
      <w:r w:rsidR="00563BEA">
        <w:t xml:space="preserve">structural conditions drastically </w:t>
      </w:r>
      <w:r w:rsidR="00113953">
        <w:t>narrow</w:t>
      </w:r>
      <w:r w:rsidR="00563BEA">
        <w:t xml:space="preserve"> the scope of </w:t>
      </w:r>
      <w:r w:rsidR="00ED0E6E">
        <w:t>peers that a city might have</w:t>
      </w:r>
      <w:del w:id="80" w:author="William Lamb" w:date="2018-06-20T21:25:00Z">
        <w:r w:rsidR="00ED0E6E" w:rsidDel="00CE376A">
          <w:delText xml:space="preserve">; </w:delText>
        </w:r>
      </w:del>
      <w:ins w:id="81" w:author="William Lamb" w:date="2018-06-20T21:25:00Z">
        <w:r w:rsidR="00CE376A">
          <w:t xml:space="preserve">, even though </w:t>
        </w:r>
      </w:ins>
      <w:del w:id="82" w:author="William Lamb" w:date="2018-06-20T21:25:00Z">
        <w:r w:rsidR="00563BEA" w:rsidDel="00CE376A">
          <w:delText xml:space="preserve">but </w:delText>
        </w:r>
      </w:del>
      <w:r w:rsidR="00ED0E6E">
        <w:t>the current data</w:t>
      </w:r>
      <w:ins w:id="83" w:author="William Lamb" w:date="2018-06-20T21:24:00Z">
        <w:r w:rsidR="00CE376A">
          <w:t xml:space="preserve"> is</w:t>
        </w:r>
      </w:ins>
      <w:ins w:id="84" w:author="William Lamb" w:date="2018-06-20T21:25:00Z">
        <w:r w:rsidR="00CE376A">
          <w:t xml:space="preserve"> fragmented. Ultimately, a</w:t>
        </w:r>
        <w:r w:rsidR="00CE376A">
          <w:t xml:space="preserve"> new generation of urban typologies is required that focus</w:t>
        </w:r>
      </w:ins>
      <w:ins w:id="85" w:author="William Lamb" w:date="2018-06-20T21:26:00Z">
        <w:r w:rsidR="00CE376A">
          <w:t>es</w:t>
        </w:r>
      </w:ins>
      <w:ins w:id="86" w:author="William Lamb" w:date="2018-06-20T21:25:00Z">
        <w:r w:rsidR="00CE376A">
          <w:t xml:space="preserve"> on the available policy option space</w:t>
        </w:r>
      </w:ins>
      <w:ins w:id="87" w:author="William Lamb" w:date="2018-06-20T21:26:00Z">
        <w:r w:rsidR="00CE376A">
          <w:t xml:space="preserve">, for instance </w:t>
        </w:r>
      </w:ins>
      <w:ins w:id="88" w:author="William Lamb" w:date="2018-06-20T21:27:00Z">
        <w:r w:rsidR="002975BD">
          <w:t>based</w:t>
        </w:r>
      </w:ins>
      <w:del w:id="89" w:author="William Lamb" w:date="2018-06-20T21:26:00Z">
        <w:r w:rsidR="00ED0E6E" w:rsidDel="00CE376A">
          <w:delText xml:space="preserve"> has </w:delText>
        </w:r>
        <w:r w:rsidR="00563BEA" w:rsidDel="00CE376A">
          <w:delText xml:space="preserve">yet to be </w:delText>
        </w:r>
        <w:r w:rsidR="003E4904" w:rsidDel="00CE376A">
          <w:delText>complemented by</w:delText>
        </w:r>
      </w:del>
      <w:del w:id="90" w:author="William Lamb" w:date="2018-06-20T21:27:00Z">
        <w:r w:rsidR="003E4904" w:rsidDel="002975BD">
          <w:delText xml:space="preserve"> information</w:delText>
        </w:r>
      </w:del>
      <w:r w:rsidR="003E4904">
        <w:t xml:space="preserve"> on urban 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del w:id="91" w:author="William Lamb" w:date="2018-06-20T21:27:00Z">
        <w:r w:rsidR="003E4904" w:rsidDel="002975BD">
          <w:delText xml:space="preserve">priorities </w:delText>
        </w:r>
      </w:del>
      <w:ins w:id="92" w:author="William Lamb" w:date="2018-06-20T21:30:00Z">
        <w:r w:rsidR="002975BD">
          <w:t>priorities</w:t>
        </w:r>
      </w:ins>
      <w:ins w:id="93" w:author="William Lamb" w:date="2018-06-20T21:27:00Z">
        <w:r w:rsidR="002975BD">
          <w:t xml:space="preserve"> </w:t>
        </w:r>
      </w:ins>
      <w:r w:rsidR="003E4904">
        <w:t xml:space="preserve">(e.g. </w:t>
      </w:r>
      <w:ins w:id="94" w:author="William Lamb" w:date="2018-06-20T21:31:00Z">
        <w:r w:rsidR="002975BD">
          <w:t>infrastructure or service access</w:t>
        </w:r>
      </w:ins>
      <w:del w:id="95" w:author="William Lamb" w:date="2018-06-20T21:27:00Z">
        <w:r w:rsidR="003E4904" w:rsidDel="002975BD">
          <w:delText xml:space="preserve">infrastructure </w:delText>
        </w:r>
        <w:r w:rsidR="00524A71" w:rsidDel="002975BD">
          <w:delText xml:space="preserve">and service </w:delText>
        </w:r>
        <w:r w:rsidR="003E4904" w:rsidDel="002975BD">
          <w:delText>access</w:delText>
        </w:r>
      </w:del>
      <w:r w:rsidR="003E4904">
        <w:t>)</w:t>
      </w:r>
      <w:r w:rsidR="00ED0E6E">
        <w:t xml:space="preserve"> and </w:t>
      </w:r>
      <w:del w:id="96" w:author="William Lamb" w:date="2018-06-20T21:31:00Z">
        <w:r w:rsidR="00ED0E6E" w:rsidDel="002975BD">
          <w:delText>other relevant conditions</w:delText>
        </w:r>
      </w:del>
      <w:ins w:id="97" w:author="William Lamb" w:date="2018-06-20T21:31:00Z">
        <w:r w:rsidR="002975BD">
          <w:t xml:space="preserve">political constraints (e.g. the balance of private and </w:t>
        </w:r>
        <w:r w:rsidR="002975BD">
          <w:lastRenderedPageBreak/>
          <w:t>corporate interests)</w:t>
        </w:r>
      </w:ins>
      <w:r w:rsidR="00ED0E6E">
        <w:t>.</w:t>
      </w:r>
    </w:p>
    <w:p w14:paraId="2043C1F6" w14:textId="354E9DF0" w:rsidR="00DE1D38" w:rsidRDefault="00DE1D38" w:rsidP="009E79F3">
      <w:pPr>
        <w:spacing w:line="480" w:lineRule="auto"/>
        <w:rPr>
          <w:ins w:id="98" w:author="Jan Minx" w:date="2018-06-20T06:46:00Z"/>
        </w:rPr>
      </w:pPr>
      <w:ins w:id="99" w:author="Jan Minx" w:date="2018-06-20T06:48:00Z">
        <w:del w:id="100" w:author="William Lamb" w:date="2018-06-20T21:28:00Z">
          <w:r w:rsidDel="002975BD">
            <w:delText>A</w:delText>
          </w:r>
        </w:del>
      </w:ins>
      <w:ins w:id="101" w:author="Jan Minx" w:date="2018-06-20T06:46:00Z">
        <w:del w:id="102" w:author="William Lamb" w:date="2018-06-20T21:28:00Z">
          <w:r w:rsidDel="002975BD">
            <w:delText xml:space="preserve">vailable </w:delText>
          </w:r>
        </w:del>
      </w:ins>
      <w:ins w:id="103" w:author="Jan Minx" w:date="2018-06-20T06:48:00Z">
        <w:del w:id="104" w:author="William Lamb" w:date="2018-06-20T21:28:00Z">
          <w:r w:rsidDel="002975BD">
            <w:delText xml:space="preserve">city </w:delText>
          </w:r>
        </w:del>
      </w:ins>
      <w:ins w:id="105" w:author="Jan Minx" w:date="2018-06-20T06:46:00Z">
        <w:del w:id="106" w:author="William Lamb" w:date="2018-06-20T21:28:00Z">
          <w:r w:rsidDel="002975BD">
            <w:delText xml:space="preserve">typologies suffer from data limitations and have focussed on drivers </w:delText>
          </w:r>
        </w:del>
      </w:ins>
      <w:ins w:id="107" w:author="Jan Minx" w:date="2018-06-20T06:47:00Z">
        <w:del w:id="108" w:author="William Lamb" w:date="2018-06-20T21:28:00Z">
          <w:r w:rsidDel="002975BD">
            <w:delText xml:space="preserve">of energy demand or greenhouse gas emissions. </w:delText>
          </w:r>
        </w:del>
      </w:ins>
      <w:ins w:id="109" w:author="Jan Minx" w:date="2018-06-20T06:48:00Z">
        <w:del w:id="110" w:author="William Lamb" w:date="2018-06-20T21:28:00Z">
          <w:r w:rsidR="00ED6239" w:rsidDel="002975BD">
            <w:delText>A new generation of urban typologies is required that focus on the available policy option space</w:delText>
          </w:r>
        </w:del>
      </w:ins>
      <w:ins w:id="111" w:author="Jan Minx" w:date="2018-06-20T06:49:00Z">
        <w:del w:id="112" w:author="William Lamb" w:date="2018-06-20T21:28:00Z">
          <w:r w:rsidR="00ED6239" w:rsidDel="002975BD">
            <w:delText>: ultimately, we want to cluster cities together that have similar policy options at their disposal.</w:delText>
          </w:r>
        </w:del>
        <w:r w:rsidR="00ED6239">
          <w:t xml:space="preserve"> </w:t>
        </w:r>
      </w:ins>
      <w:ins w:id="113" w:author="Jan Minx" w:date="2018-06-20T06:51:00Z">
        <w:r w:rsidR="00ED6239">
          <w:t>The wealth of available case-study evidence might help to shift towards such a new paradigm.</w:t>
        </w:r>
      </w:ins>
    </w:p>
    <w:p w14:paraId="75ECA334" w14:textId="19699451" w:rsidR="009E532C" w:rsidRDefault="00563BEA">
      <w:pPr>
        <w:spacing w:line="480" w:lineRule="auto"/>
      </w:pPr>
      <w:r>
        <w:t xml:space="preserve">Methods to synthesise case study research have </w:t>
      </w:r>
      <w:r w:rsidR="00934168">
        <w:t xml:space="preserve">also </w:t>
      </w:r>
      <w:r>
        <w:t>been developed, but so far not applied in the urban mitigation field. These include</w:t>
      </w:r>
      <w:r w:rsidR="005A153D">
        <w:rPr>
          <w:rFonts w:ascii="Calibri" w:eastAsia="Calibri" w:hAnsi="Calibri" w:cs="Calibri"/>
        </w:rPr>
        <w:t xml:space="preserve"> case surveys, case meta-analysis and qualitative comparative analysis</w:t>
      </w:r>
      <w:ins w:id="114" w:author="William Lamb" w:date="2018-06-20T21:29:00Z">
        <w:r w:rsidR="002975BD">
          <w:rPr>
            <w:rFonts w:ascii="Calibri" w:eastAsia="Calibri" w:hAnsi="Calibri" w:cs="Calibri"/>
          </w:rPr>
          <w:t>.</w:t>
        </w:r>
      </w:ins>
      <w:del w:id="115" w:author="William Lamb" w:date="2018-06-20T21:28:00Z">
        <w:r w:rsidDel="002975BD">
          <w:rPr>
            <w:rFonts w:ascii="Calibri" w:eastAsia="Calibri" w:hAnsi="Calibri" w:cs="Calibri"/>
          </w:rPr>
          <w:delText>;</w:delText>
        </w:r>
      </w:del>
      <w:r>
        <w:rPr>
          <w:rFonts w:ascii="Calibri" w:eastAsia="Calibri" w:hAnsi="Calibri" w:cs="Calibri"/>
        </w:rPr>
        <w:t xml:space="preserve"> </w:t>
      </w:r>
      <w:del w:id="116" w:author="William Lamb" w:date="2018-06-20T21:29:00Z">
        <w:r w:rsidR="00B01A9F" w:rsidDel="002975BD">
          <w:rPr>
            <w:rFonts w:ascii="Calibri" w:eastAsia="Calibri" w:hAnsi="Calibri" w:cs="Calibri"/>
          </w:rPr>
          <w:delText>i</w:delText>
        </w:r>
      </w:del>
      <w:ins w:id="117" w:author="William Lamb" w:date="2018-06-20T21:29:00Z">
        <w:r w:rsidR="002975BD">
          <w:rPr>
            <w:rFonts w:ascii="Calibri" w:eastAsia="Calibri" w:hAnsi="Calibri" w:cs="Calibri"/>
          </w:rPr>
          <w:t>I</w:t>
        </w:r>
      </w:ins>
      <w:r w:rsidR="00B01A9F">
        <w:rPr>
          <w:rFonts w:ascii="Calibri" w:eastAsia="Calibri" w:hAnsi="Calibri" w:cs="Calibri"/>
        </w:rPr>
        <w:t>n essence</w:t>
      </w:r>
      <w:r>
        <w:rPr>
          <w:rFonts w:ascii="Calibri" w:eastAsia="Calibri" w:hAnsi="Calibri" w:cs="Calibri"/>
        </w:rPr>
        <w:t xml:space="preserve"> </w:t>
      </w:r>
      <w:ins w:id="118" w:author="William Lamb" w:date="2018-06-20T21:29:00Z">
        <w:r w:rsidR="002975BD">
          <w:rPr>
            <w:rFonts w:ascii="Calibri" w:eastAsia="Calibri" w:hAnsi="Calibri" w:cs="Calibri"/>
          </w:rPr>
          <w:t>these methods</w:t>
        </w:r>
      </w:ins>
      <w:del w:id="119" w:author="William Lamb" w:date="2018-06-20T21:29:00Z">
        <w:r w:rsidDel="002975BD">
          <w:rPr>
            <w:rFonts w:ascii="Calibri" w:eastAsia="Calibri" w:hAnsi="Calibri" w:cs="Calibri"/>
          </w:rPr>
          <w:delText>that</w:delText>
        </w:r>
      </w:del>
      <w:r>
        <w:rPr>
          <w:rFonts w:ascii="Calibri" w:eastAsia="Calibri" w:hAnsi="Calibri" w:cs="Calibri"/>
        </w:rPr>
        <w:t xml:space="preserve"> extract and code individual study</w:t>
      </w:r>
      <w:r w:rsidR="006D6A87">
        <w:rPr>
          <w:rFonts w:ascii="Calibri" w:eastAsia="Calibri" w:hAnsi="Calibri" w:cs="Calibri"/>
        </w:rPr>
        <w:t xml:space="preserve"> features such as design, context, results and other </w:t>
      </w:r>
      <w:r w:rsidR="005A153D">
        <w:rPr>
          <w:rFonts w:ascii="Calibri" w:eastAsia="Calibri" w:hAnsi="Calibri" w:cs="Calibri"/>
        </w:rPr>
        <w:t xml:space="preserve">information, allowing structured comparisons and </w:t>
      </w:r>
      <w:r>
        <w:rPr>
          <w:rFonts w:ascii="Calibri" w:eastAsia="Calibri" w:hAnsi="Calibri" w:cs="Calibri"/>
        </w:rPr>
        <w:t xml:space="preserve">even quantitative analysis </w:t>
      </w:r>
      <w:r w:rsidR="00557578">
        <w:rPr>
          <w:rFonts w:ascii="Calibri" w:eastAsia="Calibri" w:hAnsi="Calibri" w:cs="Calibri"/>
        </w:rPr>
        <w:t>across cases</w:t>
      </w:r>
      <w:r w:rsidR="005A153D">
        <w:rPr>
          <w:rFonts w:ascii="Calibri" w:eastAsia="Calibri" w:hAnsi="Calibri" w:cs="Calibri"/>
        </w:rPr>
        <w:t xml:space="preserve"> </w:t>
      </w:r>
      <w:r w:rsidR="005A153D">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5A153D">
        <w:rPr>
          <w:rFonts w:ascii="Calibri" w:eastAsia="Calibri" w:hAnsi="Calibri" w:cs="Calibri"/>
        </w:rPr>
        <w:fldChar w:fldCharType="separate"/>
      </w:r>
      <w:r w:rsidR="006763E3" w:rsidRPr="006763E3">
        <w:rPr>
          <w:rFonts w:ascii="Calibri" w:eastAsia="Calibri" w:hAnsi="Calibri" w:cs="Calibri"/>
          <w:noProof/>
          <w:vertAlign w:val="superscript"/>
        </w:rPr>
        <w:t>27</w:t>
      </w:r>
      <w:r w:rsidR="005A153D">
        <w:rPr>
          <w:rFonts w:ascii="Calibri" w:eastAsia="Calibri" w:hAnsi="Calibri" w:cs="Calibri"/>
        </w:rPr>
        <w:fldChar w:fldCharType="end"/>
      </w:r>
      <w:r w:rsidR="005A153D">
        <w:rPr>
          <w:rFonts w:ascii="Calibri" w:eastAsia="Calibri" w:hAnsi="Calibri" w:cs="Calibri"/>
        </w:rPr>
        <w:t>.</w:t>
      </w:r>
      <w:r w:rsidR="00113953">
        <w:rPr>
          <w:rFonts w:ascii="Calibri" w:eastAsia="Calibri" w:hAnsi="Calibri" w:cs="Calibri"/>
        </w:rPr>
        <w:t xml:space="preserve"> </w:t>
      </w:r>
      <w:r w:rsidR="00AC7706">
        <w:rPr>
          <w:rFonts w:ascii="Calibri" w:eastAsia="Calibri" w:hAnsi="Calibri" w:cs="Calibri"/>
        </w:rPr>
        <w:t>Applying these methods</w:t>
      </w:r>
      <w:r w:rsidR="00113953">
        <w:rPr>
          <w:rFonts w:ascii="Calibri" w:eastAsia="Calibri" w:hAnsi="Calibri" w:cs="Calibri"/>
        </w:rPr>
        <w:t xml:space="preserve"> within and across typologies of cities</w:t>
      </w:r>
      <w:r w:rsidR="00AC7706">
        <w:rPr>
          <w:rFonts w:ascii="Calibri" w:eastAsia="Calibri" w:hAnsi="Calibri" w:cs="Calibri"/>
        </w:rPr>
        <w:t xml:space="preserve"> </w:t>
      </w:r>
      <w:r w:rsidR="00113953">
        <w:rPr>
          <w:rFonts w:ascii="Calibri" w:eastAsia="Calibri" w:hAnsi="Calibri" w:cs="Calibri"/>
        </w:rPr>
        <w:t>can capture qualitative contexts that are so far missing from urban data science, iteratively leading to new</w:t>
      </w:r>
      <w:r w:rsidR="009E532C">
        <w:t xml:space="preserve"> typologies that have greater explanatory and comparative power.</w:t>
      </w:r>
      <w:r w:rsidR="00CC5CB1">
        <w:t xml:space="preserve"> </w:t>
      </w:r>
      <w:r w:rsidR="00934168">
        <w:t>W</w:t>
      </w:r>
      <w:r w:rsidR="00113953">
        <w:t>here urban-scale reforms and initiatives have taken place and been documented in the extant literature, case study synthesis methods enable structurally similar cities to learn from successes and failures, enhancing our understanding of climate solutions.</w:t>
      </w:r>
    </w:p>
    <w:p w14:paraId="4ACDE618" w14:textId="0A2E3444" w:rsidR="00F507EC" w:rsidRDefault="00F73A34" w:rsidP="00F507EC">
      <w:pPr>
        <w:spacing w:line="480" w:lineRule="auto"/>
        <w:rPr>
          <w:rFonts w:ascii="Calibri" w:eastAsia="Calibri" w:hAnsi="Calibri" w:cs="Calibri"/>
        </w:rPr>
      </w:pPr>
      <w:r w:rsidRPr="005A153D">
        <w:fldChar w:fldCharType="begin"/>
      </w:r>
      <w:r w:rsidRPr="00F73A34">
        <w:instrText xml:space="preserve"> REF _Ref515612322 \h </w:instrText>
      </w:r>
      <w:r w:rsidRPr="00D66384">
        <w:instrText xml:space="preserve"> \* MERGEFORMAT </w:instrText>
      </w:r>
      <w:r w:rsidRPr="005A153D">
        <w:fldChar w:fldCharType="separate"/>
      </w:r>
      <w:r w:rsidRPr="005A153D">
        <w:t xml:space="preserve">Figure </w:t>
      </w:r>
      <w:r w:rsidRPr="00D66384">
        <w:t>5</w:t>
      </w:r>
      <w:r w:rsidRPr="005A153D">
        <w:fldChar w:fldCharType="end"/>
      </w:r>
      <w:r w:rsidR="009E532C">
        <w:t xml:space="preserve"> </w:t>
      </w:r>
      <w:r>
        <w:t xml:space="preserve">conceptualises </w:t>
      </w:r>
      <w:r w:rsidR="00557578">
        <w:t xml:space="preserve">an approach that combines case study knowledge with a typology of city types, characterised </w:t>
      </w:r>
      <w:r>
        <w:t>by their drivers of energy use (from</w:t>
      </w:r>
      <w:r w:rsidR="00113953">
        <w:t xml:space="preserve"> ref</w:t>
      </w:r>
      <w:r>
        <w:t xml:space="preserve"> </w:t>
      </w:r>
      <w:r w:rsidRPr="002B0012">
        <w:fldChar w:fldCharType="begin" w:fldLock="1"/>
      </w:r>
      <w:r w:rsidR="005A153D" w:rsidRPr="00113953">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sidRPr="002B0012">
        <w:fldChar w:fldCharType="separate"/>
      </w:r>
      <w:r w:rsidRPr="00D66384">
        <w:rPr>
          <w:noProof/>
        </w:rPr>
        <w:t>5</w:t>
      </w:r>
      <w:r w:rsidRPr="002B0012">
        <w:fldChar w:fldCharType="end"/>
      </w:r>
      <w:r>
        <w:t>).</w:t>
      </w:r>
      <w:r w:rsidRPr="00F73A34">
        <w:rPr>
          <w:rFonts w:ascii="Calibri" w:eastAsia="Calibri" w:hAnsi="Calibri" w:cs="Calibri"/>
        </w:rPr>
        <w:t xml:space="preserve"> </w:t>
      </w:r>
      <w:r>
        <w:rPr>
          <w:rFonts w:ascii="Calibri" w:eastAsia="Calibri" w:hAnsi="Calibri" w:cs="Calibri"/>
        </w:rPr>
        <w:t>For example, the cities with</w:t>
      </w:r>
      <w:r w:rsidR="00113953">
        <w:rPr>
          <w:rFonts w:ascii="Calibri" w:eastAsia="Calibri" w:hAnsi="Calibri" w:cs="Calibri"/>
        </w:rPr>
        <w:t xml:space="preserve"> the</w:t>
      </w:r>
      <w:r>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Pr>
          <w:rFonts w:ascii="Calibri" w:eastAsia="Calibri" w:hAnsi="Calibri" w:cs="Calibri"/>
        </w:rPr>
        <w:t>, low incomes, medium-high fuel prices, and</w:t>
      </w:r>
      <w:r w:rsidR="00A925EC">
        <w:rPr>
          <w:rFonts w:ascii="Calibri" w:eastAsia="Calibri" w:hAnsi="Calibri" w:cs="Calibri"/>
        </w:rPr>
        <w:t xml:space="preserve"> a</w:t>
      </w:r>
      <w:r>
        <w:rPr>
          <w:rFonts w:ascii="Calibri" w:eastAsia="Calibri" w:hAnsi="Calibri" w:cs="Calibri"/>
        </w:rPr>
        <w:t xml:space="preserve"> low number of heating degree days</w:t>
      </w:r>
      <w:r w:rsidR="00ED0E6E">
        <w:rPr>
          <w:rFonts w:ascii="Calibri" w:eastAsia="Calibri" w:hAnsi="Calibri" w:cs="Calibri"/>
        </w:rPr>
        <w:t>. C</w:t>
      </w:r>
      <w:r>
        <w:rPr>
          <w:rFonts w:ascii="Calibri" w:eastAsia="Calibri" w:hAnsi="Calibri" w:cs="Calibri"/>
        </w:rPr>
        <w:t xml:space="preserve">ities with highest energy use, such as Sydney (Type 5), are characterized by very low fuel prices and medium-high incomes (for quantitative values see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Types 2 and 8 belong to different income segments (e.g. Harbin versus Oslo), but in both types, heating degree days emerge as key driver of energy use.</w:t>
      </w:r>
      <w:r w:rsidR="00F507EC" w:rsidRPr="00F507EC">
        <w:rPr>
          <w:rFonts w:ascii="Calibri" w:eastAsia="Calibri" w:hAnsi="Calibri" w:cs="Calibri"/>
        </w:rPr>
        <w:t xml:space="preserve"> </w:t>
      </w:r>
    </w:p>
    <w:p w14:paraId="4D92AAA6" w14:textId="6BEAA560" w:rsidR="002975BD" w:rsidRDefault="00F507EC" w:rsidP="002975BD">
      <w:pPr>
        <w:spacing w:line="480" w:lineRule="auto"/>
        <w:rPr>
          <w:rFonts w:ascii="Calibri" w:eastAsia="Calibri" w:hAnsi="Calibri" w:cs="Calibri"/>
        </w:rPr>
      </w:pPr>
      <w:r>
        <w:rPr>
          <w:rFonts w:ascii="Calibri" w:eastAsia="Calibri" w:hAnsi="Calibri" w:cs="Calibri"/>
        </w:rPr>
        <w: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t>
      </w:r>
      <w:r w:rsidR="00176007">
        <w:rPr>
          <w:rFonts w:ascii="Calibri" w:eastAsia="Calibri" w:hAnsi="Calibri" w:cs="Calibri"/>
        </w:rPr>
        <w:t xml:space="preserve"> </w:t>
      </w:r>
      <w:r w:rsidR="00176007">
        <w:rPr>
          <w:rFonts w:ascii="Calibri" w:eastAsia="Calibri" w:hAnsi="Calibri" w:cs="Calibri"/>
        </w:rPr>
        <w:fldChar w:fldCharType="begin" w:fldLock="1"/>
      </w:r>
      <w:r w:rsidR="009E79F3">
        <w:rPr>
          <w:rFonts w:ascii="Calibri" w:eastAsia="Calibri" w:hAnsi="Calibri" w:cs="Calibri"/>
        </w:rPr>
        <w:instrText>ADDIN CSL_CITATION { "citationItems" : [ { "id" : "ITEM-1", "itemData" : { "ISSN" : "2212-0955", "author" : [ { "dropping-particle" : "", "family" : "Creutzig", "given" : "F.", "non-dropping-particle" : "", "parse-names" : false, "suffix" : "" } ], "container-title" : "Urban Climate", "id" : "ITEM-1", "issued" : { "date-parts" : [ [ "2014" ] ] }, "page" : "63-76", "title" : "How fuel prices determine public transport infrastructure, modal shares and urban form", "type" : "article-journal", "volume" : "10" }, "uris" : [ "http://www.mendeley.com/documents/?uuid=e5b07daf-cb24-4f53-bb53-8603bf67ae9d" ] } ], "mendeley" : { "formattedCitation" : "&lt;sup&gt;49&lt;/sup&gt;", "plainTextFormattedCitation" : "49", "previouslyFormattedCitation" : "&lt;sup&gt;49&lt;/sup&gt;" }, "properties" : { "noteIndex" : 0 }, "schema" : "https://github.com/citation-style-language/schema/raw/master/csl-citation.json" }</w:instrText>
      </w:r>
      <w:r w:rsidR="00176007">
        <w:rPr>
          <w:rFonts w:ascii="Calibri" w:eastAsia="Calibri" w:hAnsi="Calibri" w:cs="Calibri"/>
        </w:rPr>
        <w:fldChar w:fldCharType="separate"/>
      </w:r>
      <w:r w:rsidR="00A0274C" w:rsidRPr="00A0274C">
        <w:rPr>
          <w:rFonts w:ascii="Calibri" w:eastAsia="Calibri" w:hAnsi="Calibri" w:cs="Calibri"/>
          <w:noProof/>
          <w:vertAlign w:val="superscript"/>
        </w:rPr>
        <w:t>49</w:t>
      </w:r>
      <w:r w:rsidR="00176007">
        <w:rPr>
          <w:rFonts w:ascii="Calibri" w:eastAsia="Calibri" w:hAnsi="Calibri" w:cs="Calibri"/>
        </w:rPr>
        <w:fldChar w:fldCharType="end"/>
      </w:r>
      <w:r>
        <w:rPr>
          <w:rFonts w:ascii="Calibri" w:eastAsia="Calibri" w:hAnsi="Calibri" w:cs="Calibri"/>
        </w:rPr>
        <w:t xml:space="preserve"> are </w:t>
      </w:r>
      <w:r w:rsidR="00AC7706">
        <w:rPr>
          <w:rFonts w:ascii="Calibri" w:eastAsia="Calibri" w:hAnsi="Calibri" w:cs="Calibri"/>
        </w:rPr>
        <w:t>investigated from the perspective of urban form (low-density developments) and CO</w:t>
      </w:r>
      <w:r w:rsidR="00AC7706" w:rsidRPr="000A7958">
        <w:rPr>
          <w:rFonts w:ascii="Calibri" w:eastAsia="Calibri" w:hAnsi="Calibri" w:cs="Calibri"/>
          <w:vertAlign w:val="subscript"/>
        </w:rPr>
        <w:t>2</w:t>
      </w:r>
      <w:r w:rsidR="00AC7706">
        <w:rPr>
          <w:rFonts w:ascii="Calibri" w:eastAsia="Calibri" w:hAnsi="Calibri" w:cs="Calibri"/>
        </w:rPr>
        <w:t xml:space="preserve"> emissions. And cities with high heating degree days are studied from the perspective of heat demand. Together this </w:t>
      </w:r>
      <w:r w:rsidR="00AC7706">
        <w:rPr>
          <w:rFonts w:ascii="Calibri" w:eastAsia="Calibri" w:hAnsi="Calibri" w:cs="Calibri"/>
        </w:rPr>
        <w:lastRenderedPageBreak/>
        <w:t>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t>
      </w:r>
      <w:r w:rsidR="002975BD" w:rsidRPr="002975BD">
        <w:rPr>
          <w:rFonts w:ascii="Calibri" w:eastAsia="Calibri" w:hAnsi="Calibri" w:cs="Calibri"/>
        </w:rPr>
        <w:t xml:space="preserve"> </w:t>
      </w:r>
    </w:p>
    <w:p w14:paraId="34070D20" w14:textId="3BAB1ABC" w:rsidR="002975BD" w:rsidRDefault="002975BD" w:rsidP="002975BD">
      <w:pPr>
        <w:spacing w:line="480" w:lineRule="auto"/>
      </w:pPr>
      <w:r>
        <w:rPr>
          <w:rFonts w:ascii="Calibri" w:eastAsia="Calibri" w:hAnsi="Calibri" w:cs="Calibri"/>
        </w:rPr>
        <w:t xml:space="preserve">The approach again faces constraints in terms of available data and cases, which are sparse for smaller cities and particular clusters. Crowdsourcing and spatial methods are already closing data gaps in these cities </w:t>
      </w:r>
      <w:r>
        <w:rPr>
          <w:rFonts w:ascii="Calibri" w:eastAsia="Calibri" w:hAnsi="Calibri" w:cs="Calibri"/>
        </w:rPr>
        <w:fldChar w:fldCharType="begin" w:fldLock="1"/>
      </w:r>
      <w:r w:rsidR="009E79F3">
        <w:rPr>
          <w:rFonts w:ascii="Calibri" w:eastAsia="Calibri" w:hAnsi="Calibri" w:cs="Calibri"/>
        </w:rPr>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"&lt;sup&gt;50&lt;/sup&gt;", "plainTextFormattedCitation" : "50", "previouslyFormattedCitation" : "&lt;sup&gt;50&lt;/sup&gt;" }, "properties" : { "noteIndex" : 0 }, "schema" : "https://github.com/citation-style-language/schema/raw/master/csl-citation.json" }</w:instrText>
      </w:r>
      <w:r>
        <w:rPr>
          <w:rFonts w:ascii="Calibri" w:eastAsia="Calibri" w:hAnsi="Calibri" w:cs="Calibri"/>
        </w:rPr>
        <w:fldChar w:fldCharType="separate"/>
      </w:r>
      <w:r w:rsidRPr="00A0274C">
        <w:rPr>
          <w:rFonts w:ascii="Calibri" w:eastAsia="Calibri" w:hAnsi="Calibri" w:cs="Calibri"/>
          <w:noProof/>
          <w:vertAlign w:val="superscript"/>
        </w:rPr>
        <w:t>50</w:t>
      </w:r>
      <w:r>
        <w:rPr>
          <w:rFonts w:ascii="Calibri" w:eastAsia="Calibri" w:hAnsi="Calibri" w:cs="Calibri"/>
        </w:rPr>
        <w:fldChar w:fldCharType="end"/>
      </w:r>
      <w:r>
        <w:t>;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cities. By narrowing the scope of peers, and bringing cases that do exist to the forefront, typologies provide the entry point to the systematic comparisons of smaller cities that are currently missing.</w:t>
      </w:r>
    </w:p>
    <w:p w14:paraId="1477B0B2" w14:textId="469B3894" w:rsidR="002975BD" w:rsidRDefault="002975BD" w:rsidP="002975BD">
      <w:pPr>
        <w:spacing w:line="480" w:lineRule="auto"/>
        <w:rPr>
          <w:ins w:id="120" w:author="Jan Minx" w:date="2018-06-20T06:53:00Z"/>
        </w:rPr>
      </w:pPr>
      <w:r>
        <w:t xml:space="preserve">But the importance of comparisons across diverse contexts should also not be overlooked. Implicit in much sustainability research is an asymmetry of knowledge exchange: cases in the global North are relevant for the South, but not vice-versa </w:t>
      </w:r>
      <w:r>
        <w:fldChar w:fldCharType="begin" w:fldLock="1"/>
      </w:r>
      <w:r w:rsidR="009E79F3">
        <w:instrText>ADDIN CSL_CITATION { "citationItems" : [ { "id" : "ITEM-1", "itemData" : { "DOI" : "10.1038/d41586-018-05210-0", "ISSN" : "0028-0836", "abstract" : "Community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Dhanalakshmi\u2019s can contradict widely held assumptions \u2014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women\u2019s collectives, and use non-violent means of protest. They question the industrial route to development and champion collective action. Social justice and the rights of nature are given the same prom\u2026", "author" : [ { "dropping-particle" : "", "family" : "Nagendra", "given" : "Harini", "non-dropping-particle" : "", "parse-names" : false, "suffix" : "" } ], "container-title" : "Nature", "id" : "ITEM-1", "issued" : { "date-parts" : [ [ "2018" ] ] }, "title" : "The global south is rich in sustainability lessons that students deserve to hear", "type" : "article-journal" }, "uris" : [ "http://www.mendeley.com/documents/?uuid=731dc2c4-ea8c-4d9b-8d54-6c59a187781e" ] } ], "mendeley" : { "formattedCitation" : "&lt;sup&gt;51&lt;/sup&gt;", "plainTextFormattedCitation" : "51", "previouslyFormattedCitation" : "&lt;sup&gt;51&lt;/sup&gt;" }, "properties" : { "noteIndex" : 0 }, "schema" : "https://github.com/citation-style-language/schema/raw/master/csl-citation.json" }</w:instrText>
      </w:r>
      <w:r>
        <w:fldChar w:fldCharType="separate"/>
      </w:r>
      <w:r w:rsidRPr="00A0274C">
        <w:rPr>
          <w:noProof/>
          <w:vertAlign w:val="superscript"/>
        </w:rPr>
        <w:t>51</w:t>
      </w:r>
      <w:r>
        <w:fldChar w:fldCharType="end"/>
      </w:r>
      <w:r>
        <w:t xml:space="preserve">. These cul-de-sacs should be avoided with the flexible use of typologies that suit the question at hand – and on the understanding that not all production and consumption decisions are shaped by income </w:t>
      </w:r>
      <w:r>
        <w:fldChar w:fldCharType="begin" w:fldLock="1"/>
      </w:r>
      <w:r w:rsidR="009E79F3">
        <w: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"mendeley" : { "formattedCitation" : "&lt;sup&gt;52&lt;/sup&gt;", "plainTextFormattedCitation" : "52", "previouslyFormattedCitation" : "&lt;sup&gt;52&lt;/sup&gt;" }, "properties" : { "noteIndex" : 0 }, "schema" : "https://github.com/citation-style-language/schema/raw/master/csl-citation.json" }</w:instrText>
      </w:r>
      <w:r>
        <w:fldChar w:fldCharType="separate"/>
      </w:r>
      <w:r w:rsidRPr="00A0274C">
        <w:rPr>
          <w:noProof/>
          <w:vertAlign w:val="superscript"/>
        </w:rPr>
        <w:t>52</w:t>
      </w:r>
      <w:r>
        <w:fldChar w:fldCharType="end"/>
      </w:r>
      <w:r>
        <w:t xml:space="preserve">. Extensive surveys of the literature across all cities also have an important role, for instance to consolidate the wealth of life cycle and emissions inventory cases, thereby examining the collective impacts of cities and verifying top-down accounts </w:t>
      </w:r>
      <w:r>
        <w:fldChar w:fldCharType="begin" w:fldLock="1"/>
      </w:r>
      <w:r w:rsidR="009E79F3">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"&lt;sup&gt;50&lt;/sup&gt;", "plainTextFormattedCitation" : "50", "previouslyFormattedCitation" : "&lt;sup&gt;50&lt;/sup&gt;" }, "properties" : { "noteIndex" : 0 }, "schema" : "https://github.com/citation-style-language/schema/raw/master/csl-citation.json" }</w:instrText>
      </w:r>
      <w:r>
        <w:fldChar w:fldCharType="separate"/>
      </w:r>
      <w:r w:rsidRPr="00A0274C">
        <w:rPr>
          <w:noProof/>
          <w:vertAlign w:val="superscript"/>
        </w:rPr>
        <w:t>50</w:t>
      </w:r>
      <w:r>
        <w:fldChar w:fldCharType="end"/>
      </w:r>
      <w:r>
        <w:t>.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embracing interdisciplinary and complementary methods, and developing new routes towards research synthesis.</w:t>
      </w:r>
    </w:p>
    <w:p w14:paraId="1145A3BD" w14:textId="053E6CFD" w:rsidR="00AC7706" w:rsidRDefault="00AC7706" w:rsidP="00AC7706">
      <w:pPr>
        <w:spacing w:line="480" w:lineRule="auto"/>
        <w:rPr>
          <w:rFonts w:ascii="Calibri" w:eastAsia="Calibri" w:hAnsi="Calibri" w:cs="Calibri"/>
        </w:rPr>
      </w:pPr>
    </w:p>
    <w:p w14:paraId="30ECD560" w14:textId="19BD612C" w:rsidR="00F507EC" w:rsidRDefault="00113953" w:rsidP="00F507EC">
      <w:pPr>
        <w:spacing w:line="480" w:lineRule="auto"/>
        <w:rPr>
          <w:rFonts w:ascii="Calibri" w:eastAsia="Calibri" w:hAnsi="Calibri" w:cs="Calibri"/>
        </w:rPr>
      </w:pPr>
      <w:r>
        <w:rPr>
          <w:noProof/>
        </w:rPr>
        <w:lastRenderedPageBreak/>
        <mc:AlternateContent>
          <mc:Choice Requires="wps">
            <w:drawing>
              <wp:anchor distT="0" distB="0" distL="114300" distR="114300" simplePos="0" relativeHeight="251660288" behindDoc="0" locked="0" layoutInCell="1" allowOverlap="1" wp14:anchorId="5CAF2156" wp14:editId="23605F49">
                <wp:simplePos x="0" y="0"/>
                <wp:positionH relativeFrom="column">
                  <wp:posOffset>0</wp:posOffset>
                </wp:positionH>
                <wp:positionV relativeFrom="paragraph">
                  <wp:posOffset>6809740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07DBC7C" w14:textId="0CE8C92A" w:rsidR="00A0274C" w:rsidRPr="004A5B6B" w:rsidRDefault="00A0274C" w:rsidP="00615324">
                            <w:pPr>
                              <w:pStyle w:val="Caption"/>
                              <w:spacing w:line="480" w:lineRule="auto"/>
                              <w:rPr>
                                <w:rFonts w:ascii="Calibri" w:eastAsia="Calibri" w:hAnsi="Calibri" w:cs="Calibri"/>
                              </w:rPr>
                            </w:pPr>
                            <w:r w:rsidRPr="00F0308D">
                              <w:rPr>
                                <w:b/>
                              </w:rPr>
                              <w:t xml:space="preserve">Figure </w:t>
                            </w:r>
                            <w:r w:rsidRPr="00F0308D">
                              <w:rPr>
                                <w:b/>
                              </w:rPr>
                              <w:fldChar w:fldCharType="begin"/>
                            </w:r>
                            <w:r w:rsidRPr="00F0308D">
                              <w:rPr>
                                <w:b/>
                              </w:rPr>
                              <w:instrText xml:space="preserve"> SEQ Figure \* ARABIC </w:instrText>
                            </w:r>
                            <w:r w:rsidRPr="00F0308D">
                              <w:rPr>
                                <w:b/>
                              </w:rPr>
                              <w:fldChar w:fldCharType="separate"/>
                            </w:r>
                            <w:r w:rsidRPr="00F0308D">
                              <w:rPr>
                                <w:b/>
                                <w:noProof/>
                              </w:rPr>
                              <w:t>5</w:t>
                            </w:r>
                            <w:r w:rsidRPr="00F0308D">
                              <w:rPr>
                                <w:b/>
                              </w:rPr>
                              <w:fldChar w:fldCharType="end"/>
                            </w:r>
                            <w:r w:rsidRPr="00F0308D">
                              <w:rPr>
                                <w:b/>
                              </w:rPr>
                              <w:t>: Linking typologies and case study literature</w:t>
                            </w:r>
                            <w:r>
                              <w:t>. Quantitative typology of urban energy use from ref 5; case study literature and topic analysis from this study. As in Figure 3, topic scores are summed within each city type, with the highest scoring three topics displayed.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AF2156" id="_x0000_t202" coordsize="21600,21600" o:spt="202" path="m,l,21600r21600,l21600,xe">
                <v:stroke joinstyle="miter"/>
                <v:path gradientshapeok="t" o:connecttype="rect"/>
              </v:shapetype>
              <v:shape id="Text Box 17" o:spid="_x0000_s1026" type="#_x0000_t202" style="position:absolute;margin-left:0;margin-top:536.2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" stroked="f">
                <v:textbox style="mso-fit-shape-to-text:t" inset="0,0,0,0">
                  <w:txbxContent>
                    <w:p w14:paraId="007DBC7C" w14:textId="0CE8C92A" w:rsidR="00A0274C" w:rsidRPr="004A5B6B" w:rsidRDefault="00A0274C" w:rsidP="00615324">
                      <w:pPr>
                        <w:pStyle w:val="Caption"/>
                        <w:spacing w:line="480" w:lineRule="auto"/>
                        <w:rPr>
                          <w:rFonts w:ascii="Calibri" w:eastAsia="Calibri" w:hAnsi="Calibri" w:cs="Calibri"/>
                        </w:rPr>
                      </w:pPr>
                      <w:r w:rsidRPr="00F0308D">
                        <w:rPr>
                          <w:b/>
                        </w:rPr>
                        <w:t xml:space="preserve">Figure </w:t>
                      </w:r>
                      <w:r w:rsidRPr="00F0308D">
                        <w:rPr>
                          <w:b/>
                        </w:rPr>
                        <w:fldChar w:fldCharType="begin"/>
                      </w:r>
                      <w:r w:rsidRPr="00F0308D">
                        <w:rPr>
                          <w:b/>
                        </w:rPr>
                        <w:instrText xml:space="preserve"> SEQ Figure \* ARABIC </w:instrText>
                      </w:r>
                      <w:r w:rsidRPr="00F0308D">
                        <w:rPr>
                          <w:b/>
                        </w:rPr>
                        <w:fldChar w:fldCharType="separate"/>
                      </w:r>
                      <w:r w:rsidRPr="00F0308D">
                        <w:rPr>
                          <w:b/>
                          <w:noProof/>
                        </w:rPr>
                        <w:t>5</w:t>
                      </w:r>
                      <w:r w:rsidRPr="00F0308D">
                        <w:rPr>
                          <w:b/>
                        </w:rPr>
                        <w:fldChar w:fldCharType="end"/>
                      </w:r>
                      <w:r w:rsidRPr="00F0308D">
                        <w:rPr>
                          <w:b/>
                        </w:rPr>
                        <w:t>: Linking typologies and case study literature</w:t>
                      </w:r>
                      <w:r>
                        <w:t>. Quantitative typology of urban energy use from ref 5; case study literature and topic analysis from this study. As in Figure 3, topic scores are summed within each city type, with the highest scoring three topics displayed.</w:t>
                      </w:r>
                    </w:p>
                  </w:txbxContent>
                </v:textbox>
                <w10:wrap type="topAndBottom"/>
              </v:shape>
            </w:pict>
          </mc:Fallback>
        </mc:AlternateContent>
      </w:r>
      <w:r>
        <w:rPr>
          <w:noProof/>
        </w:rPr>
        <w:drawing>
          <wp:inline distT="0" distB="0" distL="0" distR="0" wp14:anchorId="5AF28F86" wp14:editId="5E2D2C3F">
            <wp:extent cx="5552322" cy="650831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3783" cy="6510023"/>
                    </a:xfrm>
                    <a:prstGeom prst="rect">
                      <a:avLst/>
                    </a:prstGeom>
                  </pic:spPr>
                </pic:pic>
              </a:graphicData>
            </a:graphic>
          </wp:inline>
        </w:drawing>
      </w:r>
    </w:p>
    <w:p w14:paraId="73ECB3D3" w14:textId="5ABB9F69" w:rsidR="005E0A73" w:rsidRDefault="005E0A73" w:rsidP="005E0A73">
      <w:pPr>
        <w:pStyle w:val="Heading2"/>
      </w:pPr>
      <w:r>
        <w:t>Conclusion</w:t>
      </w:r>
    </w:p>
    <w:p w14:paraId="3EF51707" w14:textId="4C9BE13A" w:rsidR="00064E70" w:rsidRDefault="00E405FD" w:rsidP="005843B7">
      <w:pPr>
        <w:spacing w:line="480" w:lineRule="auto"/>
        <w:rPr>
          <w:ins w:id="121" w:author="William Lamb" w:date="2018-06-20T11:13:00Z"/>
          <w:rFonts w:ascii="Calibri" w:eastAsia="Calibri" w:hAnsi="Calibri" w:cs="Calibri"/>
        </w:rPr>
      </w:pPr>
      <w:r>
        <w:rPr>
          <w:rFonts w:ascii="Calibri" w:eastAsia="Calibri" w:hAnsi="Calibri" w:cs="Calibri"/>
        </w:rPr>
        <w:t xml:space="preserve">As cities begin to implement local climate mitigation agendas, it will become increasingly important to build a supportive </w:t>
      </w:r>
      <w:r w:rsidR="00A757E8">
        <w:rPr>
          <w:rFonts w:ascii="Calibri" w:eastAsia="Calibri" w:hAnsi="Calibri" w:cs="Calibri"/>
        </w:rPr>
        <w:t>evidence</w:t>
      </w:r>
      <w:r w:rsidR="002B0012">
        <w:rPr>
          <w:rFonts w:ascii="Calibri" w:eastAsia="Calibri" w:hAnsi="Calibri" w:cs="Calibri"/>
        </w:rPr>
        <w:t xml:space="preserve"> base.</w:t>
      </w:r>
      <w:r w:rsidR="002B0012" w:rsidRPr="002B0012">
        <w:rPr>
          <w:rFonts w:ascii="Calibri" w:eastAsia="Calibri" w:hAnsi="Calibri" w:cs="Calibri"/>
        </w:rPr>
        <w:t xml:space="preserve"> </w:t>
      </w:r>
      <w:r w:rsidR="00A757E8">
        <w:rPr>
          <w:rFonts w:ascii="Calibri" w:eastAsia="Calibri" w:hAnsi="Calibri" w:cs="Calibri"/>
        </w:rPr>
        <w:t>Urban climate solutions</w:t>
      </w:r>
      <w:r w:rsidR="008E527D">
        <w:rPr>
          <w:rFonts w:ascii="Calibri" w:eastAsia="Calibri" w:hAnsi="Calibri" w:cs="Calibri"/>
        </w:rPr>
        <w:t>, where demand-side measures dominate,</w:t>
      </w:r>
      <w:r w:rsidR="00A757E8">
        <w:rPr>
          <w:rFonts w:ascii="Calibri" w:eastAsia="Calibri" w:hAnsi="Calibri" w:cs="Calibri"/>
        </w:rPr>
        <w:t xml:space="preserve"> epitomise complex interventions</w:t>
      </w:r>
      <w:r w:rsidR="008E527D">
        <w:rPr>
          <w:rFonts w:ascii="Calibri" w:eastAsia="Calibri" w:hAnsi="Calibri" w:cs="Calibri"/>
        </w:rPr>
        <w:t>. They involve</w:t>
      </w:r>
      <w:r w:rsidR="00A757E8">
        <w:rPr>
          <w:rFonts w:ascii="Calibri" w:eastAsia="Calibri" w:hAnsi="Calibri" w:cs="Calibri"/>
        </w:rPr>
        <w:t xml:space="preserve"> </w:t>
      </w:r>
      <w:r w:rsidR="008E527D">
        <w:rPr>
          <w:rFonts w:ascii="Calibri" w:eastAsia="Calibri" w:hAnsi="Calibri" w:cs="Calibri"/>
        </w:rPr>
        <w:t xml:space="preserve">everyday habits and behaviours, across </w:t>
      </w:r>
      <w:r w:rsidR="008E527D">
        <w:rPr>
          <w:rFonts w:ascii="Calibri" w:eastAsia="Calibri" w:hAnsi="Calibri" w:cs="Calibri"/>
        </w:rPr>
        <w:lastRenderedPageBreak/>
        <w:t>multiple actors and governance scales.</w:t>
      </w:r>
      <w:r w:rsidR="00A757E8">
        <w:rPr>
          <w:rFonts w:ascii="Calibri" w:eastAsia="Calibri" w:hAnsi="Calibri" w:cs="Calibri"/>
        </w:rPr>
        <w:t xml:space="preserve"> </w:t>
      </w:r>
      <w:r w:rsidR="002B0012">
        <w:rPr>
          <w:rFonts w:ascii="Calibri" w:eastAsia="Calibri" w:hAnsi="Calibri" w:cs="Calibri"/>
        </w:rPr>
        <w:t xml:space="preserve">Evidence-based policy </w:t>
      </w:r>
      <w:r w:rsidR="00A757E8">
        <w:rPr>
          <w:rFonts w:ascii="Calibri" w:eastAsia="Calibri" w:hAnsi="Calibri" w:cs="Calibri"/>
        </w:rPr>
        <w:t xml:space="preserve">for such interventions </w:t>
      </w:r>
      <w:r w:rsidR="002B0012">
        <w:rPr>
          <w:rFonts w:ascii="Calibri" w:eastAsia="Calibri" w:hAnsi="Calibri" w:cs="Calibri"/>
        </w:rPr>
        <w:t xml:space="preserve">requires an understanding </w:t>
      </w:r>
      <w:r w:rsidR="008E527D">
        <w:rPr>
          <w:rFonts w:ascii="Calibri" w:eastAsia="Calibri" w:hAnsi="Calibri" w:cs="Calibri"/>
        </w:rPr>
        <w:t xml:space="preserve">of not just </w:t>
      </w:r>
      <w:r w:rsidR="002B0012">
        <w:rPr>
          <w:rFonts w:ascii="Calibri" w:eastAsia="Calibri" w:hAnsi="Calibri" w:cs="Calibri"/>
        </w:rPr>
        <w:t xml:space="preserve">the potential and effectiveness of different policies, but </w:t>
      </w:r>
      <w:r w:rsidR="008E527D">
        <w:rPr>
          <w:rFonts w:ascii="Calibri" w:eastAsia="Calibri" w:hAnsi="Calibri" w:cs="Calibri"/>
        </w:rPr>
        <w:t xml:space="preserve">the reasons </w:t>
      </w:r>
      <w:r w:rsidR="002B0012">
        <w:rPr>
          <w:rFonts w:ascii="Calibri" w:eastAsia="Calibri" w:hAnsi="Calibri" w:cs="Calibri"/>
        </w:rPr>
        <w:t xml:space="preserve">why interventions work or do not work under varying contexts and circumstances </w:t>
      </w:r>
      <w:r w:rsidR="002B0012">
        <w:rPr>
          <w:rFonts w:ascii="Calibri" w:eastAsia="Calibri" w:hAnsi="Calibri" w:cs="Calibri"/>
        </w:rPr>
        <w:fldChar w:fldCharType="begin" w:fldLock="1"/>
      </w:r>
      <w:r w:rsidR="009E79F3">
        <w:rPr>
          <w:rFonts w:ascii="Calibri" w:eastAsia="Calibri" w:hAnsi="Calibri" w:cs="Calibri"/>
        </w:rPr>
        <w:instrText>ADDIN CSL_CITATION { "citationItems" : [ { "id" : "ITEM-1", "itemData" : { "author" : [ { "dropping-particle" : "", "family" : "Pawson", "given" : "Ray", "non-dropping-particle" : "", "parse-names" : false, "suffix" : "" }, { "dropping-particle" : "", "family" : "Greenhaigh", "given" : "Trisha", "non-dropping-particle" : "", "parse-names" : false, "suffix" : "" }, { "dropping-particle" : "", "family" : "Harvey", "given" : "Gill", "non-dropping-particle" : "", "parse-names" : false, "suffix" : "" }, { "dropping-particle" : "", "family" : "Walshe", "given" : "Kieran", "non-dropping-particle" : "", "parse-names" : false, "suffix" : "" } ], "container-title" : "Journal of health services research &amp; policy", "id" : "ITEM-1", "issue" : "1", "issued" : { "date-parts" : [ [ "2005" ] ] }, "page" : "21-34", "title" : "Realist review - a new method of systematic review designed for complex policy interventions", "type" : "article-journal", "volume" : "10" }, "uris" : [ "http://www.mendeley.com/documents/?uuid=912bfcb3-1291-4934-a0d2-409e7a8a3c44" ] } ], "mendeley" : { "formattedCitation" : "&lt;sup&gt;53&lt;/sup&gt;", "plainTextFormattedCitation" : "53", "previouslyFormattedCitation" : "&lt;sup&gt;53&lt;/sup&gt;" }, "properties" : { "noteIndex" : 0 }, "schema" : "https://github.com/citation-style-language/schema/raw/master/csl-citation.json" }</w:instrText>
      </w:r>
      <w:r w:rsidR="002B0012">
        <w:rPr>
          <w:rFonts w:ascii="Calibri" w:eastAsia="Calibri" w:hAnsi="Calibri" w:cs="Calibri"/>
        </w:rPr>
        <w:fldChar w:fldCharType="separate"/>
      </w:r>
      <w:r w:rsidR="00A0274C" w:rsidRPr="00A0274C">
        <w:rPr>
          <w:rFonts w:ascii="Calibri" w:eastAsia="Calibri" w:hAnsi="Calibri" w:cs="Calibri"/>
          <w:noProof/>
          <w:vertAlign w:val="superscript"/>
        </w:rPr>
        <w:t>53</w:t>
      </w:r>
      <w:r w:rsidR="002B0012">
        <w:rPr>
          <w:rFonts w:ascii="Calibri" w:eastAsia="Calibri" w:hAnsi="Calibri" w:cs="Calibri"/>
        </w:rPr>
        <w:fldChar w:fldCharType="end"/>
      </w:r>
      <w:r w:rsidR="002B0012">
        <w:rPr>
          <w:rFonts w:ascii="Calibri" w:eastAsia="Calibri" w:hAnsi="Calibri" w:cs="Calibri"/>
        </w:rPr>
        <w:t xml:space="preserve">. </w:t>
      </w:r>
      <w:r w:rsidR="00E2030E">
        <w:rPr>
          <w:rFonts w:ascii="Calibri" w:eastAsia="Calibri" w:hAnsi="Calibri" w:cs="Calibri"/>
        </w:rPr>
        <w:t>C</w:t>
      </w:r>
      <w:r w:rsidR="003C71AA">
        <w:rPr>
          <w:rFonts w:ascii="Calibri" w:eastAsia="Calibri" w:hAnsi="Calibri" w:cs="Calibri"/>
        </w:rPr>
        <w:t>ase studies have a central role in uncovering the</w:t>
      </w:r>
      <w:r w:rsidR="00E2030E">
        <w:rPr>
          <w:rFonts w:ascii="Calibri" w:eastAsia="Calibri" w:hAnsi="Calibri" w:cs="Calibri"/>
        </w:rPr>
        <w:t>se</w:t>
      </w:r>
      <w:r w:rsidR="003C71AA">
        <w:rPr>
          <w:rFonts w:ascii="Calibri" w:eastAsia="Calibri" w:hAnsi="Calibri" w:cs="Calibri"/>
        </w:rPr>
        <w:t xml:space="preserve"> </w:t>
      </w:r>
      <w:r w:rsidR="00E2030E">
        <w:rPr>
          <w:rFonts w:ascii="Calibri" w:eastAsia="Calibri" w:hAnsi="Calibri" w:cs="Calibri"/>
        </w:rPr>
        <w:t xml:space="preserve">contextual </w:t>
      </w:r>
      <w:r w:rsidR="003C71AA">
        <w:rPr>
          <w:rFonts w:ascii="Calibri" w:eastAsia="Calibri" w:hAnsi="Calibri" w:cs="Calibri"/>
        </w:rPr>
        <w:t>conditions</w:t>
      </w:r>
      <w:r w:rsidR="00E2030E">
        <w:rPr>
          <w:rFonts w:ascii="Calibri" w:eastAsia="Calibri" w:hAnsi="Calibri" w:cs="Calibri"/>
        </w:rPr>
        <w:t>, but</w:t>
      </w:r>
      <w:r w:rsidR="003C71AA">
        <w:rPr>
          <w:rFonts w:ascii="Calibri" w:eastAsia="Calibri" w:hAnsi="Calibri" w:cs="Calibri"/>
        </w:rPr>
        <w:t xml:space="preserve"> the current state of the literature in terms of city coverage, topic scope, and progress on comparative studies and systematic reviews is basically unknown. Nor has there been </w:t>
      </w:r>
      <w:r w:rsidR="00AC7706">
        <w:rPr>
          <w:rFonts w:ascii="Calibri" w:eastAsia="Calibri" w:hAnsi="Calibri" w:cs="Calibri"/>
        </w:rPr>
        <w:t>adequate</w:t>
      </w:r>
      <w:r w:rsidR="003C71AA">
        <w:rPr>
          <w:rFonts w:ascii="Calibri" w:eastAsia="Calibri" w:hAnsi="Calibri" w:cs="Calibri"/>
        </w:rPr>
        <w:t xml:space="preserve"> </w:t>
      </w:r>
      <w:r w:rsidR="00E2030E">
        <w:rPr>
          <w:rFonts w:ascii="Calibri" w:eastAsia="Calibri" w:hAnsi="Calibri" w:cs="Calibri"/>
        </w:rPr>
        <w:t>discussion of</w:t>
      </w:r>
      <w:r w:rsidR="003C71AA">
        <w:rPr>
          <w:rFonts w:ascii="Calibri" w:eastAsia="Calibri" w:hAnsi="Calibri" w:cs="Calibri"/>
        </w:rPr>
        <w:t xml:space="preserve"> </w:t>
      </w:r>
      <w:r w:rsidR="00AC7706">
        <w:rPr>
          <w:rFonts w:ascii="Calibri" w:eastAsia="Calibri" w:hAnsi="Calibri" w:cs="Calibri"/>
        </w:rPr>
        <w:t xml:space="preserve">how </w:t>
      </w:r>
      <w:r w:rsidR="003C71AA">
        <w:rPr>
          <w:rFonts w:ascii="Calibri" w:eastAsia="Calibri" w:hAnsi="Calibri" w:cs="Calibri"/>
        </w:rPr>
        <w:t xml:space="preserve">to learn from </w:t>
      </w:r>
      <w:r w:rsidR="00AC7706">
        <w:rPr>
          <w:rFonts w:ascii="Calibri" w:eastAsia="Calibri" w:hAnsi="Calibri" w:cs="Calibri"/>
        </w:rPr>
        <w:t xml:space="preserve">and utilise </w:t>
      </w:r>
      <w:r w:rsidR="008E527D">
        <w:rPr>
          <w:rFonts w:ascii="Calibri" w:eastAsia="Calibri" w:hAnsi="Calibri" w:cs="Calibri"/>
        </w:rPr>
        <w:t xml:space="preserve">current and future </w:t>
      </w:r>
      <w:r w:rsidR="003C71AA">
        <w:rPr>
          <w:rFonts w:ascii="Calibri" w:eastAsia="Calibri" w:hAnsi="Calibri" w:cs="Calibri"/>
        </w:rPr>
        <w:t>case studies</w:t>
      </w:r>
      <w:r w:rsidR="00D32D9F">
        <w:rPr>
          <w:rFonts w:ascii="Calibri" w:eastAsia="Calibri" w:hAnsi="Calibri" w:cs="Calibri"/>
        </w:rPr>
        <w:t xml:space="preserve">. </w:t>
      </w:r>
      <w:r w:rsidR="003C71AA">
        <w:rPr>
          <w:rFonts w:ascii="Calibri" w:eastAsia="Calibri" w:hAnsi="Calibri" w:cs="Calibri"/>
        </w:rPr>
        <w:t xml:space="preserve">In this perspective we address these issues </w:t>
      </w:r>
      <w:r w:rsidR="00D32D9F">
        <w:rPr>
          <w:rFonts w:ascii="Calibri" w:eastAsia="Calibri" w:hAnsi="Calibri" w:cs="Calibri"/>
        </w:rPr>
        <w:t>and suggest ways forward.</w:t>
      </w:r>
    </w:p>
    <w:p w14:paraId="305010CC" w14:textId="77171D22" w:rsidR="00A9004C" w:rsidDel="000C7A72" w:rsidRDefault="009E79F3" w:rsidP="000C7A72">
      <w:pPr>
        <w:spacing w:line="480" w:lineRule="auto"/>
        <w:rPr>
          <w:del w:id="122" w:author="William Lamb" w:date="2018-06-20T22:23:00Z"/>
          <w:rFonts w:ascii="Calibri" w:eastAsia="Calibri" w:hAnsi="Calibri" w:cs="Calibri"/>
        </w:rPr>
      </w:pPr>
      <w:ins w:id="123" w:author="William Lamb" w:date="2018-06-20T22:15:00Z">
        <w:r>
          <w:rPr>
            <w:rFonts w:ascii="Calibri" w:eastAsia="Calibri" w:hAnsi="Calibri" w:cs="Calibri"/>
          </w:rPr>
          <w:t>Our analysis suggests there is a wealth of case study evidence available – 3,440 studies to date. Since we captured only ‘climate mitigation’ articles in a broad brush</w:t>
        </w:r>
      </w:ins>
      <w:ins w:id="124" w:author="William Lamb" w:date="2018-06-20T22:16:00Z">
        <w:r>
          <w:rPr>
            <w:rFonts w:ascii="Calibri" w:eastAsia="Calibri" w:hAnsi="Calibri" w:cs="Calibri"/>
          </w:rPr>
          <w:t xml:space="preserve"> approach</w:t>
        </w:r>
      </w:ins>
      <w:ins w:id="125" w:author="William Lamb" w:date="2018-06-20T22:15:00Z">
        <w:r>
          <w:rPr>
            <w:rFonts w:ascii="Calibri" w:eastAsia="Calibri" w:hAnsi="Calibri" w:cs="Calibri"/>
          </w:rPr>
          <w:t xml:space="preserve">, this is likely an underestimate that does not </w:t>
        </w:r>
        <w:r>
          <w:rPr>
            <w:rFonts w:ascii="Calibri" w:eastAsia="Calibri" w:hAnsi="Calibri" w:cs="Calibri"/>
          </w:rPr>
          <w:t xml:space="preserve">reveal </w:t>
        </w:r>
        <w:r>
          <w:rPr>
            <w:rFonts w:ascii="Calibri" w:eastAsia="Calibri" w:hAnsi="Calibri" w:cs="Calibri"/>
          </w:rPr>
          <w:t xml:space="preserve">the full extent of sector-specific research </w:t>
        </w:r>
        <w:r>
          <w:rPr>
            <w:rFonts w:ascii="Calibri" w:eastAsia="Calibri" w:hAnsi="Calibri" w:cs="Calibri"/>
          </w:rPr>
          <w:fldChar w:fldCharType="begin" w:fldLock="1"/>
        </w:r>
      </w:ins>
      <w:r>
        <w:rPr>
          <w:rFonts w:ascii="Calibri" w:eastAsia="Calibri" w:hAnsi="Calibri" w:cs="Calibri"/>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"&lt;sup&gt;1&lt;/sup&gt;", "plainTextFormattedCitation" : "1", "previouslyFormattedCitation" : "&lt;sup&gt;1&lt;/sup&gt;" }, "properties" : { "noteIndex" : 0 }, "schema" : "https://github.com/citation-style-language/schema/raw/master/csl-citation.json" }</w:instrText>
      </w:r>
      <w:ins w:id="126" w:author="William Lamb" w:date="2018-06-20T22:15:00Z">
        <w:r>
          <w:rPr>
            <w:rFonts w:ascii="Calibri" w:eastAsia="Calibri" w:hAnsi="Calibri" w:cs="Calibri"/>
          </w:rPr>
          <w:fldChar w:fldCharType="separate"/>
        </w:r>
      </w:ins>
      <w:r w:rsidRPr="009E79F3">
        <w:rPr>
          <w:rFonts w:ascii="Calibri" w:eastAsia="Calibri" w:hAnsi="Calibri" w:cs="Calibri"/>
          <w:noProof/>
          <w:vertAlign w:val="superscript"/>
        </w:rPr>
        <w:t>1</w:t>
      </w:r>
      <w:ins w:id="127" w:author="William Lamb" w:date="2018-06-20T22:15:00Z">
        <w:r>
          <w:rPr>
            <w:rFonts w:ascii="Calibri" w:eastAsia="Calibri" w:hAnsi="Calibri" w:cs="Calibri"/>
          </w:rPr>
          <w:fldChar w:fldCharType="end"/>
        </w:r>
        <w:r>
          <w:rPr>
            <w:rFonts w:ascii="Calibri" w:eastAsia="Calibri" w:hAnsi="Calibri" w:cs="Calibri"/>
          </w:rPr>
          <w:t xml:space="preserve">. </w:t>
        </w:r>
      </w:ins>
      <w:ins w:id="128" w:author="William Lamb" w:date="2018-06-20T22:25:00Z">
        <w:r w:rsidR="000C7A72">
          <w:rPr>
            <w:rFonts w:ascii="Calibri" w:eastAsia="Calibri" w:hAnsi="Calibri" w:cs="Calibri"/>
          </w:rPr>
          <w:t xml:space="preserve">Manually </w:t>
        </w:r>
      </w:ins>
      <w:ins w:id="129" w:author="William Lamb" w:date="2018-06-20T22:27:00Z">
        <w:r w:rsidR="000C7A72">
          <w:rPr>
            <w:rFonts w:ascii="Calibri" w:eastAsia="Calibri" w:hAnsi="Calibri" w:cs="Calibri"/>
          </w:rPr>
          <w:t xml:space="preserve">scoping </w:t>
        </w:r>
      </w:ins>
      <w:ins w:id="130" w:author="William Lamb" w:date="2018-06-20T22:25:00Z">
        <w:r w:rsidR="000C7A72">
          <w:rPr>
            <w:rFonts w:ascii="Calibri" w:eastAsia="Calibri" w:hAnsi="Calibri" w:cs="Calibri"/>
          </w:rPr>
          <w:t xml:space="preserve">this number of </w:t>
        </w:r>
      </w:ins>
      <w:ins w:id="131" w:author="William Lamb" w:date="2018-06-20T22:27:00Z">
        <w:r w:rsidR="000C7A72">
          <w:rPr>
            <w:rFonts w:ascii="Calibri" w:eastAsia="Calibri" w:hAnsi="Calibri" w:cs="Calibri"/>
          </w:rPr>
          <w:t xml:space="preserve">studies to gain an overview of the field </w:t>
        </w:r>
      </w:ins>
      <w:ins w:id="132" w:author="William Lamb" w:date="2018-06-20T22:25:00Z">
        <w:r w:rsidR="000C7A72">
          <w:rPr>
            <w:rFonts w:ascii="Calibri" w:eastAsia="Calibri" w:hAnsi="Calibri" w:cs="Calibri"/>
          </w:rPr>
          <w:t xml:space="preserve">would be </w:t>
        </w:r>
      </w:ins>
      <w:ins w:id="133" w:author="William Lamb" w:date="2018-06-20T22:28:00Z">
        <w:r w:rsidR="000C7A72">
          <w:rPr>
            <w:rFonts w:ascii="Calibri" w:eastAsia="Calibri" w:hAnsi="Calibri" w:cs="Calibri"/>
          </w:rPr>
          <w:t xml:space="preserve">difficult and </w:t>
        </w:r>
      </w:ins>
      <w:ins w:id="134" w:author="William Lamb" w:date="2018-06-20T22:25:00Z">
        <w:r w:rsidR="000C7A72">
          <w:rPr>
            <w:rFonts w:ascii="Calibri" w:eastAsia="Calibri" w:hAnsi="Calibri" w:cs="Calibri"/>
          </w:rPr>
          <w:t>highly time consuming</w:t>
        </w:r>
      </w:ins>
      <w:ins w:id="135" w:author="William Lamb" w:date="2018-06-20T22:28:00Z">
        <w:r w:rsidR="000C7A72">
          <w:rPr>
            <w:rFonts w:ascii="Calibri" w:eastAsia="Calibri" w:hAnsi="Calibri" w:cs="Calibri"/>
          </w:rPr>
          <w:t xml:space="preserve">. But with computer assisted methods, a comprehensive picture can be quickly </w:t>
        </w:r>
      </w:ins>
      <w:ins w:id="136" w:author="William Lamb" w:date="2018-06-20T22:29:00Z">
        <w:r w:rsidR="000C7A72">
          <w:rPr>
            <w:rFonts w:ascii="Calibri" w:eastAsia="Calibri" w:hAnsi="Calibri" w:cs="Calibri"/>
          </w:rPr>
          <w:t>gained</w:t>
        </w:r>
      </w:ins>
      <w:ins w:id="137" w:author="William Lamb" w:date="2018-06-20T22:28:00Z">
        <w:r w:rsidR="000C7A72">
          <w:rPr>
            <w:rFonts w:ascii="Calibri" w:eastAsia="Calibri" w:hAnsi="Calibri" w:cs="Calibri"/>
          </w:rPr>
          <w:t>.</w:t>
        </w:r>
      </w:ins>
      <w:ins w:id="138" w:author="William Lamb" w:date="2018-06-20T22:29:00Z">
        <w:r w:rsidR="000C7A72">
          <w:rPr>
            <w:rFonts w:ascii="Calibri" w:eastAsia="Calibri" w:hAnsi="Calibri" w:cs="Calibri"/>
          </w:rPr>
          <w:t xml:space="preserve"> </w:t>
        </w:r>
      </w:ins>
      <w:ins w:id="139" w:author="William Lamb" w:date="2018-06-20T22:22:00Z">
        <w:r w:rsidR="000C7A72">
          <w:rPr>
            <w:rFonts w:ascii="Calibri" w:eastAsia="Calibri" w:hAnsi="Calibri" w:cs="Calibri"/>
          </w:rPr>
          <w:t xml:space="preserve">Here we identify three </w:t>
        </w:r>
      </w:ins>
      <w:ins w:id="140" w:author="William Lamb" w:date="2018-06-20T22:29:00Z">
        <w:r w:rsidR="000C7A72">
          <w:rPr>
            <w:rFonts w:ascii="Calibri" w:eastAsia="Calibri" w:hAnsi="Calibri" w:cs="Calibri"/>
          </w:rPr>
          <w:t>weaknesses in urban mitigation cases</w:t>
        </w:r>
      </w:ins>
      <w:ins w:id="141" w:author="William Lamb" w:date="2018-06-20T22:22:00Z">
        <w:r w:rsidR="000C7A72">
          <w:rPr>
            <w:rFonts w:ascii="Calibri" w:eastAsia="Calibri" w:hAnsi="Calibri" w:cs="Calibri"/>
          </w:rPr>
          <w:t>:</w:t>
        </w:r>
      </w:ins>
      <w:ins w:id="142" w:author="William Lamb" w:date="2018-06-20T22:24:00Z">
        <w:r w:rsidR="000C7A72">
          <w:rPr>
            <w:rFonts w:ascii="Calibri" w:eastAsia="Calibri" w:hAnsi="Calibri" w:cs="Calibri"/>
          </w:rPr>
          <w:t xml:space="preserve"> </w:t>
        </w:r>
      </w:ins>
    </w:p>
    <w:p w14:paraId="4F821F0E" w14:textId="6EF2C9B7" w:rsidR="000A0BB2" w:rsidRDefault="00E94E7A" w:rsidP="000C7A72">
      <w:pPr>
        <w:spacing w:line="480" w:lineRule="auto"/>
        <w:rPr>
          <w:rFonts w:ascii="Calibri" w:eastAsia="Calibri" w:hAnsi="Calibri" w:cs="Calibri"/>
        </w:rPr>
      </w:pPr>
      <w:del w:id="143" w:author="William Lamb" w:date="2018-06-20T11:16:00Z">
        <w:r w:rsidDel="00A9004C">
          <w:rPr>
            <w:rFonts w:ascii="Calibri" w:eastAsia="Calibri" w:hAnsi="Calibri" w:cs="Calibri"/>
          </w:rPr>
          <w:delText>Our analysis highlights t</w:delText>
        </w:r>
        <w:r w:rsidR="00064E70" w:rsidDel="00A9004C">
          <w:rPr>
            <w:rFonts w:ascii="Calibri" w:eastAsia="Calibri" w:hAnsi="Calibri" w:cs="Calibri"/>
          </w:rPr>
          <w:delText xml:space="preserve">hree </w:delText>
        </w:r>
        <w:r w:rsidDel="00A9004C">
          <w:rPr>
            <w:rFonts w:ascii="Calibri" w:eastAsia="Calibri" w:hAnsi="Calibri" w:cs="Calibri"/>
          </w:rPr>
          <w:delText xml:space="preserve">basic problems that </w:delText>
        </w:r>
        <w:commentRangeStart w:id="144"/>
        <w:commentRangeStart w:id="145"/>
        <w:r w:rsidR="008A43D2" w:rsidDel="00A9004C">
          <w:rPr>
            <w:rFonts w:ascii="Calibri" w:eastAsia="Calibri" w:hAnsi="Calibri" w:cs="Calibri"/>
          </w:rPr>
          <w:delText>hinder</w:delText>
        </w:r>
        <w:r w:rsidR="005A61F8" w:rsidDel="00A9004C">
          <w:rPr>
            <w:rFonts w:ascii="Calibri" w:eastAsia="Calibri" w:hAnsi="Calibri" w:cs="Calibri"/>
          </w:rPr>
          <w:delText xml:space="preserve"> learning</w:delText>
        </w:r>
        <w:commentRangeEnd w:id="144"/>
        <w:r w:rsidR="00ED6239" w:rsidDel="00A9004C">
          <w:rPr>
            <w:rStyle w:val="CommentReference"/>
          </w:rPr>
          <w:commentReference w:id="144"/>
        </w:r>
        <w:commentRangeEnd w:id="145"/>
        <w:r w:rsidR="00D66DCB" w:rsidDel="00A9004C">
          <w:rPr>
            <w:rStyle w:val="CommentReference"/>
          </w:rPr>
          <w:commentReference w:id="145"/>
        </w:r>
        <w:r w:rsidR="005A61F8" w:rsidDel="00A9004C">
          <w:rPr>
            <w:rFonts w:ascii="Calibri" w:eastAsia="Calibri" w:hAnsi="Calibri" w:cs="Calibri"/>
          </w:rPr>
          <w:delText xml:space="preserve"> </w:delText>
        </w:r>
        <w:r w:rsidR="003C71AA" w:rsidDel="00A9004C">
          <w:rPr>
            <w:rFonts w:ascii="Calibri" w:eastAsia="Calibri" w:hAnsi="Calibri" w:cs="Calibri"/>
          </w:rPr>
          <w:delText>from urban cases</w:delText>
        </w:r>
        <w:r w:rsidR="005A61F8" w:rsidDel="00A9004C">
          <w:rPr>
            <w:rFonts w:ascii="Calibri" w:eastAsia="Calibri" w:hAnsi="Calibri" w:cs="Calibri"/>
          </w:rPr>
          <w:delText>.</w:delText>
        </w:r>
        <w:r w:rsidR="00206897" w:rsidDel="00A9004C">
          <w:rPr>
            <w:rFonts w:ascii="Calibri" w:eastAsia="Calibri" w:hAnsi="Calibri" w:cs="Calibri"/>
          </w:rPr>
          <w:delText xml:space="preserve"> </w:delText>
        </w:r>
      </w:del>
      <w:r w:rsidR="00206897">
        <w:rPr>
          <w:rFonts w:ascii="Calibri" w:eastAsia="Calibri" w:hAnsi="Calibri" w:cs="Calibri"/>
        </w:rPr>
        <w:t>(1) A substantial and unwarranted bias</w:t>
      </w:r>
      <w:r w:rsidR="000A0BB2">
        <w:rPr>
          <w:rFonts w:ascii="Calibri" w:eastAsia="Calibri" w:hAnsi="Calibri" w:cs="Calibri"/>
        </w:rPr>
        <w:t xml:space="preserve"> exists towards studies on large cities </w:t>
      </w:r>
      <w:r w:rsidR="00206897">
        <w:rPr>
          <w:rFonts w:ascii="Calibri" w:eastAsia="Calibri" w:hAnsi="Calibri" w:cs="Calibri"/>
        </w:rPr>
        <w:t xml:space="preserve">and </w:t>
      </w:r>
      <w:r w:rsidR="008A43D2">
        <w:rPr>
          <w:rFonts w:ascii="Calibri" w:eastAsia="Calibri" w:hAnsi="Calibri" w:cs="Calibri"/>
        </w:rPr>
        <w:t xml:space="preserve">those </w:t>
      </w:r>
      <w:r w:rsidR="00206897">
        <w:rPr>
          <w:rFonts w:ascii="Calibri" w:eastAsia="Calibri" w:hAnsi="Calibri" w:cs="Calibri"/>
        </w:rPr>
        <w:t>situated in the global North</w:t>
      </w:r>
      <w:r w:rsidR="007E29F7">
        <w:rPr>
          <w:rFonts w:ascii="Calibri" w:eastAsia="Calibri" w:hAnsi="Calibri" w:cs="Calibri"/>
        </w:rPr>
        <w:t xml:space="preserve">. </w:t>
      </w:r>
      <w:r w:rsidR="00064E70">
        <w:rPr>
          <w:rFonts w:ascii="Calibri" w:eastAsia="Calibri" w:hAnsi="Calibri" w:cs="Calibri"/>
        </w:rPr>
        <w:t>In contrast, o</w:t>
      </w:r>
      <w:r w:rsidR="007E29F7">
        <w:rPr>
          <w:rFonts w:ascii="Calibri" w:eastAsia="Calibri" w:hAnsi="Calibri" w:cs="Calibri"/>
        </w:rPr>
        <w:t>nly a handful of s</w:t>
      </w:r>
      <w:r w:rsidR="001C3DFA">
        <w:rPr>
          <w:rFonts w:ascii="Calibri" w:eastAsia="Calibri" w:hAnsi="Calibri" w:cs="Calibri"/>
        </w:rPr>
        <w:t>tudies exist on African cities</w:t>
      </w:r>
      <w:r w:rsidR="00064E70">
        <w:rPr>
          <w:rFonts w:ascii="Calibri" w:eastAsia="Calibri" w:hAnsi="Calibri" w:cs="Calibri"/>
        </w:rPr>
        <w:t xml:space="preserve"> and smaller agglomerations in Asia – where the majority of current and future urban growth will take place. (2) The topic space is dominated by demand-side measures, but shows strong regional biases. Cases in Africa </w:t>
      </w:r>
      <w:r w:rsidR="001C3DFA">
        <w:rPr>
          <w:rFonts w:ascii="Calibri" w:eastAsia="Calibri" w:hAnsi="Calibri" w:cs="Calibri"/>
        </w:rPr>
        <w:t xml:space="preserve">emphasise adaptation </w:t>
      </w:r>
      <w:r>
        <w:rPr>
          <w:rFonts w:ascii="Calibri" w:eastAsia="Calibri" w:hAnsi="Calibri" w:cs="Calibri"/>
        </w:rPr>
        <w:t>and fail to provide evidence on upcoming issues of urban form and infrastructure build-out</w:t>
      </w:r>
      <w:r w:rsidR="00644CC2">
        <w:rPr>
          <w:rFonts w:ascii="Calibri" w:eastAsia="Calibri" w:hAnsi="Calibri" w:cs="Calibri"/>
        </w:rPr>
        <w:t>.</w:t>
      </w:r>
      <w:r w:rsidR="008A43D2">
        <w:rPr>
          <w:rFonts w:ascii="Calibri" w:eastAsia="Calibri" w:hAnsi="Calibri" w:cs="Calibri"/>
        </w:rPr>
        <w:t xml:space="preserve"> </w:t>
      </w:r>
      <w:r w:rsidR="00644CC2">
        <w:rPr>
          <w:rFonts w:ascii="Calibri" w:eastAsia="Calibri" w:hAnsi="Calibri" w:cs="Calibri"/>
        </w:rPr>
        <w:t>T</w:t>
      </w:r>
      <w:r w:rsidR="001C3DFA">
        <w:rPr>
          <w:rFonts w:ascii="Calibri" w:eastAsia="Calibri" w:hAnsi="Calibri" w:cs="Calibri"/>
        </w:rPr>
        <w:t xml:space="preserve">he literature on Asian cities is strongly focused on emissions accounting and </w:t>
      </w:r>
      <w:r w:rsidR="00644CC2">
        <w:rPr>
          <w:rFonts w:ascii="Calibri" w:eastAsia="Calibri" w:hAnsi="Calibri" w:cs="Calibri"/>
        </w:rPr>
        <w:t>needs to explicitly address governance</w:t>
      </w:r>
      <w:r w:rsidR="001C3DFA">
        <w:rPr>
          <w:rFonts w:ascii="Calibri" w:eastAsia="Calibri" w:hAnsi="Calibri" w:cs="Calibri"/>
        </w:rPr>
        <w:t xml:space="preserve"> and sustainability issues. (</w:t>
      </w:r>
      <w:r w:rsidR="008A43D2">
        <w:rPr>
          <w:rFonts w:ascii="Calibri" w:eastAsia="Calibri" w:hAnsi="Calibri" w:cs="Calibri"/>
        </w:rPr>
        <w:t>3</w:t>
      </w:r>
      <w:r w:rsidR="001C3DFA">
        <w:rPr>
          <w:rFonts w:ascii="Calibri" w:eastAsia="Calibri" w:hAnsi="Calibri" w:cs="Calibri"/>
        </w:rPr>
        <w:t>) T</w:t>
      </w:r>
      <w:r w:rsidR="00696718">
        <w:rPr>
          <w:rFonts w:ascii="Calibri" w:eastAsia="Calibri" w:hAnsi="Calibri" w:cs="Calibri"/>
        </w:rPr>
        <w:t>he existing comparative research lacks international scope and tends to be under-justified on conceptual grounds</w:t>
      </w:r>
      <w:r w:rsidR="008A43D2">
        <w:rPr>
          <w:rFonts w:ascii="Calibri" w:eastAsia="Calibri" w:hAnsi="Calibri" w:cs="Calibri"/>
        </w:rPr>
        <w:t>. In addition, f</w:t>
      </w:r>
      <w:r w:rsidR="003C71AA">
        <w:rPr>
          <w:rFonts w:ascii="Calibri" w:eastAsia="Calibri" w:hAnsi="Calibri" w:cs="Calibri"/>
        </w:rPr>
        <w:t>ew attempts</w:t>
      </w:r>
      <w:r w:rsidR="00696718">
        <w:rPr>
          <w:rFonts w:ascii="Calibri" w:eastAsia="Calibri" w:hAnsi="Calibri" w:cs="Calibri"/>
        </w:rPr>
        <w:t xml:space="preserve"> have been made </w:t>
      </w:r>
      <w:r w:rsidR="003C71AA">
        <w:rPr>
          <w:rFonts w:ascii="Calibri" w:eastAsia="Calibri" w:hAnsi="Calibri" w:cs="Calibri"/>
        </w:rPr>
        <w:t>to</w:t>
      </w:r>
      <w:r w:rsidR="00696718">
        <w:rPr>
          <w:rFonts w:ascii="Calibri" w:eastAsia="Calibri" w:hAnsi="Calibri" w:cs="Calibri"/>
        </w:rPr>
        <w:t xml:space="preserve"> systematically </w:t>
      </w:r>
      <w:r w:rsidR="003C71AA">
        <w:rPr>
          <w:rFonts w:ascii="Calibri" w:eastAsia="Calibri" w:hAnsi="Calibri" w:cs="Calibri"/>
        </w:rPr>
        <w:t>review</w:t>
      </w:r>
      <w:r w:rsidR="00696718">
        <w:rPr>
          <w:rFonts w:ascii="Calibri" w:eastAsia="Calibri" w:hAnsi="Calibri" w:cs="Calibri"/>
        </w:rPr>
        <w:t xml:space="preserve"> urban case study research.</w:t>
      </w:r>
    </w:p>
    <w:p w14:paraId="2B7C90A6" w14:textId="3CFB16DA" w:rsidR="003976BB" w:rsidRDefault="001B3F48" w:rsidP="0072400C">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w:t>
      </w:r>
      <w:r w:rsidR="003976BB">
        <w:rPr>
          <w:rFonts w:ascii="Calibri" w:eastAsia="Calibri" w:hAnsi="Calibri" w:cs="Calibri"/>
        </w:rPr>
        <w:lastRenderedPageBreak/>
        <w:t xml:space="preserve">can tackle the coming mitigation challenge </w:t>
      </w:r>
      <w:r w:rsidR="003976BB">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"&lt;sup&gt;12,38&lt;/sup&gt;", "plainTextFormattedCitation" : "12,38", "previouslyFormattedCitation" : "&lt;sup&gt;12,38&lt;/sup&gt;"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12,38</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A0274C">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"&lt;sup&gt;2,3,41&lt;/sup&gt;", "plainTextFormattedCitation" : "2,3,41", "previouslyFormattedCitation" : "&lt;sup&gt;2,3,41&lt;/sup&gt;"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2,3,41</w:t>
      </w:r>
      <w:r w:rsidR="003976BB">
        <w:rPr>
          <w:rFonts w:ascii="Calibri" w:eastAsia="Calibri" w:hAnsi="Calibri" w:cs="Calibri"/>
        </w:rPr>
        <w:fldChar w:fldCharType="end"/>
      </w:r>
      <w:r w:rsidR="003976BB">
        <w:rPr>
          <w:rFonts w:ascii="Calibri" w:eastAsia="Calibri" w:hAnsi="Calibri" w:cs="Calibri"/>
        </w:rPr>
        <w:t xml:space="preserve">. </w:t>
      </w:r>
    </w:p>
    <w:p w14:paraId="0BCD28D9" w14:textId="1E0DC582" w:rsidR="00A9004C" w:rsidRDefault="00E2030E" w:rsidP="000C7A72">
      <w:pPr>
        <w:spacing w:line="480" w:lineRule="auto"/>
        <w:rPr>
          <w:rFonts w:ascii="Calibri" w:eastAsia="Calibri" w:hAnsi="Calibri" w:cs="Calibri"/>
        </w:rPr>
      </w:pPr>
      <w:r>
        <w:rPr>
          <w:rFonts w:ascii="Calibri" w:eastAsia="Calibri" w:hAnsi="Calibri" w:cs="Calibri"/>
        </w:rPr>
        <w:t xml:space="preserve">A further focus on synthetic </w:t>
      </w:r>
      <w:r w:rsidR="005E6761">
        <w:rPr>
          <w:rFonts w:ascii="Calibri" w:eastAsia="Calibri" w:hAnsi="Calibri" w:cs="Calibri"/>
        </w:rPr>
        <w:t xml:space="preserve">urban </w:t>
      </w:r>
      <w:r>
        <w:rPr>
          <w:rFonts w:ascii="Calibri" w:eastAsia="Calibri" w:hAnsi="Calibri" w:cs="Calibri"/>
        </w:rPr>
        <w:t>research</w:t>
      </w:r>
      <w:r w:rsidR="003976BB">
        <w:rPr>
          <w:rFonts w:ascii="Calibri" w:eastAsia="Calibri" w:hAnsi="Calibri" w:cs="Calibri"/>
        </w:rPr>
        <w:t xml:space="preserve"> is needed</w:t>
      </w:r>
      <w:r>
        <w:rPr>
          <w:rFonts w:ascii="Calibri" w:eastAsia="Calibri" w:hAnsi="Calibri" w:cs="Calibri"/>
        </w:rPr>
        <w:t xml:space="preserve">. </w:t>
      </w:r>
      <w:r w:rsidR="005E6761">
        <w:rPr>
          <w:rFonts w:ascii="Calibri" w:eastAsia="Calibri" w:hAnsi="Calibri" w:cs="Calibri"/>
        </w:rPr>
        <w:t>Consolidating existing cases on individual cities provides an opportunity to quickly build a more comprehensive overview of interlinked urban mitigation issues, although only for a small subset of cities. To progress our understanding of more diverse contexts, urban data science</w:t>
      </w:r>
      <w:r w:rsidR="006F7232">
        <w:rPr>
          <w:rFonts w:ascii="Calibri" w:eastAsia="Calibri" w:hAnsi="Calibri" w:cs="Calibri"/>
        </w:rPr>
        <w:t xml:space="preserve"> and typologies offer a route to learning from bottom-up cases within peer groups of cities</w:t>
      </w:r>
      <w:r w:rsidR="005E6761">
        <w:rPr>
          <w:rFonts w:ascii="Calibri" w:eastAsia="Calibri" w:hAnsi="Calibri" w:cs="Calibri"/>
        </w:rPr>
        <w:t xml:space="preserve">. </w:t>
      </w:r>
      <w:r w:rsidR="00644CC2">
        <w:rPr>
          <w:rFonts w:ascii="Calibri" w:eastAsia="Calibri" w:hAnsi="Calibri" w:cs="Calibri"/>
        </w:rPr>
        <w:t>Such an approach would</w:t>
      </w:r>
      <w:r w:rsidR="005E6761">
        <w:rPr>
          <w:rFonts w:ascii="Calibri" w:eastAsia="Calibri" w:hAnsi="Calibri" w:cs="Calibri"/>
        </w:rPr>
        <w:t xml:space="preserve"> address</w:t>
      </w:r>
      <w:r w:rsidR="006F7232">
        <w:rPr>
          <w:rFonts w:ascii="Calibri" w:eastAsia="Calibri" w:hAnsi="Calibri" w:cs="Calibri"/>
        </w:rPr>
        <w:t xml:space="preserve"> pervasive concerns of generalisability in urban research</w:t>
      </w:r>
      <w:r w:rsidR="00644CC2">
        <w:rPr>
          <w:rFonts w:ascii="Calibri" w:eastAsia="Calibri" w:hAnsi="Calibri" w:cs="Calibri"/>
        </w:rPr>
        <w:t xml:space="preserve">, </w:t>
      </w:r>
      <w:r w:rsidR="005E6761">
        <w:rPr>
          <w:rFonts w:ascii="Calibri" w:eastAsia="Calibri" w:hAnsi="Calibri" w:cs="Calibri"/>
        </w:rPr>
        <w:t xml:space="preserve">and </w:t>
      </w:r>
      <w:r w:rsidR="006F7232">
        <w:rPr>
          <w:rFonts w:ascii="Calibri" w:eastAsia="Calibri" w:hAnsi="Calibri" w:cs="Calibri"/>
        </w:rPr>
        <w:t xml:space="preserve">with the case study method specifically. </w:t>
      </w:r>
      <w:r w:rsidR="00644CC2">
        <w:rPr>
          <w:rFonts w:ascii="Calibri" w:eastAsia="Calibri" w:hAnsi="Calibri" w:cs="Calibri"/>
        </w:rPr>
        <w:t>O</w:t>
      </w:r>
      <w:r w:rsidR="003976BB">
        <w:rPr>
          <w:rFonts w:ascii="Calibri" w:eastAsia="Calibri" w:hAnsi="Calibri" w:cs="Calibri"/>
        </w:rPr>
        <w:t>verview</w:t>
      </w:r>
      <w:r w:rsidR="00644CC2">
        <w:rPr>
          <w:rFonts w:ascii="Calibri" w:eastAsia="Calibri" w:hAnsi="Calibri" w:cs="Calibri"/>
        </w:rPr>
        <w:t>s</w:t>
      </w:r>
      <w:r w:rsidR="003976BB">
        <w:rPr>
          <w:rFonts w:ascii="Calibri" w:eastAsia="Calibri" w:hAnsi="Calibri" w:cs="Calibri"/>
        </w:rPr>
        <w:t xml:space="preserve"> </w:t>
      </w:r>
      <w:r w:rsidR="00644CC2">
        <w:rPr>
          <w:rFonts w:ascii="Calibri" w:eastAsia="Calibri" w:hAnsi="Calibri" w:cs="Calibri"/>
        </w:rPr>
        <w:t xml:space="preserve">and systematic maps </w:t>
      </w:r>
      <w:r w:rsidR="003976BB">
        <w:rPr>
          <w:rFonts w:ascii="Calibri" w:eastAsia="Calibri" w:hAnsi="Calibri" w:cs="Calibri"/>
        </w:rPr>
        <w:t xml:space="preserve">of the </w:t>
      </w:r>
      <w:r w:rsidR="00644CC2">
        <w:rPr>
          <w:rFonts w:ascii="Calibri" w:eastAsia="Calibri" w:hAnsi="Calibri" w:cs="Calibri"/>
        </w:rPr>
        <w:t xml:space="preserve">case study literature provide an entry point to these projects. Capturing study locations, topics, comparative research and available reviews enable progress and knowledge gaps </w:t>
      </w:r>
      <w:r w:rsidR="00EF29ED">
        <w:rPr>
          <w:rFonts w:ascii="Calibri" w:eastAsia="Calibri" w:hAnsi="Calibri" w:cs="Calibri"/>
        </w:rPr>
        <w:t xml:space="preserve">in the field to be tracked, even as the quantity of studies rapidly grows. </w:t>
      </w:r>
      <w:r w:rsidR="00644CC2">
        <w:rPr>
          <w:rFonts w:ascii="Calibri" w:eastAsia="Calibri" w:hAnsi="Calibri" w:cs="Calibri"/>
        </w:rPr>
        <w:t>Inspiration can</w:t>
      </w:r>
      <w:r w:rsidR="00E94E7A">
        <w:rPr>
          <w:rFonts w:ascii="Calibri" w:eastAsia="Calibri" w:hAnsi="Calibri" w:cs="Calibri"/>
        </w:rPr>
        <w:t xml:space="preserve"> also</w:t>
      </w:r>
      <w:r w:rsidR="00644CC2">
        <w:rPr>
          <w:rFonts w:ascii="Calibri" w:eastAsia="Calibri" w:hAnsi="Calibri" w:cs="Calibri"/>
        </w:rPr>
        <w:t xml:space="preserve"> be drawn from other fields of </w:t>
      </w:r>
      <w:r w:rsidR="00EF29ED">
        <w:rPr>
          <w:rFonts w:ascii="Calibri" w:eastAsia="Calibri" w:hAnsi="Calibri" w:cs="Calibri"/>
        </w:rPr>
        <w:t xml:space="preserve">scientific inquiry </w:t>
      </w:r>
      <w:r w:rsidR="00644CC2">
        <w:rPr>
          <w:rFonts w:ascii="Calibri" w:eastAsia="Calibri" w:hAnsi="Calibri" w:cs="Calibri"/>
        </w:rPr>
        <w:t xml:space="preserve">that </w:t>
      </w:r>
      <w:r w:rsidR="00EF29ED">
        <w:rPr>
          <w:rFonts w:ascii="Calibri" w:eastAsia="Calibri" w:hAnsi="Calibri" w:cs="Calibri"/>
        </w:rPr>
        <w:t>face similar challenges</w:t>
      </w:r>
      <w:r w:rsidR="008A2623">
        <w:rPr>
          <w:rFonts w:ascii="Calibri" w:eastAsia="Calibri" w:hAnsi="Calibri" w:cs="Calibri"/>
        </w:rPr>
        <w:t>,</w:t>
      </w:r>
      <w:r w:rsidR="00EF29ED">
        <w:rPr>
          <w:rFonts w:ascii="Calibri" w:eastAsia="Calibri" w:hAnsi="Calibri" w:cs="Calibri"/>
        </w:rPr>
        <w:t xml:space="preserve"> </w:t>
      </w:r>
      <w:r w:rsidR="00BC6DD9">
        <w:rPr>
          <w:rFonts w:ascii="Calibri" w:eastAsia="Calibri" w:hAnsi="Calibri" w:cs="Calibri"/>
        </w:rPr>
        <w:t xml:space="preserve">including urban adaptation research </w:t>
      </w:r>
      <w:r w:rsidR="00BC6DD9">
        <w:rPr>
          <w:rFonts w:ascii="Calibri" w:eastAsia="Calibri" w:hAnsi="Calibri" w:cs="Calibri"/>
        </w:rPr>
        <w:fldChar w:fldCharType="begin" w:fldLock="1"/>
      </w:r>
      <w:r w:rsidR="009E79F3">
        <w:rPr>
          <w:rFonts w:ascii="Calibri" w:eastAsia="Calibri" w:hAnsi="Calibri" w:cs="Calibri"/>
        </w:rPr>
        <w:instrText>ADDIN CSL_CITATION { "citationItems" : [ { "id" : "ITEM-1", "itemData" : { "DOI" : "10.1016/j.gloenvcha.2015.01.001", "ISBN" : "0959-3780", "ISSN" : "09593780", "abstract" : "Climate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 "author" : [ { "dropping-particle" : "", "family" : "Vogel", "given" : "Brennan", "non-dropping-particle" : "", "parse-names" : false, "suffix" : "" }, { "dropping-particle" : "", "family" : "Henstra", "given" : "Daniel", "non-dropping-particle" : "", "parse-names" : false, "suffix" : "" } ], "container-title" : "Global Environmental Change", "id" : "ITEM-1", "issued" : { "date-parts" : [ [ "2015" ] ] }, "page" : "110-120", "publisher" : "Elsevier Ltd", "title" : "Studying local climate adaptation: A heuristic research framework for comparative policy analysis", "type" : "article-journal", "volume" : "31" }, "uris" : [ "http://www.mendeley.com/documents/?uuid=eb564b0a-4c04-44ff-ba62-f73ee813b3a5" ] } ], "mendeley" : { "formattedCitation" : "&lt;sup&gt;54&lt;/sup&gt;", "plainTextFormattedCitation" : "54", "previouslyFormattedCitation" : "&lt;sup&gt;54&lt;/sup&gt;" }, "properties" : { "noteIndex" : 0 }, "schema" : "https://github.com/citation-style-language/schema/raw/master/csl-citation.json" }</w:instrText>
      </w:r>
      <w:r w:rsidR="00BC6DD9">
        <w:rPr>
          <w:rFonts w:ascii="Calibri" w:eastAsia="Calibri" w:hAnsi="Calibri" w:cs="Calibri"/>
        </w:rPr>
        <w:fldChar w:fldCharType="separate"/>
      </w:r>
      <w:r w:rsidR="009E79F3" w:rsidRPr="009E79F3">
        <w:rPr>
          <w:rFonts w:ascii="Calibri" w:eastAsia="Calibri" w:hAnsi="Calibri" w:cs="Calibri"/>
          <w:noProof/>
          <w:vertAlign w:val="superscript"/>
        </w:rPr>
        <w:t>54</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9E79F3">
        <w:rPr>
          <w:rFonts w:ascii="Calibri" w:eastAsia="Calibri" w:hAnsi="Calibri" w:cs="Calibri"/>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"mendeley" : { "formattedCitation" : "&lt;sup&gt;55&lt;/sup&gt;", "plainTextFormattedCitation" : "55", "previouslyFormattedCitation" : "&lt;sup&gt;55&lt;/sup&gt;" }, "properties" : { "noteIndex" : 0 }, "schema" : "https://github.com/citation-style-language/schema/raw/master/csl-citation.json" }</w:instrText>
      </w:r>
      <w:r w:rsidR="00BC6DD9">
        <w:rPr>
          <w:rFonts w:ascii="Calibri" w:eastAsia="Calibri" w:hAnsi="Calibri" w:cs="Calibri"/>
        </w:rPr>
        <w:fldChar w:fldCharType="separate"/>
      </w:r>
      <w:r w:rsidR="009E79F3" w:rsidRPr="009E79F3">
        <w:rPr>
          <w:rFonts w:ascii="Calibri" w:eastAsia="Calibri" w:hAnsi="Calibri" w:cs="Calibri"/>
          <w:noProof/>
          <w:vertAlign w:val="superscript"/>
        </w:rPr>
        <w:t>55</w:t>
      </w:r>
      <w:r w:rsidR="00BC6DD9">
        <w:rPr>
          <w:rFonts w:ascii="Calibri" w:eastAsia="Calibri" w:hAnsi="Calibri" w:cs="Calibri"/>
        </w:rPr>
        <w:fldChar w:fldCharType="end"/>
      </w:r>
      <w:r w:rsidR="005E6761">
        <w:rPr>
          <w:rFonts w:ascii="Calibri" w:eastAsia="Calibri" w:hAnsi="Calibri" w:cs="Calibri"/>
        </w:rPr>
        <w:t>.</w:t>
      </w:r>
      <w:del w:id="146" w:author="William Lamb" w:date="2018-06-20T11:23:00Z">
        <w:r w:rsidR="005E6761" w:rsidDel="00C01733">
          <w:rPr>
            <w:rFonts w:ascii="Calibri" w:eastAsia="Calibri" w:hAnsi="Calibri" w:cs="Calibri"/>
          </w:rPr>
          <w:delText xml:space="preserve"> </w:delText>
        </w:r>
      </w:del>
    </w:p>
    <w:p w14:paraId="36E8C4F4" w14:textId="16B37A13" w:rsidR="00140402" w:rsidRDefault="009A072D">
      <w:pPr>
        <w:spacing w:line="480" w:lineRule="auto"/>
        <w:rPr>
          <w:rFonts w:ascii="Calibri" w:eastAsia="Calibri" w:hAnsi="Calibri" w:cs="Calibri"/>
        </w:rPr>
      </w:pPr>
      <w:r>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needed in the field. From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ins w:id="147" w:author="William Lamb" w:date="2018-06-20T11:22:00Z">
        <w:r w:rsidR="00C01733">
          <w:rPr>
            <w:rFonts w:ascii="Calibri" w:eastAsia="Calibri" w:hAnsi="Calibri" w:cs="Calibri"/>
          </w:rPr>
          <w:t xml:space="preserve">synthetic </w:t>
        </w:r>
      </w:ins>
      <w:r w:rsidR="008A2623">
        <w:rPr>
          <w:rFonts w:ascii="Calibri" w:eastAsia="Calibri" w:hAnsi="Calibri" w:cs="Calibri"/>
        </w:rPr>
        <w:t xml:space="preserve">global urban science, no case study should be left behind. </w:t>
      </w:r>
      <w:bookmarkStart w:id="148" w:name="_GoBack"/>
      <w:bookmarkEnd w:id="148"/>
    </w:p>
    <w:p w14:paraId="55052D8A" w14:textId="1A1D5AD1" w:rsidR="003003D2" w:rsidRDefault="003003D2" w:rsidP="0072400C">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rsidP="0072400C">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1DC4C8C0" w:rsidR="003003D2" w:rsidRPr="003003D2" w:rsidRDefault="00DA2337" w:rsidP="0072400C">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1470AD" w:rsidRPr="001470AD">
        <w:t xml:space="preserve">Table </w:t>
      </w:r>
      <w:r w:rsidR="001470AD" w:rsidRPr="001470AD">
        <w:rPr>
          <w:noProof/>
        </w:rPr>
        <w:t>3</w:t>
      </w:r>
      <w:r w:rsidR="003003D2" w:rsidRPr="003003D2">
        <w:rPr>
          <w:rFonts w:ascii="Calibri" w:eastAsia="Calibri" w:hAnsi="Calibri" w:cs="Calibri"/>
        </w:rPr>
        <w:fldChar w:fldCharType="end"/>
      </w:r>
      <w:r w:rsidR="003003D2">
        <w:rPr>
          <w:rFonts w:ascii="Calibri" w:eastAsia="Calibri" w:hAnsi="Calibri" w:cs="Calibri"/>
        </w:rPr>
        <w:t>). As of March 2018 this search returned 12,918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72400C">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rsidP="0072400C">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72400C">
            <w:pPr>
              <w:spacing w:line="480" w:lineRule="auto"/>
            </w:pPr>
            <w:r w:rsidRPr="003003D2">
              <w:rPr>
                <w:rFonts w:ascii="Calibri" w:eastAsia="Calibri" w:hAnsi="Calibri" w:cs="Calibri"/>
              </w:rPr>
              <w:lastRenderedPageBreak/>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72400C">
            <w:pPr>
              <w:spacing w:line="480" w:lineRule="auto"/>
            </w:pPr>
            <w:r w:rsidRPr="003003D2">
              <w:rPr>
                <w:rFonts w:ascii="Calibri" w:eastAsia="Calibri" w:hAnsi="Calibri" w:cs="Calibri"/>
              </w:rPr>
              <w:t>(“Paris Agreement” OR “low carbon” OR "decarboni*ation" OR (“energy” OR “carbon” OR “CO2” OR “GHG” OR “greenhouse gas” OR “climat*”) NEAR/3 ("mitigation" OR "reduc*" OR "polic*" OR "governance"))</w:t>
            </w:r>
          </w:p>
        </w:tc>
      </w:tr>
    </w:tbl>
    <w:p w14:paraId="1E362E8D" w14:textId="77777777" w:rsidR="003003D2" w:rsidRDefault="003003D2" w:rsidP="0072400C">
      <w:pPr>
        <w:pStyle w:val="Caption"/>
        <w:spacing w:line="480" w:lineRule="auto"/>
      </w:pPr>
      <w:bookmarkStart w:id="149"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1470AD">
        <w:rPr>
          <w:b/>
          <w:noProof/>
        </w:rPr>
        <w:t>3</w:t>
      </w:r>
      <w:r w:rsidRPr="003003D2">
        <w:rPr>
          <w:b/>
          <w:noProof/>
        </w:rPr>
        <w:fldChar w:fldCharType="end"/>
      </w:r>
      <w:bookmarkEnd w:id="149"/>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72400C">
      <w:pPr>
        <w:spacing w:line="480" w:lineRule="auto"/>
        <w:rPr>
          <w:rFonts w:ascii="Calibri" w:eastAsia="Calibri" w:hAnsi="Calibri" w:cs="Calibri"/>
          <w:i/>
        </w:rPr>
      </w:pPr>
      <w:r>
        <w:rPr>
          <w:rFonts w:ascii="Calibri" w:eastAsia="Calibri" w:hAnsi="Calibri" w:cs="Calibri"/>
          <w:i/>
        </w:rPr>
        <w:t>Identifying cases</w:t>
      </w:r>
    </w:p>
    <w:p w14:paraId="695764F1" w14:textId="6891F344" w:rsidR="00752C1B" w:rsidRDefault="00DA2337" w:rsidP="005C163D">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r w:rsidR="004027D8">
        <w:rPr>
          <w:rFonts w:ascii="Calibri" w:eastAsia="Calibri" w:hAnsi="Calibri" w:cs="Calibri"/>
        </w:rPr>
        <w:t xml:space="preserve">12,918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3,440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we obtain 4,730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0B5AD6">
        <w:rPr>
          <w:rFonts w:ascii="Calibri" w:eastAsia="Calibri" w:hAnsi="Calibri" w:cs="Calibri"/>
        </w:rPr>
        <w:t xml:space="preserve"> </w:t>
      </w:r>
    </w:p>
    <w:p w14:paraId="1FECD2CA" w14:textId="181B125A" w:rsidR="003003D2" w:rsidRPr="00017748" w:rsidRDefault="00017748" w:rsidP="0072400C">
      <w:pPr>
        <w:spacing w:line="480" w:lineRule="auto"/>
        <w:rPr>
          <w:rFonts w:ascii="Calibri" w:eastAsia="Calibri" w:hAnsi="Calibri" w:cs="Calibri"/>
          <w:i/>
        </w:rPr>
      </w:pPr>
      <w:r w:rsidRPr="00017748">
        <w:rPr>
          <w:rFonts w:ascii="Calibri" w:eastAsia="Calibri" w:hAnsi="Calibri" w:cs="Calibri"/>
          <w:i/>
        </w:rPr>
        <w:t>Topic modelling</w:t>
      </w:r>
    </w:p>
    <w:p w14:paraId="10B2E78F" w14:textId="5879635E" w:rsidR="002A6A5B" w:rsidRDefault="00752C1B" w:rsidP="002A6A5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to process and produce a topic model from the 3,440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9E79F3">
        <w:rPr>
          <w:rFonts w:ascii="Calibri" w:eastAsia="Calibri" w:hAnsi="Calibri" w:cs="Calibri"/>
        </w:rPr>
        <w:instrText>ADDIN CSL_CITATION { "citationItems" : [ { "id" : "ITEM-1", "itemData" : { "author"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"Dubourg", "given" : "Vincent", "non-dropping-particle" : "", "parse-names" : false, "suffix" :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"Pedregosa", "given" : "Fabian", "non-dropping-particle" : "", "parse-names" : false, "suffix" : "" }, { "dropping-particle" : "", "family" : "Weiss", "given" : "Ron", "non-dropping-particle" : "", "parse-names" : false, "suffix" : "" } ], "container-title" : "Journal of Machine Learning Research", "id" : "ITEM-1", "issued" : { "date-parts" : [ [ "2011" ] ] }, "page" : "2825-2830", "title" : "Scikit-learn: Machine Learning in Python", "type" : "article-journal", "volume" : "12" }, "uris" : [ "http://www.mendeley.com/documents/?uuid=c19d075e-2310-4836-8bbc-123bdf8a8488" ] } ], "mendeley" : { "formattedCitation" : "&lt;sup&gt;56&lt;/sup&gt;", "plainTextFormattedCitation" : "56", "previouslyFormattedCitation" : "&lt;sup&gt;56&lt;/sup&gt;" }, "properties" : { "noteIndex" : 0 }, "schema" : "https://github.com/citation-style-language/schema/raw/master/csl-citation.json" }</w:instrText>
      </w:r>
      <w:r w:rsidR="000B5AD6">
        <w:rPr>
          <w:rFonts w:ascii="Calibri" w:eastAsia="Calibri" w:hAnsi="Calibri" w:cs="Calibri"/>
        </w:rPr>
        <w:fldChar w:fldCharType="separate"/>
      </w:r>
      <w:r w:rsidR="009E79F3" w:rsidRPr="009E79F3">
        <w:rPr>
          <w:rFonts w:ascii="Calibri" w:eastAsia="Calibri" w:hAnsi="Calibri" w:cs="Calibri"/>
          <w:noProof/>
          <w:vertAlign w:val="superscript"/>
        </w:rPr>
        <w:t>56</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9E79F3">
        <w:rPr>
          <w:rFonts w:ascii="Calibri" w:eastAsia="Calibri" w:hAnsi="Calibri" w:cs="Calibri"/>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"&lt;sup&gt;57&lt;/sup&gt;", "plainTextFormattedCitation" : "57", "previouslyFormattedCitation" : "&lt;sup&gt;57&lt;/sup&gt;" }, "properties" : { "noteIndex" : 0 }, "schema" : "https://github.com/citation-style-language/schema/raw/master/csl-citation.json" }</w:instrText>
      </w:r>
      <w:r w:rsidR="007179F3">
        <w:rPr>
          <w:rFonts w:ascii="Calibri" w:eastAsia="Calibri" w:hAnsi="Calibri" w:cs="Calibri"/>
        </w:rPr>
        <w:fldChar w:fldCharType="separate"/>
      </w:r>
      <w:r w:rsidR="009E79F3" w:rsidRPr="009E79F3">
        <w:rPr>
          <w:rFonts w:ascii="Calibri" w:eastAsia="Calibri" w:hAnsi="Calibri" w:cs="Calibri"/>
          <w:noProof/>
          <w:vertAlign w:val="superscript"/>
        </w:rPr>
        <w:t>57</w:t>
      </w:r>
      <w:r w:rsidR="007179F3">
        <w:rPr>
          <w:rFonts w:ascii="Calibri" w:eastAsia="Calibri" w:hAnsi="Calibri" w:cs="Calibri"/>
        </w:rPr>
        <w:fldChar w:fldCharType="end"/>
      </w:r>
      <w:r>
        <w:rPr>
          <w:rFonts w:ascii="Calibri" w:eastAsia="Calibri" w:hAnsi="Calibri" w:cs="Calibri"/>
        </w:rPr>
        <w:t xml:space="preserve"> to a matrix of documents × term</w:t>
      </w:r>
      <w:ins w:id="150" w:author="Max Callaghan" w:date="2018-06-18T16:27:00Z">
        <w:r w:rsidR="00103FC8">
          <w:rPr>
            <w:rFonts w:ascii="Calibri" w:eastAsia="Calibri" w:hAnsi="Calibri" w:cs="Calibri"/>
          </w:rPr>
          <w:t>s</w:t>
        </w:r>
      </w:ins>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 and topics by term</w:t>
      </w:r>
      <w:commentRangeStart w:id="151"/>
      <w:r w:rsidR="002A6A5B">
        <w:rPr>
          <w:rFonts w:ascii="Calibri" w:eastAsia="Calibri" w:hAnsi="Calibri" w:cs="Calibri"/>
        </w:rPr>
        <w:t>.</w:t>
      </w:r>
      <w:commentRangeEnd w:id="151"/>
      <w:r w:rsidR="002A6A5B">
        <w:rPr>
          <w:rStyle w:val="CommentReference"/>
        </w:rPr>
        <w:commentReference w:id="151"/>
      </w:r>
      <w:ins w:id="152" w:author="Max Callaghan" w:date="2018-06-18T16:29:00Z">
        <w:r w:rsidR="00103FC8">
          <w:rPr>
            <w:rFonts w:ascii="Calibri" w:eastAsia="Calibri" w:hAnsi="Calibri" w:cs="Calibri"/>
          </w:rPr>
          <w:t xml:space="preserve"> </w:t>
        </w:r>
      </w:ins>
      <w:ins w:id="153" w:author="Max Callaghan" w:date="2018-06-18T16:32:00Z">
        <w:r w:rsidR="00103FC8">
          <w:rPr>
            <w:rFonts w:ascii="Calibri" w:eastAsia="Calibri" w:hAnsi="Calibri" w:cs="Calibri"/>
          </w:rPr>
          <w:t xml:space="preserve">Higher document-topic scores indicate documents where words associated with the topic appear; higher topic-term scores indicate the </w:t>
        </w:r>
      </w:ins>
      <w:ins w:id="154" w:author="Max Callaghan" w:date="2018-06-18T16:38:00Z">
        <w:r w:rsidR="00604C0C">
          <w:rPr>
            <w:rFonts w:ascii="Calibri" w:eastAsia="Calibri" w:hAnsi="Calibri" w:cs="Calibri"/>
          </w:rPr>
          <w:t>strength of an association between a word and a topic</w:t>
        </w:r>
      </w:ins>
      <w:ins w:id="155" w:author="Max Callaghan" w:date="2018-06-18T16:32:00Z">
        <w:r w:rsidR="00103FC8">
          <w:rPr>
            <w:rFonts w:ascii="Calibri" w:eastAsia="Calibri" w:hAnsi="Calibri" w:cs="Calibri"/>
          </w:rPr>
          <w:t>.</w:t>
        </w:r>
      </w:ins>
      <w:ins w:id="156" w:author="Max Callaghan" w:date="2018-06-18T16:40:00Z">
        <w:r w:rsidR="00604C0C">
          <w:rPr>
            <w:rFonts w:ascii="Calibri" w:eastAsia="Calibri" w:hAnsi="Calibri" w:cs="Calibri"/>
          </w:rPr>
          <w:t xml:space="preserve"> The marginal topic distribution for each topic denotes the sum of document-topic scores for that topic as a proportion of the sum of all document-topic scores.</w:t>
        </w:r>
      </w:ins>
    </w:p>
    <w:p w14:paraId="33344A21" w14:textId="3686E0D4" w:rsidR="002A6A5B" w:rsidRDefault="006763E3" w:rsidP="00615324">
      <w:pPr>
        <w:spacing w:line="480" w:lineRule="auto"/>
        <w:rPr>
          <w:rFonts w:ascii="Calibri" w:eastAsia="Calibri" w:hAnsi="Calibri" w:cs="Calibri"/>
        </w:rPr>
      </w:pPr>
      <w:r>
        <w:rPr>
          <w:rFonts w:ascii="Calibri" w:eastAsia="Calibri" w:hAnsi="Calibri" w:cs="Calibri"/>
        </w:rPr>
        <w:lastRenderedPageBreak/>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17 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We manually assign names to the topics (shown in SI Text Table 1), based on a review of the associated keywords and strongly correlating documents.</w:t>
      </w:r>
    </w:p>
    <w:p w14:paraId="14EBA16D" w14:textId="6F2901FA" w:rsidR="000B5AD6" w:rsidRDefault="002A6A5B" w:rsidP="00615324">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5A28A2" w:rsidRPr="00615324">
        <w:t xml:space="preserve">Figure </w:t>
      </w:r>
      <w:r w:rsidR="005A28A2" w:rsidRPr="00615324">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5A28A2" w:rsidRPr="00615324">
        <w:t xml:space="preserve">Figure </w:t>
      </w:r>
      <w:r w:rsidR="005A28A2" w:rsidRPr="00615324">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ins w:id="157" w:author="Max Callaghan" w:date="2018-06-18T16:29:00Z">
        <w:r w:rsidR="00103FC8">
          <w:rPr>
            <w:rFonts w:ascii="Calibri" w:eastAsia="Calibri" w:hAnsi="Calibri" w:cs="Calibri"/>
          </w:rPr>
          <w:t>document-</w:t>
        </w:r>
      </w:ins>
      <w:r w:rsidR="00615324">
        <w:rPr>
          <w:rFonts w:ascii="Calibri" w:eastAsia="Calibri" w:hAnsi="Calibri" w:cs="Calibri"/>
        </w:rPr>
        <w:t>topic</w:t>
      </w:r>
      <w:ins w:id="158" w:author="Max Callaghan" w:date="2018-06-18T16:29:00Z">
        <w:r w:rsidR="00103FC8">
          <w:rPr>
            <w:rFonts w:ascii="Calibri" w:eastAsia="Calibri" w:hAnsi="Calibri" w:cs="Calibri"/>
          </w:rPr>
          <w:t xml:space="preserve"> score</w:t>
        </w:r>
      </w:ins>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rsidP="0072400C">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rsidP="00FA5F0D">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rsidP="00FA5F0D">
      <w:pPr>
        <w:spacing w:line="480" w:lineRule="auto"/>
        <w:rPr>
          <w:rFonts w:ascii="Calibri" w:eastAsia="Calibri" w:hAnsi="Calibri" w:cs="Calibri"/>
          <w:i/>
        </w:rPr>
      </w:pPr>
      <w:r w:rsidRPr="00017748">
        <w:rPr>
          <w:rFonts w:ascii="Calibri" w:eastAsia="Calibri" w:hAnsi="Calibri" w:cs="Calibri"/>
          <w:i/>
        </w:rPr>
        <w:t>Systematic reviews</w:t>
      </w:r>
    </w:p>
    <w:p w14:paraId="7331C423" w14:textId="5BE64477" w:rsidR="003003D2" w:rsidRDefault="00017748" w:rsidP="00FA5F0D">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rsidP="00FA5F0D">
      <w:pPr>
        <w:spacing w:line="480" w:lineRule="auto"/>
        <w:rPr>
          <w:rFonts w:ascii="Calibri" w:eastAsia="Calibri" w:hAnsi="Calibri" w:cs="Calibri"/>
        </w:rPr>
      </w:pPr>
    </w:p>
    <w:p w14:paraId="0963E397" w14:textId="6ACE8F33" w:rsidR="009E79F3" w:rsidRPr="009E79F3" w:rsidRDefault="0024728A" w:rsidP="009E79F3">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9E79F3" w:rsidRPr="009E79F3">
        <w:rPr>
          <w:rFonts w:ascii="Calibri" w:hAnsi="Calibri" w:cs="Calibri"/>
          <w:noProof/>
          <w:szCs w:val="24"/>
        </w:rPr>
        <w:t>1.</w:t>
      </w:r>
      <w:r w:rsidR="009E79F3" w:rsidRPr="009E79F3">
        <w:rPr>
          <w:rFonts w:ascii="Calibri" w:hAnsi="Calibri" w:cs="Calibri"/>
          <w:noProof/>
          <w:szCs w:val="24"/>
        </w:rPr>
        <w:tab/>
        <w:t xml:space="preserve">Lamb, W. F., Callaghan, M. W., Creutzig, F., Khosla, R. &amp; Minx, J. C. The literature landscape on 1.5°C Climate Change and Cities. </w:t>
      </w:r>
      <w:r w:rsidR="009E79F3" w:rsidRPr="009E79F3">
        <w:rPr>
          <w:rFonts w:ascii="Calibri" w:hAnsi="Calibri" w:cs="Calibri"/>
          <w:i/>
          <w:iCs/>
          <w:noProof/>
          <w:szCs w:val="24"/>
        </w:rPr>
        <w:t>Curr. Opin. Environ. Sustain.</w:t>
      </w:r>
      <w:r w:rsidR="009E79F3" w:rsidRPr="009E79F3">
        <w:rPr>
          <w:rFonts w:ascii="Calibri" w:hAnsi="Calibri" w:cs="Calibri"/>
          <w:noProof/>
          <w:szCs w:val="24"/>
        </w:rPr>
        <w:t xml:space="preserve"> </w:t>
      </w:r>
      <w:r w:rsidR="009E79F3" w:rsidRPr="009E79F3">
        <w:rPr>
          <w:rFonts w:ascii="Calibri" w:hAnsi="Calibri" w:cs="Calibri"/>
          <w:b/>
          <w:bCs/>
          <w:noProof/>
          <w:szCs w:val="24"/>
        </w:rPr>
        <w:t>30,</w:t>
      </w:r>
      <w:r w:rsidR="009E79F3" w:rsidRPr="009E79F3">
        <w:rPr>
          <w:rFonts w:ascii="Calibri" w:hAnsi="Calibri" w:cs="Calibri"/>
          <w:noProof/>
          <w:szCs w:val="24"/>
        </w:rPr>
        <w:t xml:space="preserve"> 26–34 (2018).</w:t>
      </w:r>
    </w:p>
    <w:p w14:paraId="581ED5F8"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lastRenderedPageBreak/>
        <w:t>2.</w:t>
      </w:r>
      <w:r w:rsidRPr="009E79F3">
        <w:rPr>
          <w:rFonts w:ascii="Calibri" w:hAnsi="Calibri" w:cs="Calibri"/>
          <w:noProof/>
          <w:szCs w:val="24"/>
        </w:rPr>
        <w:tab/>
        <w:t xml:space="preserve">Acuto, M., Parnell, S. &amp; Seto, K. C. Building a global urban science. </w:t>
      </w:r>
      <w:r w:rsidRPr="009E79F3">
        <w:rPr>
          <w:rFonts w:ascii="Calibri" w:hAnsi="Calibri" w:cs="Calibri"/>
          <w:i/>
          <w:iCs/>
          <w:noProof/>
          <w:szCs w:val="24"/>
        </w:rPr>
        <w:t>Nat. Sustain.</w:t>
      </w:r>
      <w:r w:rsidRPr="009E79F3">
        <w:rPr>
          <w:rFonts w:ascii="Calibri" w:hAnsi="Calibri" w:cs="Calibri"/>
          <w:noProof/>
          <w:szCs w:val="24"/>
        </w:rPr>
        <w:t xml:space="preserve"> </w:t>
      </w:r>
      <w:r w:rsidRPr="009E79F3">
        <w:rPr>
          <w:rFonts w:ascii="Calibri" w:hAnsi="Calibri" w:cs="Calibri"/>
          <w:b/>
          <w:bCs/>
          <w:noProof/>
          <w:szCs w:val="24"/>
        </w:rPr>
        <w:t>1,</w:t>
      </w:r>
      <w:r w:rsidRPr="009E79F3">
        <w:rPr>
          <w:rFonts w:ascii="Calibri" w:hAnsi="Calibri" w:cs="Calibri"/>
          <w:noProof/>
          <w:szCs w:val="24"/>
        </w:rPr>
        <w:t xml:space="preserve"> 2–4 (2018).</w:t>
      </w:r>
    </w:p>
    <w:p w14:paraId="32037B30"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w:t>
      </w:r>
      <w:r w:rsidRPr="009E79F3">
        <w:rPr>
          <w:rFonts w:ascii="Calibri" w:hAnsi="Calibri" w:cs="Calibri"/>
          <w:noProof/>
          <w:szCs w:val="24"/>
        </w:rPr>
        <w:tab/>
        <w:t xml:space="preserve">Acuto, M. &amp; Susan, P. Leave no city behind. </w:t>
      </w:r>
      <w:r w:rsidRPr="009E79F3">
        <w:rPr>
          <w:rFonts w:ascii="Calibri" w:hAnsi="Calibri" w:cs="Calibri"/>
          <w:i/>
          <w:iCs/>
          <w:noProof/>
          <w:szCs w:val="24"/>
        </w:rPr>
        <w:t>Science (80-. ).</w:t>
      </w:r>
      <w:r w:rsidRPr="009E79F3">
        <w:rPr>
          <w:rFonts w:ascii="Calibri" w:hAnsi="Calibri" w:cs="Calibri"/>
          <w:noProof/>
          <w:szCs w:val="24"/>
        </w:rPr>
        <w:t xml:space="preserve"> </w:t>
      </w:r>
      <w:r w:rsidRPr="009E79F3">
        <w:rPr>
          <w:rFonts w:ascii="Calibri" w:hAnsi="Calibri" w:cs="Calibri"/>
          <w:b/>
          <w:bCs/>
          <w:noProof/>
          <w:szCs w:val="24"/>
        </w:rPr>
        <w:t>352,</w:t>
      </w:r>
      <w:r w:rsidRPr="009E79F3">
        <w:rPr>
          <w:rFonts w:ascii="Calibri" w:hAnsi="Calibri" w:cs="Calibri"/>
          <w:noProof/>
          <w:szCs w:val="24"/>
        </w:rPr>
        <w:t xml:space="preserve"> 873 (2016).</w:t>
      </w:r>
    </w:p>
    <w:p w14:paraId="4A99B016"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w:t>
      </w:r>
      <w:r w:rsidRPr="009E79F3">
        <w:rPr>
          <w:rFonts w:ascii="Calibri" w:hAnsi="Calibri" w:cs="Calibri"/>
          <w:noProof/>
          <w:szCs w:val="24"/>
        </w:rPr>
        <w:tab/>
        <w:t xml:space="preserve">Minx, J. C., Callaghan, M., Lamb, W. F., Garard, J. &amp; Edenhofer, O. Learning about climate change solutions in the IPCC and beyond. </w:t>
      </w:r>
      <w:r w:rsidRPr="009E79F3">
        <w:rPr>
          <w:rFonts w:ascii="Calibri" w:hAnsi="Calibri" w:cs="Calibri"/>
          <w:i/>
          <w:iCs/>
          <w:noProof/>
          <w:szCs w:val="24"/>
        </w:rPr>
        <w:t>Environ. Sci. Policy</w:t>
      </w:r>
      <w:r w:rsidRPr="009E79F3">
        <w:rPr>
          <w:rFonts w:ascii="Calibri" w:hAnsi="Calibri" w:cs="Calibri"/>
          <w:noProof/>
          <w:szCs w:val="24"/>
        </w:rPr>
        <w:t xml:space="preserve"> </w:t>
      </w:r>
      <w:r w:rsidRPr="009E79F3">
        <w:rPr>
          <w:rFonts w:ascii="Calibri" w:hAnsi="Calibri" w:cs="Calibri"/>
          <w:b/>
          <w:bCs/>
          <w:noProof/>
          <w:szCs w:val="24"/>
        </w:rPr>
        <w:t>77,</w:t>
      </w:r>
      <w:r w:rsidRPr="009E79F3">
        <w:rPr>
          <w:rFonts w:ascii="Calibri" w:hAnsi="Calibri" w:cs="Calibri"/>
          <w:noProof/>
          <w:szCs w:val="24"/>
        </w:rPr>
        <w:t xml:space="preserve"> (2017).</w:t>
      </w:r>
    </w:p>
    <w:p w14:paraId="0505190F"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5.</w:t>
      </w:r>
      <w:r w:rsidRPr="009E79F3">
        <w:rPr>
          <w:rFonts w:ascii="Calibri" w:hAnsi="Calibri" w:cs="Calibri"/>
          <w:noProof/>
          <w:szCs w:val="24"/>
        </w:rPr>
        <w:tab/>
        <w:t xml:space="preserve">Creutzig, F., Baiocchi, G., Bierkandt, R., Pichler, P.-P. &amp; Seto, K. C. Global typology of urban energy use and potentials for an urbanization mitigation wedge. </w:t>
      </w:r>
      <w:r w:rsidRPr="009E79F3">
        <w:rPr>
          <w:rFonts w:ascii="Calibri" w:hAnsi="Calibri" w:cs="Calibri"/>
          <w:i/>
          <w:iCs/>
          <w:noProof/>
          <w:szCs w:val="24"/>
        </w:rPr>
        <w:t>Proc. Natl. Acad. Sci.</w:t>
      </w:r>
      <w:r w:rsidRPr="009E79F3">
        <w:rPr>
          <w:rFonts w:ascii="Calibri" w:hAnsi="Calibri" w:cs="Calibri"/>
          <w:noProof/>
          <w:szCs w:val="24"/>
        </w:rPr>
        <w:t xml:space="preserve"> (2015). doi:10.1073/pnas.1315545112</w:t>
      </w:r>
    </w:p>
    <w:p w14:paraId="2F9EF87E"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6.</w:t>
      </w:r>
      <w:r w:rsidRPr="009E79F3">
        <w:rPr>
          <w:rFonts w:ascii="Calibri" w:hAnsi="Calibri" w:cs="Calibri"/>
          <w:noProof/>
          <w:szCs w:val="24"/>
        </w:rPr>
        <w:tab/>
        <w:t xml:space="preserve">Grandin, J., Haarstad, H., Kjærås, K. &amp; Bouzarovski, S. The politics of rapid urban transformation. </w:t>
      </w:r>
      <w:r w:rsidRPr="009E79F3">
        <w:rPr>
          <w:rFonts w:ascii="Calibri" w:hAnsi="Calibri" w:cs="Calibri"/>
          <w:i/>
          <w:iCs/>
          <w:noProof/>
          <w:szCs w:val="24"/>
        </w:rPr>
        <w:t>Curr. Opin. Environ. Sustain.</w:t>
      </w:r>
      <w:r w:rsidRPr="009E79F3">
        <w:rPr>
          <w:rFonts w:ascii="Calibri" w:hAnsi="Calibri" w:cs="Calibri"/>
          <w:noProof/>
          <w:szCs w:val="24"/>
        </w:rPr>
        <w:t xml:space="preserve"> </w:t>
      </w:r>
      <w:r w:rsidRPr="009E79F3">
        <w:rPr>
          <w:rFonts w:ascii="Calibri" w:hAnsi="Calibri" w:cs="Calibri"/>
          <w:b/>
          <w:bCs/>
          <w:noProof/>
          <w:szCs w:val="24"/>
        </w:rPr>
        <w:t>31,</w:t>
      </w:r>
      <w:r w:rsidRPr="009E79F3">
        <w:rPr>
          <w:rFonts w:ascii="Calibri" w:hAnsi="Calibri" w:cs="Calibri"/>
          <w:noProof/>
          <w:szCs w:val="24"/>
        </w:rPr>
        <w:t xml:space="preserve"> 16–22 (2018).</w:t>
      </w:r>
    </w:p>
    <w:p w14:paraId="00AFBB6A"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7.</w:t>
      </w:r>
      <w:r w:rsidRPr="009E79F3">
        <w:rPr>
          <w:rFonts w:ascii="Calibri" w:hAnsi="Calibri" w:cs="Calibri"/>
          <w:noProof/>
          <w:szCs w:val="24"/>
        </w:rPr>
        <w:tab/>
        <w:t xml:space="preserve">UN DESA. </w:t>
      </w:r>
      <w:r w:rsidRPr="009E79F3">
        <w:rPr>
          <w:rFonts w:ascii="Calibri" w:hAnsi="Calibri" w:cs="Calibri"/>
          <w:i/>
          <w:iCs/>
          <w:noProof/>
          <w:szCs w:val="24"/>
        </w:rPr>
        <w:t>World Urbanization Prospects: The 2014 Revision</w:t>
      </w:r>
      <w:r w:rsidRPr="009E79F3">
        <w:rPr>
          <w:rFonts w:ascii="Calibri" w:hAnsi="Calibri" w:cs="Calibri"/>
          <w:noProof/>
          <w:szCs w:val="24"/>
        </w:rPr>
        <w:t>. (United Nations, Department of Economic and Social Affairs, Population Division, 2015).</w:t>
      </w:r>
    </w:p>
    <w:p w14:paraId="70B5897A"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8.</w:t>
      </w:r>
      <w:r w:rsidRPr="009E79F3">
        <w:rPr>
          <w:rFonts w:ascii="Calibri" w:hAnsi="Calibri" w:cs="Calibri"/>
          <w:noProof/>
          <w:szCs w:val="24"/>
        </w:rPr>
        <w:tab/>
        <w:t xml:space="preserve">Kartha, S. </w:t>
      </w:r>
      <w:r w:rsidRPr="009E79F3">
        <w:rPr>
          <w:rFonts w:ascii="Calibri" w:hAnsi="Calibri" w:cs="Calibri"/>
          <w:i/>
          <w:iCs/>
          <w:noProof/>
          <w:szCs w:val="24"/>
        </w:rPr>
        <w:t>et al.</w:t>
      </w:r>
      <w:r w:rsidRPr="009E79F3">
        <w:rPr>
          <w:rFonts w:ascii="Calibri" w:hAnsi="Calibri" w:cs="Calibri"/>
          <w:noProof/>
          <w:szCs w:val="24"/>
        </w:rPr>
        <w:t xml:space="preserve"> Cascading biases against poorer countries. </w:t>
      </w:r>
      <w:r w:rsidRPr="009E79F3">
        <w:rPr>
          <w:rFonts w:ascii="Calibri" w:hAnsi="Calibri" w:cs="Calibri"/>
          <w:i/>
          <w:iCs/>
          <w:noProof/>
          <w:szCs w:val="24"/>
        </w:rPr>
        <w:t>Nat. Clim. Chang.</w:t>
      </w:r>
      <w:r w:rsidRPr="009E79F3">
        <w:rPr>
          <w:rFonts w:ascii="Calibri" w:hAnsi="Calibri" w:cs="Calibri"/>
          <w:noProof/>
          <w:szCs w:val="24"/>
        </w:rPr>
        <w:t xml:space="preserve"> </w:t>
      </w:r>
      <w:r w:rsidRPr="009E79F3">
        <w:rPr>
          <w:rFonts w:ascii="Calibri" w:hAnsi="Calibri" w:cs="Calibri"/>
          <w:b/>
          <w:bCs/>
          <w:noProof/>
          <w:szCs w:val="24"/>
        </w:rPr>
        <w:t>8,</w:t>
      </w:r>
      <w:r w:rsidRPr="009E79F3">
        <w:rPr>
          <w:rFonts w:ascii="Calibri" w:hAnsi="Calibri" w:cs="Calibri"/>
          <w:noProof/>
          <w:szCs w:val="24"/>
        </w:rPr>
        <w:t xml:space="preserve"> 348–349 (2018).</w:t>
      </w:r>
    </w:p>
    <w:p w14:paraId="7F680175"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9.</w:t>
      </w:r>
      <w:r w:rsidRPr="009E79F3">
        <w:rPr>
          <w:rFonts w:ascii="Calibri" w:hAnsi="Calibri" w:cs="Calibri"/>
          <w:noProof/>
          <w:szCs w:val="24"/>
        </w:rPr>
        <w:tab/>
        <w:t xml:space="preserve">Sallis, J. F. </w:t>
      </w:r>
      <w:r w:rsidRPr="009E79F3">
        <w:rPr>
          <w:rFonts w:ascii="Calibri" w:hAnsi="Calibri" w:cs="Calibri"/>
          <w:i/>
          <w:iCs/>
          <w:noProof/>
          <w:szCs w:val="24"/>
        </w:rPr>
        <w:t>et al.</w:t>
      </w:r>
      <w:r w:rsidRPr="009E79F3">
        <w:rPr>
          <w:rFonts w:ascii="Calibri" w:hAnsi="Calibri" w:cs="Calibri"/>
          <w:noProof/>
          <w:szCs w:val="24"/>
        </w:rPr>
        <w:t xml:space="preserve"> Use of science to guide city planning policy and practice: how to achieve healthy and sustainable future cities. </w:t>
      </w:r>
      <w:r w:rsidRPr="009E79F3">
        <w:rPr>
          <w:rFonts w:ascii="Calibri" w:hAnsi="Calibri" w:cs="Calibri"/>
          <w:i/>
          <w:iCs/>
          <w:noProof/>
          <w:szCs w:val="24"/>
        </w:rPr>
        <w:t>Lancet</w:t>
      </w:r>
      <w:r w:rsidRPr="009E79F3">
        <w:rPr>
          <w:rFonts w:ascii="Calibri" w:hAnsi="Calibri" w:cs="Calibri"/>
          <w:noProof/>
          <w:szCs w:val="24"/>
        </w:rPr>
        <w:t xml:space="preserve"> </w:t>
      </w:r>
      <w:r w:rsidRPr="009E79F3">
        <w:rPr>
          <w:rFonts w:ascii="Calibri" w:hAnsi="Calibri" w:cs="Calibri"/>
          <w:b/>
          <w:bCs/>
          <w:noProof/>
          <w:szCs w:val="24"/>
        </w:rPr>
        <w:t>388,</w:t>
      </w:r>
      <w:r w:rsidRPr="009E79F3">
        <w:rPr>
          <w:rFonts w:ascii="Calibri" w:hAnsi="Calibri" w:cs="Calibri"/>
          <w:noProof/>
          <w:szCs w:val="24"/>
        </w:rPr>
        <w:t xml:space="preserve"> 2936–2947 (2016).</w:t>
      </w:r>
    </w:p>
    <w:p w14:paraId="540CDFB6"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10.</w:t>
      </w:r>
      <w:r w:rsidRPr="009E79F3">
        <w:rPr>
          <w:rFonts w:ascii="Calibri" w:hAnsi="Calibri" w:cs="Calibri"/>
          <w:noProof/>
          <w:szCs w:val="24"/>
        </w:rPr>
        <w:tab/>
        <w:t xml:space="preserve">Gonzalez-Brambila, C. N., Reyes-Gonzalez, L., Veloso, F. &amp; Perez-Angón, M. A. The scientific impact of developing nations. </w:t>
      </w:r>
      <w:r w:rsidRPr="009E79F3">
        <w:rPr>
          <w:rFonts w:ascii="Calibri" w:hAnsi="Calibri" w:cs="Calibri"/>
          <w:i/>
          <w:iCs/>
          <w:noProof/>
          <w:szCs w:val="24"/>
        </w:rPr>
        <w:t>PLoS One</w:t>
      </w:r>
      <w:r w:rsidRPr="009E79F3">
        <w:rPr>
          <w:rFonts w:ascii="Calibri" w:hAnsi="Calibri" w:cs="Calibri"/>
          <w:noProof/>
          <w:szCs w:val="24"/>
        </w:rPr>
        <w:t xml:space="preserve"> </w:t>
      </w:r>
      <w:r w:rsidRPr="009E79F3">
        <w:rPr>
          <w:rFonts w:ascii="Calibri" w:hAnsi="Calibri" w:cs="Calibri"/>
          <w:b/>
          <w:bCs/>
          <w:noProof/>
          <w:szCs w:val="24"/>
        </w:rPr>
        <w:t>11,</w:t>
      </w:r>
      <w:r w:rsidRPr="009E79F3">
        <w:rPr>
          <w:rFonts w:ascii="Calibri" w:hAnsi="Calibri" w:cs="Calibri"/>
          <w:noProof/>
          <w:szCs w:val="24"/>
        </w:rPr>
        <w:t xml:space="preserve"> (2016).</w:t>
      </w:r>
    </w:p>
    <w:p w14:paraId="0CEF2CDA"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11.</w:t>
      </w:r>
      <w:r w:rsidRPr="009E79F3">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9E79F3">
        <w:rPr>
          <w:rFonts w:ascii="Calibri" w:hAnsi="Calibri" w:cs="Calibri"/>
          <w:i/>
          <w:iCs/>
          <w:noProof/>
          <w:szCs w:val="24"/>
        </w:rPr>
        <w:t>Energy Policy</w:t>
      </w:r>
      <w:r w:rsidRPr="009E79F3">
        <w:rPr>
          <w:rFonts w:ascii="Calibri" w:hAnsi="Calibri" w:cs="Calibri"/>
          <w:noProof/>
          <w:szCs w:val="24"/>
        </w:rPr>
        <w:t xml:space="preserve"> </w:t>
      </w:r>
      <w:r w:rsidRPr="009E79F3">
        <w:rPr>
          <w:rFonts w:ascii="Calibri" w:hAnsi="Calibri" w:cs="Calibri"/>
          <w:b/>
          <w:bCs/>
          <w:noProof/>
          <w:szCs w:val="24"/>
        </w:rPr>
        <w:t>63,</w:t>
      </w:r>
      <w:r w:rsidRPr="009E79F3">
        <w:rPr>
          <w:rFonts w:ascii="Calibri" w:hAnsi="Calibri" w:cs="Calibri"/>
          <w:noProof/>
          <w:szCs w:val="24"/>
        </w:rPr>
        <w:t xml:space="preserve"> 696–707 (2013).</w:t>
      </w:r>
    </w:p>
    <w:p w14:paraId="4E98519B"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12.</w:t>
      </w:r>
      <w:r w:rsidRPr="009E79F3">
        <w:rPr>
          <w:rFonts w:ascii="Calibri" w:hAnsi="Calibri" w:cs="Calibri"/>
          <w:noProof/>
          <w:szCs w:val="24"/>
        </w:rPr>
        <w:tab/>
        <w:t xml:space="preserve">Creutzig, F. </w:t>
      </w:r>
      <w:r w:rsidRPr="009E79F3">
        <w:rPr>
          <w:rFonts w:ascii="Calibri" w:hAnsi="Calibri" w:cs="Calibri"/>
          <w:i/>
          <w:iCs/>
          <w:noProof/>
          <w:szCs w:val="24"/>
        </w:rPr>
        <w:t>et al.</w:t>
      </w:r>
      <w:r w:rsidRPr="009E79F3">
        <w:rPr>
          <w:rFonts w:ascii="Calibri" w:hAnsi="Calibri" w:cs="Calibri"/>
          <w:noProof/>
          <w:szCs w:val="24"/>
        </w:rPr>
        <w:t xml:space="preserve"> Urban infrastructure choices structure climate solutions. </w:t>
      </w:r>
      <w:r w:rsidRPr="009E79F3">
        <w:rPr>
          <w:rFonts w:ascii="Calibri" w:hAnsi="Calibri" w:cs="Calibri"/>
          <w:i/>
          <w:iCs/>
          <w:noProof/>
          <w:szCs w:val="24"/>
        </w:rPr>
        <w:t>Nat. Clim. Chang.</w:t>
      </w:r>
      <w:r w:rsidRPr="009E79F3">
        <w:rPr>
          <w:rFonts w:ascii="Calibri" w:hAnsi="Calibri" w:cs="Calibri"/>
          <w:noProof/>
          <w:szCs w:val="24"/>
        </w:rPr>
        <w:t xml:space="preserve"> </w:t>
      </w:r>
      <w:r w:rsidRPr="009E79F3">
        <w:rPr>
          <w:rFonts w:ascii="Calibri" w:hAnsi="Calibri" w:cs="Calibri"/>
          <w:b/>
          <w:bCs/>
          <w:noProof/>
          <w:szCs w:val="24"/>
        </w:rPr>
        <w:t>6,</w:t>
      </w:r>
      <w:r w:rsidRPr="009E79F3">
        <w:rPr>
          <w:rFonts w:ascii="Calibri" w:hAnsi="Calibri" w:cs="Calibri"/>
          <w:noProof/>
          <w:szCs w:val="24"/>
        </w:rPr>
        <w:t xml:space="preserve"> 1054 (2016).</w:t>
      </w:r>
    </w:p>
    <w:p w14:paraId="447F79CE"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13.</w:t>
      </w:r>
      <w:r w:rsidRPr="009E79F3">
        <w:rPr>
          <w:rFonts w:ascii="Calibri" w:hAnsi="Calibri" w:cs="Calibri"/>
          <w:noProof/>
          <w:szCs w:val="24"/>
        </w:rPr>
        <w:tab/>
        <w:t xml:space="preserve">Creutzig, F. </w:t>
      </w:r>
      <w:r w:rsidRPr="009E79F3">
        <w:rPr>
          <w:rFonts w:ascii="Calibri" w:hAnsi="Calibri" w:cs="Calibri"/>
          <w:i/>
          <w:iCs/>
          <w:noProof/>
          <w:szCs w:val="24"/>
        </w:rPr>
        <w:t>et al.</w:t>
      </w:r>
      <w:r w:rsidRPr="009E79F3">
        <w:rPr>
          <w:rFonts w:ascii="Calibri" w:hAnsi="Calibri" w:cs="Calibri"/>
          <w:noProof/>
          <w:szCs w:val="24"/>
        </w:rPr>
        <w:t xml:space="preserve"> Towards demand-side solutions for mitigating climate change. </w:t>
      </w:r>
      <w:r w:rsidRPr="009E79F3">
        <w:rPr>
          <w:rFonts w:ascii="Calibri" w:hAnsi="Calibri" w:cs="Calibri"/>
          <w:i/>
          <w:iCs/>
          <w:noProof/>
          <w:szCs w:val="24"/>
        </w:rPr>
        <w:t xml:space="preserve">Nat. Clim. </w:t>
      </w:r>
      <w:r w:rsidRPr="009E79F3">
        <w:rPr>
          <w:rFonts w:ascii="Calibri" w:hAnsi="Calibri" w:cs="Calibri"/>
          <w:i/>
          <w:iCs/>
          <w:noProof/>
          <w:szCs w:val="24"/>
        </w:rPr>
        <w:lastRenderedPageBreak/>
        <w:t>Chang.</w:t>
      </w:r>
      <w:r w:rsidRPr="009E79F3">
        <w:rPr>
          <w:rFonts w:ascii="Calibri" w:hAnsi="Calibri" w:cs="Calibri"/>
          <w:noProof/>
          <w:szCs w:val="24"/>
        </w:rPr>
        <w:t xml:space="preserve"> </w:t>
      </w:r>
      <w:r w:rsidRPr="009E79F3">
        <w:rPr>
          <w:rFonts w:ascii="Calibri" w:hAnsi="Calibri" w:cs="Calibri"/>
          <w:b/>
          <w:bCs/>
          <w:noProof/>
          <w:szCs w:val="24"/>
        </w:rPr>
        <w:t>8,</w:t>
      </w:r>
      <w:r w:rsidRPr="009E79F3">
        <w:rPr>
          <w:rFonts w:ascii="Calibri" w:hAnsi="Calibri" w:cs="Calibri"/>
          <w:noProof/>
          <w:szCs w:val="24"/>
        </w:rPr>
        <w:t xml:space="preserve"> 260–271 (2018).</w:t>
      </w:r>
    </w:p>
    <w:p w14:paraId="6970AD26"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14.</w:t>
      </w:r>
      <w:r w:rsidRPr="009E79F3">
        <w:rPr>
          <w:rFonts w:ascii="Calibri" w:hAnsi="Calibri" w:cs="Calibri"/>
          <w:noProof/>
          <w:szCs w:val="24"/>
        </w:rPr>
        <w:tab/>
        <w:t xml:space="preserve">Steinberg, P. F. Can We Generalize from Case Studies? </w:t>
      </w:r>
      <w:r w:rsidRPr="009E79F3">
        <w:rPr>
          <w:rFonts w:ascii="Calibri" w:hAnsi="Calibri" w:cs="Calibri"/>
          <w:i/>
          <w:iCs/>
          <w:noProof/>
          <w:szCs w:val="24"/>
        </w:rPr>
        <w:t>Glob. Environ. Polit.</w:t>
      </w:r>
      <w:r w:rsidRPr="009E79F3">
        <w:rPr>
          <w:rFonts w:ascii="Calibri" w:hAnsi="Calibri" w:cs="Calibri"/>
          <w:noProof/>
          <w:szCs w:val="24"/>
        </w:rPr>
        <w:t xml:space="preserve"> </w:t>
      </w:r>
      <w:r w:rsidRPr="009E79F3">
        <w:rPr>
          <w:rFonts w:ascii="Calibri" w:hAnsi="Calibri" w:cs="Calibri"/>
          <w:b/>
          <w:bCs/>
          <w:noProof/>
          <w:szCs w:val="24"/>
        </w:rPr>
        <w:t>15,</w:t>
      </w:r>
      <w:r w:rsidRPr="009E79F3">
        <w:rPr>
          <w:rFonts w:ascii="Calibri" w:hAnsi="Calibri" w:cs="Calibri"/>
          <w:noProof/>
          <w:szCs w:val="24"/>
        </w:rPr>
        <w:t xml:space="preserve"> 152–175 (2015).</w:t>
      </w:r>
    </w:p>
    <w:p w14:paraId="22AF786D"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15.</w:t>
      </w:r>
      <w:r w:rsidRPr="009E79F3">
        <w:rPr>
          <w:rFonts w:ascii="Calibri" w:hAnsi="Calibri" w:cs="Calibri"/>
          <w:noProof/>
          <w:szCs w:val="24"/>
        </w:rPr>
        <w:tab/>
        <w:t xml:space="preserve">Rudel, T. K. Meta-analyses of case studies: A method for studying regional and global environmental change. </w:t>
      </w:r>
      <w:r w:rsidRPr="009E79F3">
        <w:rPr>
          <w:rFonts w:ascii="Calibri" w:hAnsi="Calibri" w:cs="Calibri"/>
          <w:i/>
          <w:iCs/>
          <w:noProof/>
          <w:szCs w:val="24"/>
        </w:rPr>
        <w:t>Glob. Environ. Chang.</w:t>
      </w:r>
      <w:r w:rsidRPr="009E79F3">
        <w:rPr>
          <w:rFonts w:ascii="Calibri" w:hAnsi="Calibri" w:cs="Calibri"/>
          <w:noProof/>
          <w:szCs w:val="24"/>
        </w:rPr>
        <w:t xml:space="preserve"> </w:t>
      </w:r>
      <w:r w:rsidRPr="009E79F3">
        <w:rPr>
          <w:rFonts w:ascii="Calibri" w:hAnsi="Calibri" w:cs="Calibri"/>
          <w:b/>
          <w:bCs/>
          <w:noProof/>
          <w:szCs w:val="24"/>
        </w:rPr>
        <w:t>18,</w:t>
      </w:r>
      <w:r w:rsidRPr="009E79F3">
        <w:rPr>
          <w:rFonts w:ascii="Calibri" w:hAnsi="Calibri" w:cs="Calibri"/>
          <w:noProof/>
          <w:szCs w:val="24"/>
        </w:rPr>
        <w:t xml:space="preserve"> 18–25 (2008).</w:t>
      </w:r>
    </w:p>
    <w:p w14:paraId="40ABBD79"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16.</w:t>
      </w:r>
      <w:r w:rsidRPr="009E79F3">
        <w:rPr>
          <w:rFonts w:ascii="Calibri" w:hAnsi="Calibri" w:cs="Calibri"/>
          <w:noProof/>
          <w:szCs w:val="24"/>
        </w:rPr>
        <w:tab/>
        <w:t xml:space="preserve">Lieberman, E. S. Nested Analysis as a Mixed-Method Strategy for Comparative Research. </w:t>
      </w:r>
      <w:r w:rsidRPr="009E79F3">
        <w:rPr>
          <w:rFonts w:ascii="Calibri" w:hAnsi="Calibri" w:cs="Calibri"/>
          <w:i/>
          <w:iCs/>
          <w:noProof/>
          <w:szCs w:val="24"/>
        </w:rPr>
        <w:t>Am. Polit. Sci. Rev.</w:t>
      </w:r>
      <w:r w:rsidRPr="009E79F3">
        <w:rPr>
          <w:rFonts w:ascii="Calibri" w:hAnsi="Calibri" w:cs="Calibri"/>
          <w:noProof/>
          <w:szCs w:val="24"/>
        </w:rPr>
        <w:t xml:space="preserve"> </w:t>
      </w:r>
      <w:r w:rsidRPr="009E79F3">
        <w:rPr>
          <w:rFonts w:ascii="Calibri" w:hAnsi="Calibri" w:cs="Calibri"/>
          <w:b/>
          <w:bCs/>
          <w:noProof/>
          <w:szCs w:val="24"/>
        </w:rPr>
        <w:t>99,</w:t>
      </w:r>
      <w:r w:rsidRPr="009E79F3">
        <w:rPr>
          <w:rFonts w:ascii="Calibri" w:hAnsi="Calibri" w:cs="Calibri"/>
          <w:noProof/>
          <w:szCs w:val="24"/>
        </w:rPr>
        <w:t xml:space="preserve"> 435–452 (2005).</w:t>
      </w:r>
    </w:p>
    <w:p w14:paraId="17909690"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17.</w:t>
      </w:r>
      <w:r w:rsidRPr="009E79F3">
        <w:rPr>
          <w:rFonts w:ascii="Calibri" w:hAnsi="Calibri" w:cs="Calibri"/>
          <w:noProof/>
          <w:szCs w:val="24"/>
        </w:rPr>
        <w:tab/>
        <w:t xml:space="preserve">Bennett, A. &amp; Elman, C. Qualitative research: Recent developments in case study methods. </w:t>
      </w:r>
      <w:r w:rsidRPr="009E79F3">
        <w:rPr>
          <w:rFonts w:ascii="Calibri" w:hAnsi="Calibri" w:cs="Calibri"/>
          <w:i/>
          <w:iCs/>
          <w:noProof/>
          <w:szCs w:val="24"/>
        </w:rPr>
        <w:t>Annu. Rev. Polit. Sci.</w:t>
      </w:r>
      <w:r w:rsidRPr="009E79F3">
        <w:rPr>
          <w:rFonts w:ascii="Calibri" w:hAnsi="Calibri" w:cs="Calibri"/>
          <w:noProof/>
          <w:szCs w:val="24"/>
        </w:rPr>
        <w:t xml:space="preserve"> </w:t>
      </w:r>
      <w:r w:rsidRPr="009E79F3">
        <w:rPr>
          <w:rFonts w:ascii="Calibri" w:hAnsi="Calibri" w:cs="Calibri"/>
          <w:b/>
          <w:bCs/>
          <w:noProof/>
          <w:szCs w:val="24"/>
        </w:rPr>
        <w:t>9,</w:t>
      </w:r>
      <w:r w:rsidRPr="009E79F3">
        <w:rPr>
          <w:rFonts w:ascii="Calibri" w:hAnsi="Calibri" w:cs="Calibri"/>
          <w:noProof/>
          <w:szCs w:val="24"/>
        </w:rPr>
        <w:t xml:space="preserve"> 455–476 (2006).</w:t>
      </w:r>
    </w:p>
    <w:p w14:paraId="20ECD05B"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18.</w:t>
      </w:r>
      <w:r w:rsidRPr="009E79F3">
        <w:rPr>
          <w:rFonts w:ascii="Calibri" w:hAnsi="Calibri" w:cs="Calibri"/>
          <w:noProof/>
          <w:szCs w:val="24"/>
        </w:rPr>
        <w:tab/>
        <w:t xml:space="preserve">Storper, M. &amp; Scott, A. J. Current debates in urban theory: A critical assessment. </w:t>
      </w:r>
      <w:r w:rsidRPr="009E79F3">
        <w:rPr>
          <w:rFonts w:ascii="Calibri" w:hAnsi="Calibri" w:cs="Calibri"/>
          <w:i/>
          <w:iCs/>
          <w:noProof/>
          <w:szCs w:val="24"/>
        </w:rPr>
        <w:t>Urban Stud.</w:t>
      </w:r>
      <w:r w:rsidRPr="009E79F3">
        <w:rPr>
          <w:rFonts w:ascii="Calibri" w:hAnsi="Calibri" w:cs="Calibri"/>
          <w:noProof/>
          <w:szCs w:val="24"/>
        </w:rPr>
        <w:t xml:space="preserve"> </w:t>
      </w:r>
      <w:r w:rsidRPr="009E79F3">
        <w:rPr>
          <w:rFonts w:ascii="Calibri" w:hAnsi="Calibri" w:cs="Calibri"/>
          <w:b/>
          <w:bCs/>
          <w:noProof/>
          <w:szCs w:val="24"/>
        </w:rPr>
        <w:t>53,</w:t>
      </w:r>
      <w:r w:rsidRPr="009E79F3">
        <w:rPr>
          <w:rFonts w:ascii="Calibri" w:hAnsi="Calibri" w:cs="Calibri"/>
          <w:noProof/>
          <w:szCs w:val="24"/>
        </w:rPr>
        <w:t xml:space="preserve"> 1114–1136 (2016).</w:t>
      </w:r>
    </w:p>
    <w:p w14:paraId="3801F5D2"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19.</w:t>
      </w:r>
      <w:r w:rsidRPr="009E79F3">
        <w:rPr>
          <w:rFonts w:ascii="Calibri" w:hAnsi="Calibri" w:cs="Calibri"/>
          <w:noProof/>
          <w:szCs w:val="24"/>
        </w:rPr>
        <w:tab/>
        <w:t xml:space="preserve">Advisory Committee for Environmental Research and Education. </w:t>
      </w:r>
      <w:r w:rsidRPr="009E79F3">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9E79F3">
        <w:rPr>
          <w:rFonts w:ascii="Calibri" w:hAnsi="Calibri" w:cs="Calibri"/>
          <w:noProof/>
          <w:szCs w:val="24"/>
        </w:rPr>
        <w:t xml:space="preserve"> (2018).</w:t>
      </w:r>
    </w:p>
    <w:p w14:paraId="3E404D0F"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20.</w:t>
      </w:r>
      <w:r w:rsidRPr="009E79F3">
        <w:rPr>
          <w:rFonts w:ascii="Calibri" w:hAnsi="Calibri" w:cs="Calibri"/>
          <w:noProof/>
          <w:szCs w:val="24"/>
        </w:rPr>
        <w:tab/>
        <w:t xml:space="preserve">Berrang-Ford, L., Pearce, T. &amp; Ford, J. D. Systematic review approaches for climate change adaptation research. </w:t>
      </w:r>
      <w:r w:rsidRPr="009E79F3">
        <w:rPr>
          <w:rFonts w:ascii="Calibri" w:hAnsi="Calibri" w:cs="Calibri"/>
          <w:i/>
          <w:iCs/>
          <w:noProof/>
          <w:szCs w:val="24"/>
        </w:rPr>
        <w:t>Reg. Environ. Chang.</w:t>
      </w:r>
      <w:r w:rsidRPr="009E79F3">
        <w:rPr>
          <w:rFonts w:ascii="Calibri" w:hAnsi="Calibri" w:cs="Calibri"/>
          <w:noProof/>
          <w:szCs w:val="24"/>
        </w:rPr>
        <w:t xml:space="preserve"> (2015). doi:10.1007/s10113-014-0708-7</w:t>
      </w:r>
    </w:p>
    <w:p w14:paraId="43D91523"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21.</w:t>
      </w:r>
      <w:r w:rsidRPr="009E79F3">
        <w:rPr>
          <w:rFonts w:ascii="Calibri" w:hAnsi="Calibri" w:cs="Calibri"/>
          <w:noProof/>
          <w:szCs w:val="24"/>
        </w:rPr>
        <w:tab/>
        <w:t xml:space="preserve">Sorrell, S. Improving the evidence base for energy policy: The role of systematic reviews. </w:t>
      </w:r>
      <w:r w:rsidRPr="009E79F3">
        <w:rPr>
          <w:rFonts w:ascii="Calibri" w:hAnsi="Calibri" w:cs="Calibri"/>
          <w:i/>
          <w:iCs/>
          <w:noProof/>
          <w:szCs w:val="24"/>
        </w:rPr>
        <w:t>Energy Policy</w:t>
      </w:r>
      <w:r w:rsidRPr="009E79F3">
        <w:rPr>
          <w:rFonts w:ascii="Calibri" w:hAnsi="Calibri" w:cs="Calibri"/>
          <w:noProof/>
          <w:szCs w:val="24"/>
        </w:rPr>
        <w:t xml:space="preserve"> </w:t>
      </w:r>
      <w:r w:rsidRPr="009E79F3">
        <w:rPr>
          <w:rFonts w:ascii="Calibri" w:hAnsi="Calibri" w:cs="Calibri"/>
          <w:b/>
          <w:bCs/>
          <w:noProof/>
          <w:szCs w:val="24"/>
        </w:rPr>
        <w:t>35,</w:t>
      </w:r>
      <w:r w:rsidRPr="009E79F3">
        <w:rPr>
          <w:rFonts w:ascii="Calibri" w:hAnsi="Calibri" w:cs="Calibri"/>
          <w:noProof/>
          <w:szCs w:val="24"/>
        </w:rPr>
        <w:t xml:space="preserve"> 1858–1871 (2007).</w:t>
      </w:r>
    </w:p>
    <w:p w14:paraId="7A0CADA3"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22.</w:t>
      </w:r>
      <w:r w:rsidRPr="009E79F3">
        <w:rPr>
          <w:rFonts w:ascii="Calibri" w:hAnsi="Calibri" w:cs="Calibri"/>
          <w:noProof/>
          <w:szCs w:val="24"/>
        </w:rPr>
        <w:tab/>
        <w:t xml:space="preserve">Haddaway, N. R. &amp; Macura, B. The role of reporting standards in producing robust literature reviews. </w:t>
      </w:r>
      <w:r w:rsidRPr="009E79F3">
        <w:rPr>
          <w:rFonts w:ascii="Calibri" w:hAnsi="Calibri" w:cs="Calibri"/>
          <w:i/>
          <w:iCs/>
          <w:noProof/>
          <w:szCs w:val="24"/>
        </w:rPr>
        <w:t>Nat. Clim. Chang.</w:t>
      </w:r>
      <w:r w:rsidRPr="009E79F3">
        <w:rPr>
          <w:rFonts w:ascii="Calibri" w:hAnsi="Calibri" w:cs="Calibri"/>
          <w:noProof/>
          <w:szCs w:val="24"/>
        </w:rPr>
        <w:t xml:space="preserve"> </w:t>
      </w:r>
      <w:r w:rsidRPr="009E79F3">
        <w:rPr>
          <w:rFonts w:ascii="Calibri" w:hAnsi="Calibri" w:cs="Calibri"/>
          <w:b/>
          <w:bCs/>
          <w:noProof/>
          <w:szCs w:val="24"/>
        </w:rPr>
        <w:t>8,</w:t>
      </w:r>
      <w:r w:rsidRPr="009E79F3">
        <w:rPr>
          <w:rFonts w:ascii="Calibri" w:hAnsi="Calibri" w:cs="Calibri"/>
          <w:noProof/>
          <w:szCs w:val="24"/>
        </w:rPr>
        <w:t xml:space="preserve"> 444–453 (2018).</w:t>
      </w:r>
    </w:p>
    <w:p w14:paraId="536E42D2"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23.</w:t>
      </w:r>
      <w:r w:rsidRPr="009E79F3">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9E79F3">
        <w:rPr>
          <w:rFonts w:ascii="Calibri" w:hAnsi="Calibri" w:cs="Calibri"/>
          <w:i/>
          <w:iCs/>
          <w:noProof/>
          <w:szCs w:val="24"/>
        </w:rPr>
        <w:t>J. Clin. Epidemiol.</w:t>
      </w:r>
      <w:r w:rsidRPr="009E79F3">
        <w:rPr>
          <w:rFonts w:ascii="Calibri" w:hAnsi="Calibri" w:cs="Calibri"/>
          <w:noProof/>
          <w:szCs w:val="24"/>
        </w:rPr>
        <w:t xml:space="preserve"> </w:t>
      </w:r>
      <w:r w:rsidRPr="009E79F3">
        <w:rPr>
          <w:rFonts w:ascii="Calibri" w:hAnsi="Calibri" w:cs="Calibri"/>
          <w:b/>
          <w:bCs/>
          <w:noProof/>
          <w:szCs w:val="24"/>
        </w:rPr>
        <w:t>73,</w:t>
      </w:r>
      <w:r w:rsidRPr="009E79F3">
        <w:rPr>
          <w:rFonts w:ascii="Calibri" w:hAnsi="Calibri" w:cs="Calibri"/>
          <w:noProof/>
          <w:szCs w:val="24"/>
        </w:rPr>
        <w:t xml:space="preserve"> 43–49 (2016).</w:t>
      </w:r>
    </w:p>
    <w:p w14:paraId="48064ED3"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lastRenderedPageBreak/>
        <w:t>24.</w:t>
      </w:r>
      <w:r w:rsidRPr="009E79F3">
        <w:rPr>
          <w:rFonts w:ascii="Calibri" w:hAnsi="Calibri" w:cs="Calibri"/>
          <w:noProof/>
          <w:szCs w:val="24"/>
        </w:rPr>
        <w:tab/>
        <w:t xml:space="preserve">Srivastava, A., Van Passel, S. &amp; Laes, E. Assessing the success of electricity demand response programs: A meta-analysis. </w:t>
      </w:r>
      <w:r w:rsidRPr="009E79F3">
        <w:rPr>
          <w:rFonts w:ascii="Calibri" w:hAnsi="Calibri" w:cs="Calibri"/>
          <w:i/>
          <w:iCs/>
          <w:noProof/>
          <w:szCs w:val="24"/>
        </w:rPr>
        <w:t>Energy Res. Soc. Sci.</w:t>
      </w:r>
      <w:r w:rsidRPr="009E79F3">
        <w:rPr>
          <w:rFonts w:ascii="Calibri" w:hAnsi="Calibri" w:cs="Calibri"/>
          <w:noProof/>
          <w:szCs w:val="24"/>
        </w:rPr>
        <w:t xml:space="preserve"> </w:t>
      </w:r>
      <w:r w:rsidRPr="009E79F3">
        <w:rPr>
          <w:rFonts w:ascii="Calibri" w:hAnsi="Calibri" w:cs="Calibri"/>
          <w:b/>
          <w:bCs/>
          <w:noProof/>
          <w:szCs w:val="24"/>
        </w:rPr>
        <w:t>40,</w:t>
      </w:r>
      <w:r w:rsidRPr="009E79F3">
        <w:rPr>
          <w:rFonts w:ascii="Calibri" w:hAnsi="Calibri" w:cs="Calibri"/>
          <w:noProof/>
          <w:szCs w:val="24"/>
        </w:rPr>
        <w:t xml:space="preserve"> 110–117 (2018).</w:t>
      </w:r>
    </w:p>
    <w:p w14:paraId="350ADB01"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25.</w:t>
      </w:r>
      <w:r w:rsidRPr="009E79F3">
        <w:rPr>
          <w:rFonts w:ascii="Calibri" w:hAnsi="Calibri" w:cs="Calibri"/>
          <w:noProof/>
          <w:szCs w:val="24"/>
        </w:rPr>
        <w:tab/>
        <w:t xml:space="preserve">Francis, L. F. M. &amp; Jensen, M. B. Benefits of green roofs: A systematic review of the evidence for three ecosystem services. </w:t>
      </w:r>
      <w:r w:rsidRPr="009E79F3">
        <w:rPr>
          <w:rFonts w:ascii="Calibri" w:hAnsi="Calibri" w:cs="Calibri"/>
          <w:i/>
          <w:iCs/>
          <w:noProof/>
          <w:szCs w:val="24"/>
        </w:rPr>
        <w:t>Urban For. Urban Green.</w:t>
      </w:r>
      <w:r w:rsidRPr="009E79F3">
        <w:rPr>
          <w:rFonts w:ascii="Calibri" w:hAnsi="Calibri" w:cs="Calibri"/>
          <w:noProof/>
          <w:szCs w:val="24"/>
        </w:rPr>
        <w:t xml:space="preserve"> </w:t>
      </w:r>
      <w:r w:rsidRPr="009E79F3">
        <w:rPr>
          <w:rFonts w:ascii="Calibri" w:hAnsi="Calibri" w:cs="Calibri"/>
          <w:b/>
          <w:bCs/>
          <w:noProof/>
          <w:szCs w:val="24"/>
        </w:rPr>
        <w:t>28,</w:t>
      </w:r>
      <w:r w:rsidRPr="009E79F3">
        <w:rPr>
          <w:rFonts w:ascii="Calibri" w:hAnsi="Calibri" w:cs="Calibri"/>
          <w:noProof/>
          <w:szCs w:val="24"/>
        </w:rPr>
        <w:t xml:space="preserve"> 167–176 (2017).</w:t>
      </w:r>
    </w:p>
    <w:p w14:paraId="7C8093D8"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26.</w:t>
      </w:r>
      <w:r w:rsidRPr="009E79F3">
        <w:rPr>
          <w:rFonts w:ascii="Calibri" w:hAnsi="Calibri" w:cs="Calibri"/>
          <w:noProof/>
          <w:szCs w:val="24"/>
        </w:rPr>
        <w:tab/>
        <w:t xml:space="preserve">Song, X. P., Tan, P. Y., Edwards, P. &amp; Richards, D. The economic benefits and costs of trees in urban forest stewardship: A systematic review. </w:t>
      </w:r>
      <w:r w:rsidRPr="009E79F3">
        <w:rPr>
          <w:rFonts w:ascii="Calibri" w:hAnsi="Calibri" w:cs="Calibri"/>
          <w:i/>
          <w:iCs/>
          <w:noProof/>
          <w:szCs w:val="24"/>
        </w:rPr>
        <w:t>Urban For. Urban Green.</w:t>
      </w:r>
      <w:r w:rsidRPr="009E79F3">
        <w:rPr>
          <w:rFonts w:ascii="Calibri" w:hAnsi="Calibri" w:cs="Calibri"/>
          <w:noProof/>
          <w:szCs w:val="24"/>
        </w:rPr>
        <w:t xml:space="preserve"> </w:t>
      </w:r>
      <w:r w:rsidRPr="009E79F3">
        <w:rPr>
          <w:rFonts w:ascii="Calibri" w:hAnsi="Calibri" w:cs="Calibri"/>
          <w:b/>
          <w:bCs/>
          <w:noProof/>
          <w:szCs w:val="24"/>
        </w:rPr>
        <w:t>29,</w:t>
      </w:r>
      <w:r w:rsidRPr="009E79F3">
        <w:rPr>
          <w:rFonts w:ascii="Calibri" w:hAnsi="Calibri" w:cs="Calibri"/>
          <w:noProof/>
          <w:szCs w:val="24"/>
        </w:rPr>
        <w:t xml:space="preserve"> 162–170 (2018).</w:t>
      </w:r>
    </w:p>
    <w:p w14:paraId="6BB4C78B"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27.</w:t>
      </w:r>
      <w:r w:rsidRPr="009E79F3">
        <w:rPr>
          <w:rFonts w:ascii="Calibri" w:hAnsi="Calibri" w:cs="Calibri"/>
          <w:noProof/>
          <w:szCs w:val="24"/>
        </w:rPr>
        <w:tab/>
        <w:t xml:space="preserve">Newig, J. &amp; Fritsch, O. </w:t>
      </w:r>
      <w:r w:rsidRPr="009E79F3">
        <w:rPr>
          <w:rFonts w:ascii="Calibri" w:hAnsi="Calibri" w:cs="Calibri"/>
          <w:i/>
          <w:iCs/>
          <w:noProof/>
          <w:szCs w:val="24"/>
        </w:rPr>
        <w:t>The case survey method and applications in political science</w:t>
      </w:r>
      <w:r w:rsidRPr="009E79F3">
        <w:rPr>
          <w:rFonts w:ascii="Calibri" w:hAnsi="Calibri" w:cs="Calibri"/>
          <w:noProof/>
          <w:szCs w:val="24"/>
        </w:rPr>
        <w:t xml:space="preserve">. </w:t>
      </w:r>
      <w:r w:rsidRPr="009E79F3">
        <w:rPr>
          <w:rFonts w:ascii="Calibri" w:hAnsi="Calibri" w:cs="Calibri"/>
          <w:b/>
          <w:bCs/>
          <w:noProof/>
          <w:szCs w:val="24"/>
        </w:rPr>
        <w:t>49,</w:t>
      </w:r>
      <w:r w:rsidRPr="009E79F3">
        <w:rPr>
          <w:rFonts w:ascii="Calibri" w:hAnsi="Calibri" w:cs="Calibri"/>
          <w:noProof/>
          <w:szCs w:val="24"/>
        </w:rPr>
        <w:t xml:space="preserve"> (2009).</w:t>
      </w:r>
    </w:p>
    <w:p w14:paraId="115805ED"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28.</w:t>
      </w:r>
      <w:r w:rsidRPr="009E79F3">
        <w:rPr>
          <w:rFonts w:ascii="Calibri" w:hAnsi="Calibri" w:cs="Calibri"/>
          <w:noProof/>
          <w:szCs w:val="24"/>
        </w:rPr>
        <w:tab/>
        <w:t xml:space="preserve">Nijkamp, P. &amp; Pepping, G. A Meta-analytical Evaluation of Sustainable City Initiatives. </w:t>
      </w:r>
      <w:r w:rsidRPr="009E79F3">
        <w:rPr>
          <w:rFonts w:ascii="Calibri" w:hAnsi="Calibri" w:cs="Calibri"/>
          <w:i/>
          <w:iCs/>
          <w:noProof/>
          <w:szCs w:val="24"/>
        </w:rPr>
        <w:t>Urban Stud.</w:t>
      </w:r>
      <w:r w:rsidRPr="009E79F3">
        <w:rPr>
          <w:rFonts w:ascii="Calibri" w:hAnsi="Calibri" w:cs="Calibri"/>
          <w:noProof/>
          <w:szCs w:val="24"/>
        </w:rPr>
        <w:t xml:space="preserve"> </w:t>
      </w:r>
      <w:r w:rsidRPr="009E79F3">
        <w:rPr>
          <w:rFonts w:ascii="Calibri" w:hAnsi="Calibri" w:cs="Calibri"/>
          <w:b/>
          <w:bCs/>
          <w:noProof/>
          <w:szCs w:val="24"/>
        </w:rPr>
        <w:t>35,</w:t>
      </w:r>
      <w:r w:rsidRPr="009E79F3">
        <w:rPr>
          <w:rFonts w:ascii="Calibri" w:hAnsi="Calibri" w:cs="Calibri"/>
          <w:noProof/>
          <w:szCs w:val="24"/>
        </w:rPr>
        <w:t xml:space="preserve"> 1481–1500 (1998).</w:t>
      </w:r>
    </w:p>
    <w:p w14:paraId="78E81442"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29.</w:t>
      </w:r>
      <w:r w:rsidRPr="009E79F3">
        <w:rPr>
          <w:rFonts w:ascii="Calibri" w:hAnsi="Calibri" w:cs="Calibri"/>
          <w:noProof/>
          <w:szCs w:val="24"/>
        </w:rPr>
        <w:tab/>
        <w:t xml:space="preserve">Li, Y. &amp; Babcock, R. W. Green roofs against pollution and climate change. A review. </w:t>
      </w:r>
      <w:r w:rsidRPr="009E79F3">
        <w:rPr>
          <w:rFonts w:ascii="Calibri" w:hAnsi="Calibri" w:cs="Calibri"/>
          <w:i/>
          <w:iCs/>
          <w:noProof/>
          <w:szCs w:val="24"/>
        </w:rPr>
        <w:t>Agron. Sustain. Dev.</w:t>
      </w:r>
      <w:r w:rsidRPr="009E79F3">
        <w:rPr>
          <w:rFonts w:ascii="Calibri" w:hAnsi="Calibri" w:cs="Calibri"/>
          <w:noProof/>
          <w:szCs w:val="24"/>
        </w:rPr>
        <w:t xml:space="preserve"> </w:t>
      </w:r>
      <w:r w:rsidRPr="009E79F3">
        <w:rPr>
          <w:rFonts w:ascii="Calibri" w:hAnsi="Calibri" w:cs="Calibri"/>
          <w:b/>
          <w:bCs/>
          <w:noProof/>
          <w:szCs w:val="24"/>
        </w:rPr>
        <w:t>34,</w:t>
      </w:r>
      <w:r w:rsidRPr="009E79F3">
        <w:rPr>
          <w:rFonts w:ascii="Calibri" w:hAnsi="Calibri" w:cs="Calibri"/>
          <w:noProof/>
          <w:szCs w:val="24"/>
        </w:rPr>
        <w:t xml:space="preserve"> 695–705 (2014).</w:t>
      </w:r>
    </w:p>
    <w:p w14:paraId="7A5E2CE5"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30.</w:t>
      </w:r>
      <w:r w:rsidRPr="009E79F3">
        <w:rPr>
          <w:rFonts w:ascii="Calibri" w:hAnsi="Calibri" w:cs="Calibri"/>
          <w:noProof/>
          <w:szCs w:val="24"/>
        </w:rPr>
        <w:tab/>
        <w:t xml:space="preserve">Lwasa, S. </w:t>
      </w:r>
      <w:r w:rsidRPr="009E79F3">
        <w:rPr>
          <w:rFonts w:ascii="Calibri" w:hAnsi="Calibri" w:cs="Calibri"/>
          <w:i/>
          <w:iCs/>
          <w:noProof/>
          <w:szCs w:val="24"/>
        </w:rPr>
        <w:t>et al.</w:t>
      </w:r>
      <w:r w:rsidRPr="009E79F3">
        <w:rPr>
          <w:rFonts w:ascii="Calibri" w:hAnsi="Calibri" w:cs="Calibri"/>
          <w:noProof/>
          <w:szCs w:val="24"/>
        </w:rPr>
        <w:t xml:space="preserve"> Urban and peri-urban agriculture and forestry: Transcending poverty alleviation to climate change mitigation and adaptation. </w:t>
      </w:r>
      <w:r w:rsidRPr="009E79F3">
        <w:rPr>
          <w:rFonts w:ascii="Calibri" w:hAnsi="Calibri" w:cs="Calibri"/>
          <w:i/>
          <w:iCs/>
          <w:noProof/>
          <w:szCs w:val="24"/>
        </w:rPr>
        <w:t>Urban Clim.</w:t>
      </w:r>
      <w:r w:rsidRPr="009E79F3">
        <w:rPr>
          <w:rFonts w:ascii="Calibri" w:hAnsi="Calibri" w:cs="Calibri"/>
          <w:noProof/>
          <w:szCs w:val="24"/>
        </w:rPr>
        <w:t xml:space="preserve"> </w:t>
      </w:r>
      <w:r w:rsidRPr="009E79F3">
        <w:rPr>
          <w:rFonts w:ascii="Calibri" w:hAnsi="Calibri" w:cs="Calibri"/>
          <w:b/>
          <w:bCs/>
          <w:noProof/>
          <w:szCs w:val="24"/>
        </w:rPr>
        <w:t>7,</w:t>
      </w:r>
      <w:r w:rsidRPr="009E79F3">
        <w:rPr>
          <w:rFonts w:ascii="Calibri" w:hAnsi="Calibri" w:cs="Calibri"/>
          <w:noProof/>
          <w:szCs w:val="24"/>
        </w:rPr>
        <w:t xml:space="preserve"> 92–106 (2014).</w:t>
      </w:r>
    </w:p>
    <w:p w14:paraId="09ED5664"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31.</w:t>
      </w:r>
      <w:r w:rsidRPr="009E79F3">
        <w:rPr>
          <w:rFonts w:ascii="Calibri" w:hAnsi="Calibri" w:cs="Calibri"/>
          <w:noProof/>
          <w:szCs w:val="24"/>
        </w:rPr>
        <w:tab/>
        <w:t xml:space="preserve">Brands, E. Prospects and challenges for sustainable sanitation in developed nations: a critical review. </w:t>
      </w:r>
      <w:r w:rsidRPr="009E79F3">
        <w:rPr>
          <w:rFonts w:ascii="Calibri" w:hAnsi="Calibri" w:cs="Calibri"/>
          <w:i/>
          <w:iCs/>
          <w:noProof/>
          <w:szCs w:val="24"/>
        </w:rPr>
        <w:t>Environ. Rev.</w:t>
      </w:r>
      <w:r w:rsidRPr="009E79F3">
        <w:rPr>
          <w:rFonts w:ascii="Calibri" w:hAnsi="Calibri" w:cs="Calibri"/>
          <w:noProof/>
          <w:szCs w:val="24"/>
        </w:rPr>
        <w:t xml:space="preserve"> </w:t>
      </w:r>
      <w:r w:rsidRPr="009E79F3">
        <w:rPr>
          <w:rFonts w:ascii="Calibri" w:hAnsi="Calibri" w:cs="Calibri"/>
          <w:b/>
          <w:bCs/>
          <w:noProof/>
          <w:szCs w:val="24"/>
        </w:rPr>
        <w:t>22,</w:t>
      </w:r>
      <w:r w:rsidRPr="009E79F3">
        <w:rPr>
          <w:rFonts w:ascii="Calibri" w:hAnsi="Calibri" w:cs="Calibri"/>
          <w:noProof/>
          <w:szCs w:val="24"/>
        </w:rPr>
        <w:t xml:space="preserve"> 346–363 (2014).</w:t>
      </w:r>
    </w:p>
    <w:p w14:paraId="7117DDEB"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32.</w:t>
      </w:r>
      <w:r w:rsidRPr="009E79F3">
        <w:rPr>
          <w:rFonts w:ascii="Calibri" w:hAnsi="Calibri" w:cs="Calibri"/>
          <w:noProof/>
          <w:szCs w:val="24"/>
        </w:rPr>
        <w:tab/>
        <w:t xml:space="preserve">Lwasa, S. </w:t>
      </w:r>
      <w:r w:rsidRPr="009E79F3">
        <w:rPr>
          <w:rFonts w:ascii="Calibri" w:hAnsi="Calibri" w:cs="Calibri"/>
          <w:i/>
          <w:iCs/>
          <w:noProof/>
          <w:szCs w:val="24"/>
        </w:rPr>
        <w:t>et al.</w:t>
      </w:r>
      <w:r w:rsidRPr="009E79F3">
        <w:rPr>
          <w:rFonts w:ascii="Calibri" w:hAnsi="Calibri" w:cs="Calibri"/>
          <w:noProof/>
          <w:szCs w:val="24"/>
        </w:rPr>
        <w:t xml:space="preserve"> A meta-analysis of urban and peri-urban agriculture and forestry in mediating climate change. </w:t>
      </w:r>
      <w:r w:rsidRPr="009E79F3">
        <w:rPr>
          <w:rFonts w:ascii="Calibri" w:hAnsi="Calibri" w:cs="Calibri"/>
          <w:i/>
          <w:iCs/>
          <w:noProof/>
          <w:szCs w:val="24"/>
        </w:rPr>
        <w:t>Curr. Opin. Environ. Sustain.</w:t>
      </w:r>
      <w:r w:rsidRPr="009E79F3">
        <w:rPr>
          <w:rFonts w:ascii="Calibri" w:hAnsi="Calibri" w:cs="Calibri"/>
          <w:noProof/>
          <w:szCs w:val="24"/>
        </w:rPr>
        <w:t xml:space="preserve"> </w:t>
      </w:r>
      <w:r w:rsidRPr="009E79F3">
        <w:rPr>
          <w:rFonts w:ascii="Calibri" w:hAnsi="Calibri" w:cs="Calibri"/>
          <w:b/>
          <w:bCs/>
          <w:noProof/>
          <w:szCs w:val="24"/>
        </w:rPr>
        <w:t>13,</w:t>
      </w:r>
      <w:r w:rsidRPr="009E79F3">
        <w:rPr>
          <w:rFonts w:ascii="Calibri" w:hAnsi="Calibri" w:cs="Calibri"/>
          <w:noProof/>
          <w:szCs w:val="24"/>
        </w:rPr>
        <w:t xml:space="preserve"> 68–73 (2015).</w:t>
      </w:r>
    </w:p>
    <w:p w14:paraId="3BA964ED"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33.</w:t>
      </w:r>
      <w:r w:rsidRPr="009E79F3">
        <w:rPr>
          <w:rFonts w:ascii="Calibri" w:hAnsi="Calibri" w:cs="Calibri"/>
          <w:noProof/>
          <w:szCs w:val="24"/>
        </w:rPr>
        <w:tab/>
        <w:t xml:space="preserve">Kwan, S. C. &amp; Hashim, J. H. A review on co-benefits of mass public transportation in climate change mitigation. </w:t>
      </w:r>
      <w:r w:rsidRPr="009E79F3">
        <w:rPr>
          <w:rFonts w:ascii="Calibri" w:hAnsi="Calibri" w:cs="Calibri"/>
          <w:i/>
          <w:iCs/>
          <w:noProof/>
          <w:szCs w:val="24"/>
        </w:rPr>
        <w:t>Sustain. Cities Soc.</w:t>
      </w:r>
      <w:r w:rsidRPr="009E79F3">
        <w:rPr>
          <w:rFonts w:ascii="Calibri" w:hAnsi="Calibri" w:cs="Calibri"/>
          <w:noProof/>
          <w:szCs w:val="24"/>
        </w:rPr>
        <w:t xml:space="preserve"> </w:t>
      </w:r>
      <w:r w:rsidRPr="009E79F3">
        <w:rPr>
          <w:rFonts w:ascii="Calibri" w:hAnsi="Calibri" w:cs="Calibri"/>
          <w:b/>
          <w:bCs/>
          <w:noProof/>
          <w:szCs w:val="24"/>
        </w:rPr>
        <w:t>22,</w:t>
      </w:r>
      <w:r w:rsidRPr="009E79F3">
        <w:rPr>
          <w:rFonts w:ascii="Calibri" w:hAnsi="Calibri" w:cs="Calibri"/>
          <w:noProof/>
          <w:szCs w:val="24"/>
        </w:rPr>
        <w:t xml:space="preserve"> 11–18 (2016).</w:t>
      </w:r>
    </w:p>
    <w:p w14:paraId="6C91A8F1"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34.</w:t>
      </w:r>
      <w:r w:rsidRPr="009E79F3">
        <w:rPr>
          <w:rFonts w:ascii="Calibri" w:hAnsi="Calibri" w:cs="Calibri"/>
          <w:noProof/>
          <w:szCs w:val="24"/>
        </w:rPr>
        <w:tab/>
        <w:t xml:space="preserve">Garcez, C. A. G. What do we know about the study of distributed generation policies and regulations in the Americas? A systematic review of literature. </w:t>
      </w:r>
      <w:r w:rsidRPr="009E79F3">
        <w:rPr>
          <w:rFonts w:ascii="Calibri" w:hAnsi="Calibri" w:cs="Calibri"/>
          <w:i/>
          <w:iCs/>
          <w:noProof/>
          <w:szCs w:val="24"/>
        </w:rPr>
        <w:t>Renew. Sustain. Energy Rev.</w:t>
      </w:r>
      <w:r w:rsidRPr="009E79F3">
        <w:rPr>
          <w:rFonts w:ascii="Calibri" w:hAnsi="Calibri" w:cs="Calibri"/>
          <w:noProof/>
          <w:szCs w:val="24"/>
        </w:rPr>
        <w:t xml:space="preserve"> </w:t>
      </w:r>
      <w:r w:rsidRPr="009E79F3">
        <w:rPr>
          <w:rFonts w:ascii="Calibri" w:hAnsi="Calibri" w:cs="Calibri"/>
          <w:b/>
          <w:bCs/>
          <w:noProof/>
          <w:szCs w:val="24"/>
        </w:rPr>
        <w:t>75,</w:t>
      </w:r>
      <w:r w:rsidRPr="009E79F3">
        <w:rPr>
          <w:rFonts w:ascii="Calibri" w:hAnsi="Calibri" w:cs="Calibri"/>
          <w:noProof/>
          <w:szCs w:val="24"/>
        </w:rPr>
        <w:t xml:space="preserve"> 1404–1416 (2017).</w:t>
      </w:r>
    </w:p>
    <w:p w14:paraId="2B0B2561"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35.</w:t>
      </w:r>
      <w:r w:rsidRPr="009E79F3">
        <w:rPr>
          <w:rFonts w:ascii="Calibri" w:hAnsi="Calibri" w:cs="Calibri"/>
          <w:noProof/>
          <w:szCs w:val="24"/>
        </w:rPr>
        <w:tab/>
        <w:t xml:space="preserve">Deng, H.-M., Liang, Q.-M., Liu, L.-J. &amp; Anadon, L. D. Co-benefits of greenhouse gas mitigation: </w:t>
      </w:r>
      <w:r w:rsidRPr="009E79F3">
        <w:rPr>
          <w:rFonts w:ascii="Calibri" w:hAnsi="Calibri" w:cs="Calibri"/>
          <w:noProof/>
          <w:szCs w:val="24"/>
        </w:rPr>
        <w:lastRenderedPageBreak/>
        <w:t xml:space="preserve">a review and classification by type, mitigation sector, and geography. </w:t>
      </w:r>
      <w:r w:rsidRPr="009E79F3">
        <w:rPr>
          <w:rFonts w:ascii="Calibri" w:hAnsi="Calibri" w:cs="Calibri"/>
          <w:i/>
          <w:iCs/>
          <w:noProof/>
          <w:szCs w:val="24"/>
        </w:rPr>
        <w:t>Environ. Res. Lett.</w:t>
      </w:r>
      <w:r w:rsidRPr="009E79F3">
        <w:rPr>
          <w:rFonts w:ascii="Calibri" w:hAnsi="Calibri" w:cs="Calibri"/>
          <w:noProof/>
          <w:szCs w:val="24"/>
        </w:rPr>
        <w:t xml:space="preserve"> </w:t>
      </w:r>
      <w:r w:rsidRPr="009E79F3">
        <w:rPr>
          <w:rFonts w:ascii="Calibri" w:hAnsi="Calibri" w:cs="Calibri"/>
          <w:b/>
          <w:bCs/>
          <w:noProof/>
          <w:szCs w:val="24"/>
        </w:rPr>
        <w:t>12,</w:t>
      </w:r>
      <w:r w:rsidRPr="009E79F3">
        <w:rPr>
          <w:rFonts w:ascii="Calibri" w:hAnsi="Calibri" w:cs="Calibri"/>
          <w:noProof/>
          <w:szCs w:val="24"/>
        </w:rPr>
        <w:t xml:space="preserve"> (2018).</w:t>
      </w:r>
    </w:p>
    <w:p w14:paraId="65A5CF94"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36.</w:t>
      </w:r>
      <w:r w:rsidRPr="009E79F3">
        <w:rPr>
          <w:rFonts w:ascii="Calibri" w:hAnsi="Calibri" w:cs="Calibri"/>
          <w:noProof/>
          <w:szCs w:val="24"/>
        </w:rPr>
        <w:tab/>
        <w:t xml:space="preserve">Sovacool, B. K. &amp; Brown, M. A. Twelve metropolitan carbon footprints: A preliminary comparative global assessment. </w:t>
      </w:r>
      <w:r w:rsidRPr="009E79F3">
        <w:rPr>
          <w:rFonts w:ascii="Calibri" w:hAnsi="Calibri" w:cs="Calibri"/>
          <w:i/>
          <w:iCs/>
          <w:noProof/>
          <w:szCs w:val="24"/>
        </w:rPr>
        <w:t>Energy Policy</w:t>
      </w:r>
      <w:r w:rsidRPr="009E79F3">
        <w:rPr>
          <w:rFonts w:ascii="Calibri" w:hAnsi="Calibri" w:cs="Calibri"/>
          <w:noProof/>
          <w:szCs w:val="24"/>
        </w:rPr>
        <w:t xml:space="preserve"> </w:t>
      </w:r>
      <w:r w:rsidRPr="009E79F3">
        <w:rPr>
          <w:rFonts w:ascii="Calibri" w:hAnsi="Calibri" w:cs="Calibri"/>
          <w:b/>
          <w:bCs/>
          <w:noProof/>
          <w:szCs w:val="24"/>
        </w:rPr>
        <w:t>38,</w:t>
      </w:r>
      <w:r w:rsidRPr="009E79F3">
        <w:rPr>
          <w:rFonts w:ascii="Calibri" w:hAnsi="Calibri" w:cs="Calibri"/>
          <w:noProof/>
          <w:szCs w:val="24"/>
        </w:rPr>
        <w:t xml:space="preserve"> 4856–4869 (2010).</w:t>
      </w:r>
    </w:p>
    <w:p w14:paraId="25195CB3"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37.</w:t>
      </w:r>
      <w:r w:rsidRPr="009E79F3">
        <w:rPr>
          <w:rFonts w:ascii="Calibri" w:hAnsi="Calibri" w:cs="Calibri"/>
          <w:noProof/>
          <w:szCs w:val="24"/>
        </w:rPr>
        <w:tab/>
        <w:t xml:space="preserve">Grubler, A. </w:t>
      </w:r>
      <w:r w:rsidRPr="009E79F3">
        <w:rPr>
          <w:rFonts w:ascii="Calibri" w:hAnsi="Calibri" w:cs="Calibri"/>
          <w:i/>
          <w:iCs/>
          <w:noProof/>
          <w:szCs w:val="24"/>
        </w:rPr>
        <w:t>et al.</w:t>
      </w:r>
      <w:r w:rsidRPr="009E79F3">
        <w:rPr>
          <w:rFonts w:ascii="Calibri" w:hAnsi="Calibri" w:cs="Calibri"/>
          <w:noProof/>
          <w:szCs w:val="24"/>
        </w:rPr>
        <w:t xml:space="preserve"> in </w:t>
      </w:r>
      <w:r w:rsidRPr="009E79F3">
        <w:rPr>
          <w:rFonts w:ascii="Calibri" w:hAnsi="Calibri" w:cs="Calibri"/>
          <w:i/>
          <w:iCs/>
          <w:noProof/>
          <w:szCs w:val="24"/>
        </w:rPr>
        <w:t>Global Energy Assessment - Toward a Sustainable Future</w:t>
      </w:r>
      <w:r w:rsidRPr="009E79F3">
        <w:rPr>
          <w:rFonts w:ascii="Calibri" w:hAnsi="Calibri" w:cs="Calibri"/>
          <w:noProof/>
          <w:szCs w:val="24"/>
        </w:rPr>
        <w:t xml:space="preserve"> 1307–1400 (Cambridge University Press, 2012).</w:t>
      </w:r>
    </w:p>
    <w:p w14:paraId="59060323"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38.</w:t>
      </w:r>
      <w:r w:rsidRPr="009E79F3">
        <w:rPr>
          <w:rFonts w:ascii="Calibri" w:hAnsi="Calibri" w:cs="Calibri"/>
          <w:noProof/>
          <w:szCs w:val="24"/>
        </w:rPr>
        <w:tab/>
        <w:t xml:space="preserve">Karen C., S. </w:t>
      </w:r>
      <w:r w:rsidRPr="009E79F3">
        <w:rPr>
          <w:rFonts w:ascii="Calibri" w:hAnsi="Calibri" w:cs="Calibri"/>
          <w:i/>
          <w:iCs/>
          <w:noProof/>
          <w:szCs w:val="24"/>
        </w:rPr>
        <w:t>et al.</w:t>
      </w:r>
      <w:r w:rsidRPr="009E79F3">
        <w:rPr>
          <w:rFonts w:ascii="Calibri" w:hAnsi="Calibri" w:cs="Calibri"/>
          <w:noProof/>
          <w:szCs w:val="24"/>
        </w:rPr>
        <w:t xml:space="preserve"> in </w:t>
      </w:r>
      <w:r w:rsidRPr="009E79F3">
        <w:rPr>
          <w:rFonts w:ascii="Calibri" w:hAnsi="Calibri" w:cs="Calibri"/>
          <w:i/>
          <w:iCs/>
          <w:noProof/>
          <w:szCs w:val="24"/>
        </w:rPr>
        <w:t>Climate Change 2014: Mitigation of Climate Change. Contribution of Working Group III to the Fifth Assessment Report of the Intergovernmental Panel on Climate Change</w:t>
      </w:r>
      <w:r w:rsidRPr="009E79F3">
        <w:rPr>
          <w:rFonts w:ascii="Calibri" w:hAnsi="Calibri" w:cs="Calibri"/>
          <w:noProof/>
          <w:szCs w:val="24"/>
        </w:rPr>
        <w:t xml:space="preserve"> 923–1000 (Cambridge University Press, 2014). doi:10.1017/CBO9781107415416.018</w:t>
      </w:r>
    </w:p>
    <w:p w14:paraId="56B333D3"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39.</w:t>
      </w:r>
      <w:r w:rsidRPr="009E79F3">
        <w:rPr>
          <w:rFonts w:ascii="Calibri" w:hAnsi="Calibri" w:cs="Calibri"/>
          <w:noProof/>
          <w:szCs w:val="24"/>
        </w:rPr>
        <w:tab/>
        <w:t xml:space="preserve">Rosenzweig, C. </w:t>
      </w:r>
      <w:r w:rsidRPr="009E79F3">
        <w:rPr>
          <w:rFonts w:ascii="Calibri" w:hAnsi="Calibri" w:cs="Calibri"/>
          <w:i/>
          <w:iCs/>
          <w:noProof/>
          <w:szCs w:val="24"/>
        </w:rPr>
        <w:t>et al.</w:t>
      </w:r>
      <w:r w:rsidRPr="009E79F3">
        <w:rPr>
          <w:rFonts w:ascii="Calibri" w:hAnsi="Calibri" w:cs="Calibri"/>
          <w:noProof/>
          <w:szCs w:val="24"/>
        </w:rPr>
        <w:t xml:space="preserve"> </w:t>
      </w:r>
      <w:r w:rsidRPr="009E79F3">
        <w:rPr>
          <w:rFonts w:ascii="Calibri" w:hAnsi="Calibri" w:cs="Calibri"/>
          <w:i/>
          <w:iCs/>
          <w:noProof/>
          <w:szCs w:val="24"/>
        </w:rPr>
        <w:t>ARC3.2 Summary for City Leaders</w:t>
      </w:r>
      <w:r w:rsidRPr="009E79F3">
        <w:rPr>
          <w:rFonts w:ascii="Calibri" w:hAnsi="Calibri" w:cs="Calibri"/>
          <w:noProof/>
          <w:szCs w:val="24"/>
        </w:rPr>
        <w:t>. (Columbia University, 2015). doi:10.1017/CBO9780511783142</w:t>
      </w:r>
    </w:p>
    <w:p w14:paraId="33D804E3"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40.</w:t>
      </w:r>
      <w:r w:rsidRPr="009E79F3">
        <w:rPr>
          <w:rFonts w:ascii="Calibri" w:hAnsi="Calibri" w:cs="Calibri"/>
          <w:noProof/>
          <w:szCs w:val="24"/>
        </w:rPr>
        <w:tab/>
        <w:t xml:space="preserve">Seto, K. C., Golden, J. S., Alberti, M. &amp; Turner, B. L. Sustainability in an urbanizing planet. </w:t>
      </w:r>
      <w:r w:rsidRPr="009E79F3">
        <w:rPr>
          <w:rFonts w:ascii="Calibri" w:hAnsi="Calibri" w:cs="Calibri"/>
          <w:i/>
          <w:iCs/>
          <w:noProof/>
          <w:szCs w:val="24"/>
        </w:rPr>
        <w:t>Proc. Natl. Acad. Sci.</w:t>
      </w:r>
      <w:r w:rsidRPr="009E79F3">
        <w:rPr>
          <w:rFonts w:ascii="Calibri" w:hAnsi="Calibri" w:cs="Calibri"/>
          <w:noProof/>
          <w:szCs w:val="24"/>
        </w:rPr>
        <w:t xml:space="preserve"> </w:t>
      </w:r>
      <w:r w:rsidRPr="009E79F3">
        <w:rPr>
          <w:rFonts w:ascii="Calibri" w:hAnsi="Calibri" w:cs="Calibri"/>
          <w:b/>
          <w:bCs/>
          <w:noProof/>
          <w:szCs w:val="24"/>
        </w:rPr>
        <w:t>114,</w:t>
      </w:r>
      <w:r w:rsidRPr="009E79F3">
        <w:rPr>
          <w:rFonts w:ascii="Calibri" w:hAnsi="Calibri" w:cs="Calibri"/>
          <w:noProof/>
          <w:szCs w:val="24"/>
        </w:rPr>
        <w:t xml:space="preserve"> 201606037 (2017).</w:t>
      </w:r>
    </w:p>
    <w:p w14:paraId="01404D23"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41.</w:t>
      </w:r>
      <w:r w:rsidRPr="009E79F3">
        <w:rPr>
          <w:rFonts w:ascii="Calibri" w:hAnsi="Calibri" w:cs="Calibri"/>
          <w:noProof/>
          <w:szCs w:val="24"/>
        </w:rPr>
        <w:tab/>
        <w:t xml:space="preserve">McPhearson, T. </w:t>
      </w:r>
      <w:r w:rsidRPr="009E79F3">
        <w:rPr>
          <w:rFonts w:ascii="Calibri" w:hAnsi="Calibri" w:cs="Calibri"/>
          <w:i/>
          <w:iCs/>
          <w:noProof/>
          <w:szCs w:val="24"/>
        </w:rPr>
        <w:t>et al.</w:t>
      </w:r>
      <w:r w:rsidRPr="009E79F3">
        <w:rPr>
          <w:rFonts w:ascii="Calibri" w:hAnsi="Calibri" w:cs="Calibri"/>
          <w:noProof/>
          <w:szCs w:val="24"/>
        </w:rPr>
        <w:t xml:space="preserve"> Scientists must have a say in the future of cities. </w:t>
      </w:r>
      <w:r w:rsidRPr="009E79F3">
        <w:rPr>
          <w:rFonts w:ascii="Calibri" w:hAnsi="Calibri" w:cs="Calibri"/>
          <w:i/>
          <w:iCs/>
          <w:noProof/>
          <w:szCs w:val="24"/>
        </w:rPr>
        <w:t>Nature</w:t>
      </w:r>
      <w:r w:rsidRPr="009E79F3">
        <w:rPr>
          <w:rFonts w:ascii="Calibri" w:hAnsi="Calibri" w:cs="Calibri"/>
          <w:noProof/>
          <w:szCs w:val="24"/>
        </w:rPr>
        <w:t xml:space="preserve"> </w:t>
      </w:r>
      <w:r w:rsidRPr="009E79F3">
        <w:rPr>
          <w:rFonts w:ascii="Calibri" w:hAnsi="Calibri" w:cs="Calibri"/>
          <w:b/>
          <w:bCs/>
          <w:noProof/>
          <w:szCs w:val="24"/>
        </w:rPr>
        <w:t>538,</w:t>
      </w:r>
      <w:r w:rsidRPr="009E79F3">
        <w:rPr>
          <w:rFonts w:ascii="Calibri" w:hAnsi="Calibri" w:cs="Calibri"/>
          <w:noProof/>
          <w:szCs w:val="24"/>
        </w:rPr>
        <w:t xml:space="preserve"> 165–166 (2016).</w:t>
      </w:r>
    </w:p>
    <w:p w14:paraId="1ADBF4EF"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42.</w:t>
      </w:r>
      <w:r w:rsidRPr="009E79F3">
        <w:rPr>
          <w:rFonts w:ascii="Calibri" w:hAnsi="Calibri" w:cs="Calibri"/>
          <w:noProof/>
          <w:szCs w:val="24"/>
        </w:rPr>
        <w:tab/>
        <w:t xml:space="preserve">Solecki, W. </w:t>
      </w:r>
      <w:r w:rsidRPr="009E79F3">
        <w:rPr>
          <w:rFonts w:ascii="Calibri" w:hAnsi="Calibri" w:cs="Calibri"/>
          <w:i/>
          <w:iCs/>
          <w:noProof/>
          <w:szCs w:val="24"/>
        </w:rPr>
        <w:t>et al.</w:t>
      </w:r>
      <w:r w:rsidRPr="009E79F3">
        <w:rPr>
          <w:rFonts w:ascii="Calibri" w:hAnsi="Calibri" w:cs="Calibri"/>
          <w:noProof/>
          <w:szCs w:val="24"/>
        </w:rPr>
        <w:t xml:space="preserve"> City transformations in a 1.5 °C warmer world. </w:t>
      </w:r>
      <w:r w:rsidRPr="009E79F3">
        <w:rPr>
          <w:rFonts w:ascii="Calibri" w:hAnsi="Calibri" w:cs="Calibri"/>
          <w:i/>
          <w:iCs/>
          <w:noProof/>
          <w:szCs w:val="24"/>
        </w:rPr>
        <w:t>Nat. Clim. Chang.</w:t>
      </w:r>
      <w:r w:rsidRPr="009E79F3">
        <w:rPr>
          <w:rFonts w:ascii="Calibri" w:hAnsi="Calibri" w:cs="Calibri"/>
          <w:noProof/>
          <w:szCs w:val="24"/>
        </w:rPr>
        <w:t xml:space="preserve"> </w:t>
      </w:r>
      <w:r w:rsidRPr="009E79F3">
        <w:rPr>
          <w:rFonts w:ascii="Calibri" w:hAnsi="Calibri" w:cs="Calibri"/>
          <w:b/>
          <w:bCs/>
          <w:noProof/>
          <w:szCs w:val="24"/>
        </w:rPr>
        <w:t>8,</w:t>
      </w:r>
      <w:r w:rsidRPr="009E79F3">
        <w:rPr>
          <w:rFonts w:ascii="Calibri" w:hAnsi="Calibri" w:cs="Calibri"/>
          <w:noProof/>
          <w:szCs w:val="24"/>
        </w:rPr>
        <w:t xml:space="preserve"> 177–185 (2018).</w:t>
      </w:r>
    </w:p>
    <w:p w14:paraId="035037AA"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43.</w:t>
      </w:r>
      <w:r w:rsidRPr="009E79F3">
        <w:rPr>
          <w:rFonts w:ascii="Calibri" w:hAnsi="Calibri" w:cs="Calibri"/>
          <w:noProof/>
          <w:szCs w:val="24"/>
        </w:rPr>
        <w:tab/>
        <w:t xml:space="preserve">Ürge-Vorsatz, D. </w:t>
      </w:r>
      <w:r w:rsidRPr="009E79F3">
        <w:rPr>
          <w:rFonts w:ascii="Calibri" w:hAnsi="Calibri" w:cs="Calibri"/>
          <w:i/>
          <w:iCs/>
          <w:noProof/>
          <w:szCs w:val="24"/>
        </w:rPr>
        <w:t>et al.</w:t>
      </w:r>
      <w:r w:rsidRPr="009E79F3">
        <w:rPr>
          <w:rFonts w:ascii="Calibri" w:hAnsi="Calibri" w:cs="Calibri"/>
          <w:noProof/>
          <w:szCs w:val="24"/>
        </w:rPr>
        <w:t xml:space="preserve"> Locking in positive climate responses in cities. </w:t>
      </w:r>
      <w:r w:rsidRPr="009E79F3">
        <w:rPr>
          <w:rFonts w:ascii="Calibri" w:hAnsi="Calibri" w:cs="Calibri"/>
          <w:i/>
          <w:iCs/>
          <w:noProof/>
          <w:szCs w:val="24"/>
        </w:rPr>
        <w:t>Nat. Clim. Chang.</w:t>
      </w:r>
      <w:r w:rsidRPr="009E79F3">
        <w:rPr>
          <w:rFonts w:ascii="Calibri" w:hAnsi="Calibri" w:cs="Calibri"/>
          <w:noProof/>
          <w:szCs w:val="24"/>
        </w:rPr>
        <w:t xml:space="preserve"> </w:t>
      </w:r>
      <w:r w:rsidRPr="009E79F3">
        <w:rPr>
          <w:rFonts w:ascii="Calibri" w:hAnsi="Calibri" w:cs="Calibri"/>
          <w:b/>
          <w:bCs/>
          <w:noProof/>
          <w:szCs w:val="24"/>
        </w:rPr>
        <w:t>8,</w:t>
      </w:r>
      <w:r w:rsidRPr="009E79F3">
        <w:rPr>
          <w:rFonts w:ascii="Calibri" w:hAnsi="Calibri" w:cs="Calibri"/>
          <w:noProof/>
          <w:szCs w:val="24"/>
        </w:rPr>
        <w:t xml:space="preserve"> 174–177 (2018).</w:t>
      </w:r>
    </w:p>
    <w:p w14:paraId="377434A3"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44.</w:t>
      </w:r>
      <w:r w:rsidRPr="009E79F3">
        <w:rPr>
          <w:rFonts w:ascii="Calibri" w:hAnsi="Calibri" w:cs="Calibri"/>
          <w:noProof/>
          <w:szCs w:val="24"/>
        </w:rPr>
        <w:tab/>
        <w:t xml:space="preserve">Scott, A. J. &amp; Storper, M. The nature of cities: The scope and limits of urban theory. </w:t>
      </w:r>
      <w:r w:rsidRPr="009E79F3">
        <w:rPr>
          <w:rFonts w:ascii="Calibri" w:hAnsi="Calibri" w:cs="Calibri"/>
          <w:i/>
          <w:iCs/>
          <w:noProof/>
          <w:szCs w:val="24"/>
        </w:rPr>
        <w:t>Int. J. Urban Reg. Res.</w:t>
      </w:r>
      <w:r w:rsidRPr="009E79F3">
        <w:rPr>
          <w:rFonts w:ascii="Calibri" w:hAnsi="Calibri" w:cs="Calibri"/>
          <w:noProof/>
          <w:szCs w:val="24"/>
        </w:rPr>
        <w:t xml:space="preserve"> </w:t>
      </w:r>
      <w:r w:rsidRPr="009E79F3">
        <w:rPr>
          <w:rFonts w:ascii="Calibri" w:hAnsi="Calibri" w:cs="Calibri"/>
          <w:b/>
          <w:bCs/>
          <w:noProof/>
          <w:szCs w:val="24"/>
        </w:rPr>
        <w:t>39,</w:t>
      </w:r>
      <w:r w:rsidRPr="009E79F3">
        <w:rPr>
          <w:rFonts w:ascii="Calibri" w:hAnsi="Calibri" w:cs="Calibri"/>
          <w:noProof/>
          <w:szCs w:val="24"/>
        </w:rPr>
        <w:t xml:space="preserve"> 1–15 (2015).</w:t>
      </w:r>
    </w:p>
    <w:p w14:paraId="00141212"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45.</w:t>
      </w:r>
      <w:r w:rsidRPr="009E79F3">
        <w:rPr>
          <w:rFonts w:ascii="Calibri" w:hAnsi="Calibri" w:cs="Calibri"/>
          <w:noProof/>
          <w:szCs w:val="24"/>
        </w:rPr>
        <w:tab/>
        <w:t xml:space="preserve">Shove, E., Watson, M. &amp; Spurling, N. Conceptualizing connections: Energy demand, infrastructures and social practices. </w:t>
      </w:r>
      <w:r w:rsidRPr="009E79F3">
        <w:rPr>
          <w:rFonts w:ascii="Calibri" w:hAnsi="Calibri" w:cs="Calibri"/>
          <w:i/>
          <w:iCs/>
          <w:noProof/>
          <w:szCs w:val="24"/>
        </w:rPr>
        <w:t>Eur. J. Soc. Theory</w:t>
      </w:r>
      <w:r w:rsidRPr="009E79F3">
        <w:rPr>
          <w:rFonts w:ascii="Calibri" w:hAnsi="Calibri" w:cs="Calibri"/>
          <w:noProof/>
          <w:szCs w:val="24"/>
        </w:rPr>
        <w:t xml:space="preserve"> </w:t>
      </w:r>
      <w:r w:rsidRPr="009E79F3">
        <w:rPr>
          <w:rFonts w:ascii="Calibri" w:hAnsi="Calibri" w:cs="Calibri"/>
          <w:b/>
          <w:bCs/>
          <w:noProof/>
          <w:szCs w:val="24"/>
        </w:rPr>
        <w:t>18,</w:t>
      </w:r>
      <w:r w:rsidRPr="009E79F3">
        <w:rPr>
          <w:rFonts w:ascii="Calibri" w:hAnsi="Calibri" w:cs="Calibri"/>
          <w:noProof/>
          <w:szCs w:val="24"/>
        </w:rPr>
        <w:t xml:space="preserve"> 274–287 (2015).</w:t>
      </w:r>
    </w:p>
    <w:p w14:paraId="1D05FBDB"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lastRenderedPageBreak/>
        <w:t>46.</w:t>
      </w:r>
      <w:r w:rsidRPr="009E79F3">
        <w:rPr>
          <w:rFonts w:ascii="Calibri" w:hAnsi="Calibri" w:cs="Calibri"/>
          <w:noProof/>
          <w:szCs w:val="24"/>
        </w:rPr>
        <w:tab/>
        <w:t xml:space="preserve">Bartlett, S. &amp; Satterthwaite, D. (Eds. . </w:t>
      </w:r>
      <w:r w:rsidRPr="009E79F3">
        <w:rPr>
          <w:rFonts w:ascii="Calibri" w:hAnsi="Calibri" w:cs="Calibri"/>
          <w:i/>
          <w:iCs/>
          <w:noProof/>
          <w:szCs w:val="24"/>
        </w:rPr>
        <w:t>Cities on a Finite Planet: Towards Transformative Responses to Climate Change</w:t>
      </w:r>
      <w:r w:rsidRPr="009E79F3">
        <w:rPr>
          <w:rFonts w:ascii="Calibri" w:hAnsi="Calibri" w:cs="Calibri"/>
          <w:noProof/>
          <w:szCs w:val="24"/>
        </w:rPr>
        <w:t>. (Routledge, 2016). doi:10.4324/9781315645421</w:t>
      </w:r>
    </w:p>
    <w:p w14:paraId="099BC6B2"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47.</w:t>
      </w:r>
      <w:r w:rsidRPr="009E79F3">
        <w:rPr>
          <w:rFonts w:ascii="Calibri" w:hAnsi="Calibri" w:cs="Calibri"/>
          <w:noProof/>
          <w:szCs w:val="24"/>
        </w:rPr>
        <w:tab/>
        <w:t xml:space="preserve">Creutzig, F. </w:t>
      </w:r>
      <w:r w:rsidRPr="009E79F3">
        <w:rPr>
          <w:rFonts w:ascii="Calibri" w:hAnsi="Calibri" w:cs="Calibri"/>
          <w:i/>
          <w:iCs/>
          <w:noProof/>
          <w:szCs w:val="24"/>
        </w:rPr>
        <w:t>et al.</w:t>
      </w:r>
      <w:r w:rsidRPr="009E79F3">
        <w:rPr>
          <w:rFonts w:ascii="Calibri" w:hAnsi="Calibri" w:cs="Calibri"/>
          <w:noProof/>
          <w:szCs w:val="24"/>
        </w:rPr>
        <w:t xml:space="preserve"> Upscaling urban data science for global climate solutions. </w:t>
      </w:r>
      <w:r w:rsidRPr="009E79F3">
        <w:rPr>
          <w:rFonts w:ascii="Calibri" w:hAnsi="Calibri" w:cs="Calibri"/>
          <w:i/>
          <w:iCs/>
          <w:noProof/>
          <w:szCs w:val="24"/>
        </w:rPr>
        <w:t>Glob. Sustain.</w:t>
      </w:r>
    </w:p>
    <w:p w14:paraId="38225C61"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48.</w:t>
      </w:r>
      <w:r w:rsidRPr="009E79F3">
        <w:rPr>
          <w:rFonts w:ascii="Calibri" w:hAnsi="Calibri" w:cs="Calibri"/>
          <w:noProof/>
          <w:szCs w:val="24"/>
        </w:rPr>
        <w:tab/>
        <w:t xml:space="preserve">Baiocchi, G., Creutzig, F., Minx, J. &amp; Pichler, P. P. A spatial typology of human settlements and their CO2 emissions in England. </w:t>
      </w:r>
      <w:r w:rsidRPr="009E79F3">
        <w:rPr>
          <w:rFonts w:ascii="Calibri" w:hAnsi="Calibri" w:cs="Calibri"/>
          <w:i/>
          <w:iCs/>
          <w:noProof/>
          <w:szCs w:val="24"/>
        </w:rPr>
        <w:t>Glob. Environ. Chang.</w:t>
      </w:r>
      <w:r w:rsidRPr="009E79F3">
        <w:rPr>
          <w:rFonts w:ascii="Calibri" w:hAnsi="Calibri" w:cs="Calibri"/>
          <w:noProof/>
          <w:szCs w:val="24"/>
        </w:rPr>
        <w:t xml:space="preserve"> </w:t>
      </w:r>
      <w:r w:rsidRPr="009E79F3">
        <w:rPr>
          <w:rFonts w:ascii="Calibri" w:hAnsi="Calibri" w:cs="Calibri"/>
          <w:b/>
          <w:bCs/>
          <w:noProof/>
          <w:szCs w:val="24"/>
        </w:rPr>
        <w:t>34,</w:t>
      </w:r>
      <w:r w:rsidRPr="009E79F3">
        <w:rPr>
          <w:rFonts w:ascii="Calibri" w:hAnsi="Calibri" w:cs="Calibri"/>
          <w:noProof/>
          <w:szCs w:val="24"/>
        </w:rPr>
        <w:t xml:space="preserve"> 13–21 (2015).</w:t>
      </w:r>
    </w:p>
    <w:p w14:paraId="193EB42E"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49.</w:t>
      </w:r>
      <w:r w:rsidRPr="009E79F3">
        <w:rPr>
          <w:rFonts w:ascii="Calibri" w:hAnsi="Calibri" w:cs="Calibri"/>
          <w:noProof/>
          <w:szCs w:val="24"/>
        </w:rPr>
        <w:tab/>
        <w:t xml:space="preserve">Creutzig, F. How fuel prices determine public transport infrastructure, modal shares and urban form. </w:t>
      </w:r>
      <w:r w:rsidRPr="009E79F3">
        <w:rPr>
          <w:rFonts w:ascii="Calibri" w:hAnsi="Calibri" w:cs="Calibri"/>
          <w:i/>
          <w:iCs/>
          <w:noProof/>
          <w:szCs w:val="24"/>
        </w:rPr>
        <w:t>Urban Clim.</w:t>
      </w:r>
      <w:r w:rsidRPr="009E79F3">
        <w:rPr>
          <w:rFonts w:ascii="Calibri" w:hAnsi="Calibri" w:cs="Calibri"/>
          <w:noProof/>
          <w:szCs w:val="24"/>
        </w:rPr>
        <w:t xml:space="preserve"> </w:t>
      </w:r>
      <w:r w:rsidRPr="009E79F3">
        <w:rPr>
          <w:rFonts w:ascii="Calibri" w:hAnsi="Calibri" w:cs="Calibri"/>
          <w:b/>
          <w:bCs/>
          <w:noProof/>
          <w:szCs w:val="24"/>
        </w:rPr>
        <w:t>10,</w:t>
      </w:r>
      <w:r w:rsidRPr="009E79F3">
        <w:rPr>
          <w:rFonts w:ascii="Calibri" w:hAnsi="Calibri" w:cs="Calibri"/>
          <w:noProof/>
          <w:szCs w:val="24"/>
        </w:rPr>
        <w:t xml:space="preserve"> 63–76 (2014).</w:t>
      </w:r>
    </w:p>
    <w:p w14:paraId="1593125E"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50.</w:t>
      </w:r>
      <w:r w:rsidRPr="009E79F3">
        <w:rPr>
          <w:rFonts w:ascii="Calibri" w:hAnsi="Calibri" w:cs="Calibri"/>
          <w:noProof/>
          <w:szCs w:val="24"/>
        </w:rPr>
        <w:tab/>
        <w:t xml:space="preserve">Moran, D. </w:t>
      </w:r>
      <w:r w:rsidRPr="009E79F3">
        <w:rPr>
          <w:rFonts w:ascii="Calibri" w:hAnsi="Calibri" w:cs="Calibri"/>
          <w:i/>
          <w:iCs/>
          <w:noProof/>
          <w:szCs w:val="24"/>
        </w:rPr>
        <w:t>et al.</w:t>
      </w:r>
      <w:r w:rsidRPr="009E79F3">
        <w:rPr>
          <w:rFonts w:ascii="Calibri" w:hAnsi="Calibri" w:cs="Calibri"/>
          <w:noProof/>
          <w:szCs w:val="24"/>
        </w:rPr>
        <w:t xml:space="preserve"> Carbon footprints of 13,000 cities. </w:t>
      </w:r>
      <w:r w:rsidRPr="009E79F3">
        <w:rPr>
          <w:rFonts w:ascii="Calibri" w:hAnsi="Calibri" w:cs="Calibri"/>
          <w:i/>
          <w:iCs/>
          <w:noProof/>
          <w:szCs w:val="24"/>
        </w:rPr>
        <w:t>Environ. Res. Lett.</w:t>
      </w:r>
      <w:r w:rsidRPr="009E79F3">
        <w:rPr>
          <w:rFonts w:ascii="Calibri" w:hAnsi="Calibri" w:cs="Calibri"/>
          <w:noProof/>
          <w:szCs w:val="24"/>
        </w:rPr>
        <w:t xml:space="preserve"> 0–18 (2018). doi:https://doi.org/10.1088/1478-3975/aa9768</w:t>
      </w:r>
    </w:p>
    <w:p w14:paraId="463468D4"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51.</w:t>
      </w:r>
      <w:r w:rsidRPr="009E79F3">
        <w:rPr>
          <w:rFonts w:ascii="Calibri" w:hAnsi="Calibri" w:cs="Calibri"/>
          <w:noProof/>
          <w:szCs w:val="24"/>
        </w:rPr>
        <w:tab/>
        <w:t xml:space="preserve">Nagendra, H. The global south is rich in sustainability lessons that students deserve to hear. </w:t>
      </w:r>
      <w:r w:rsidRPr="009E79F3">
        <w:rPr>
          <w:rFonts w:ascii="Calibri" w:hAnsi="Calibri" w:cs="Calibri"/>
          <w:i/>
          <w:iCs/>
          <w:noProof/>
          <w:szCs w:val="24"/>
        </w:rPr>
        <w:t>Nature</w:t>
      </w:r>
      <w:r w:rsidRPr="009E79F3">
        <w:rPr>
          <w:rFonts w:ascii="Calibri" w:hAnsi="Calibri" w:cs="Calibri"/>
          <w:noProof/>
          <w:szCs w:val="24"/>
        </w:rPr>
        <w:t xml:space="preserve"> (2018). doi:10.1038/d41586-018-05210-0</w:t>
      </w:r>
    </w:p>
    <w:p w14:paraId="63A66E32"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52.</w:t>
      </w:r>
      <w:r w:rsidRPr="009E79F3">
        <w:rPr>
          <w:rFonts w:ascii="Calibri" w:hAnsi="Calibri" w:cs="Calibri"/>
          <w:noProof/>
          <w:szCs w:val="24"/>
        </w:rPr>
        <w:tab/>
        <w:t xml:space="preserve">Lamb, W. F. &amp; Steinberger, J. K. Human well-being and climate change mitigation. </w:t>
      </w:r>
      <w:r w:rsidRPr="009E79F3">
        <w:rPr>
          <w:rFonts w:ascii="Calibri" w:hAnsi="Calibri" w:cs="Calibri"/>
          <w:i/>
          <w:iCs/>
          <w:noProof/>
          <w:szCs w:val="24"/>
        </w:rPr>
        <w:t>Wiley Interdiscip. Rev. Clim. Chang.</w:t>
      </w:r>
      <w:r w:rsidRPr="009E79F3">
        <w:rPr>
          <w:rFonts w:ascii="Calibri" w:hAnsi="Calibri" w:cs="Calibri"/>
          <w:noProof/>
          <w:szCs w:val="24"/>
        </w:rPr>
        <w:t xml:space="preserve"> </w:t>
      </w:r>
      <w:r w:rsidRPr="009E79F3">
        <w:rPr>
          <w:rFonts w:ascii="Calibri" w:hAnsi="Calibri" w:cs="Calibri"/>
          <w:b/>
          <w:bCs/>
          <w:noProof/>
          <w:szCs w:val="24"/>
        </w:rPr>
        <w:t>8,</w:t>
      </w:r>
      <w:r w:rsidRPr="009E79F3">
        <w:rPr>
          <w:rFonts w:ascii="Calibri" w:hAnsi="Calibri" w:cs="Calibri"/>
          <w:noProof/>
          <w:szCs w:val="24"/>
        </w:rPr>
        <w:t xml:space="preserve"> 1–16 (2017).</w:t>
      </w:r>
    </w:p>
    <w:p w14:paraId="02DE6490"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53.</w:t>
      </w:r>
      <w:r w:rsidRPr="009E79F3">
        <w:rPr>
          <w:rFonts w:ascii="Calibri" w:hAnsi="Calibri" w:cs="Calibri"/>
          <w:noProof/>
          <w:szCs w:val="24"/>
        </w:rPr>
        <w:tab/>
        <w:t xml:space="preserve">Pawson, R., Greenhaigh, T., Harvey, G. &amp; Walshe, K. Realist review - a new method of systematic review designed for complex policy interventions. </w:t>
      </w:r>
      <w:r w:rsidRPr="009E79F3">
        <w:rPr>
          <w:rFonts w:ascii="Calibri" w:hAnsi="Calibri" w:cs="Calibri"/>
          <w:i/>
          <w:iCs/>
          <w:noProof/>
          <w:szCs w:val="24"/>
        </w:rPr>
        <w:t>J. Health Serv. Res. Policy</w:t>
      </w:r>
      <w:r w:rsidRPr="009E79F3">
        <w:rPr>
          <w:rFonts w:ascii="Calibri" w:hAnsi="Calibri" w:cs="Calibri"/>
          <w:noProof/>
          <w:szCs w:val="24"/>
        </w:rPr>
        <w:t xml:space="preserve"> </w:t>
      </w:r>
      <w:r w:rsidRPr="009E79F3">
        <w:rPr>
          <w:rFonts w:ascii="Calibri" w:hAnsi="Calibri" w:cs="Calibri"/>
          <w:b/>
          <w:bCs/>
          <w:noProof/>
          <w:szCs w:val="24"/>
        </w:rPr>
        <w:t>10,</w:t>
      </w:r>
      <w:r w:rsidRPr="009E79F3">
        <w:rPr>
          <w:rFonts w:ascii="Calibri" w:hAnsi="Calibri" w:cs="Calibri"/>
          <w:noProof/>
          <w:szCs w:val="24"/>
        </w:rPr>
        <w:t xml:space="preserve"> 21–34 (2005).</w:t>
      </w:r>
    </w:p>
    <w:p w14:paraId="28C4871C"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54.</w:t>
      </w:r>
      <w:r w:rsidRPr="009E79F3">
        <w:rPr>
          <w:rFonts w:ascii="Calibri" w:hAnsi="Calibri" w:cs="Calibri"/>
          <w:noProof/>
          <w:szCs w:val="24"/>
        </w:rPr>
        <w:tab/>
        <w:t xml:space="preserve">Vogel, B. &amp; Henstra, D. Studying local climate adaptation: A heuristic research framework for comparative policy analysis. </w:t>
      </w:r>
      <w:r w:rsidRPr="009E79F3">
        <w:rPr>
          <w:rFonts w:ascii="Calibri" w:hAnsi="Calibri" w:cs="Calibri"/>
          <w:i/>
          <w:iCs/>
          <w:noProof/>
          <w:szCs w:val="24"/>
        </w:rPr>
        <w:t>Glob. Environ. Chang.</w:t>
      </w:r>
      <w:r w:rsidRPr="009E79F3">
        <w:rPr>
          <w:rFonts w:ascii="Calibri" w:hAnsi="Calibri" w:cs="Calibri"/>
          <w:noProof/>
          <w:szCs w:val="24"/>
        </w:rPr>
        <w:t xml:space="preserve"> </w:t>
      </w:r>
      <w:r w:rsidRPr="009E79F3">
        <w:rPr>
          <w:rFonts w:ascii="Calibri" w:hAnsi="Calibri" w:cs="Calibri"/>
          <w:b/>
          <w:bCs/>
          <w:noProof/>
          <w:szCs w:val="24"/>
        </w:rPr>
        <w:t>31,</w:t>
      </w:r>
      <w:r w:rsidRPr="009E79F3">
        <w:rPr>
          <w:rFonts w:ascii="Calibri" w:hAnsi="Calibri" w:cs="Calibri"/>
          <w:noProof/>
          <w:szCs w:val="24"/>
        </w:rPr>
        <w:t xml:space="preserve"> 110–120 (2015).</w:t>
      </w:r>
    </w:p>
    <w:p w14:paraId="168009C1"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55.</w:t>
      </w:r>
      <w:r w:rsidRPr="009E79F3">
        <w:rPr>
          <w:rFonts w:ascii="Calibri" w:hAnsi="Calibri" w:cs="Calibri"/>
          <w:noProof/>
          <w:szCs w:val="24"/>
        </w:rPr>
        <w:tab/>
        <w:t xml:space="preserve">Margulies, J. D., Magliocca, N. R., Schmill, M. D. &amp; Ellis, E. C. Ambiguous geographies: Connecting case study knowledge with global change science. </w:t>
      </w:r>
      <w:r w:rsidRPr="009E79F3">
        <w:rPr>
          <w:rFonts w:ascii="Calibri" w:hAnsi="Calibri" w:cs="Calibri"/>
          <w:i/>
          <w:iCs/>
          <w:noProof/>
          <w:szCs w:val="24"/>
        </w:rPr>
        <w:t>Ann. Am. Assoc. Geogr.</w:t>
      </w:r>
      <w:r w:rsidRPr="009E79F3">
        <w:rPr>
          <w:rFonts w:ascii="Calibri" w:hAnsi="Calibri" w:cs="Calibri"/>
          <w:noProof/>
          <w:szCs w:val="24"/>
        </w:rPr>
        <w:t xml:space="preserve"> </w:t>
      </w:r>
      <w:r w:rsidRPr="009E79F3">
        <w:rPr>
          <w:rFonts w:ascii="Calibri" w:hAnsi="Calibri" w:cs="Calibri"/>
          <w:b/>
          <w:bCs/>
          <w:noProof/>
          <w:szCs w:val="24"/>
        </w:rPr>
        <w:t>106,</w:t>
      </w:r>
      <w:r w:rsidRPr="009E79F3">
        <w:rPr>
          <w:rFonts w:ascii="Calibri" w:hAnsi="Calibri" w:cs="Calibri"/>
          <w:noProof/>
          <w:szCs w:val="24"/>
        </w:rPr>
        <w:t xml:space="preserve"> 572–596 (2016).</w:t>
      </w:r>
    </w:p>
    <w:p w14:paraId="4902EDA8"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szCs w:val="24"/>
        </w:rPr>
      </w:pPr>
      <w:r w:rsidRPr="009E79F3">
        <w:rPr>
          <w:rFonts w:ascii="Calibri" w:hAnsi="Calibri" w:cs="Calibri"/>
          <w:noProof/>
          <w:szCs w:val="24"/>
        </w:rPr>
        <w:t>56.</w:t>
      </w:r>
      <w:r w:rsidRPr="009E79F3">
        <w:rPr>
          <w:rFonts w:ascii="Calibri" w:hAnsi="Calibri" w:cs="Calibri"/>
          <w:noProof/>
          <w:szCs w:val="24"/>
        </w:rPr>
        <w:tab/>
        <w:t xml:space="preserve">Pedregosa, F. </w:t>
      </w:r>
      <w:r w:rsidRPr="009E79F3">
        <w:rPr>
          <w:rFonts w:ascii="Calibri" w:hAnsi="Calibri" w:cs="Calibri"/>
          <w:i/>
          <w:iCs/>
          <w:noProof/>
          <w:szCs w:val="24"/>
        </w:rPr>
        <w:t>et al.</w:t>
      </w:r>
      <w:r w:rsidRPr="009E79F3">
        <w:rPr>
          <w:rFonts w:ascii="Calibri" w:hAnsi="Calibri" w:cs="Calibri"/>
          <w:noProof/>
          <w:szCs w:val="24"/>
        </w:rPr>
        <w:t xml:space="preserve"> Scikit-learn: Machine Learning in Python. </w:t>
      </w:r>
      <w:r w:rsidRPr="009E79F3">
        <w:rPr>
          <w:rFonts w:ascii="Calibri" w:hAnsi="Calibri" w:cs="Calibri"/>
          <w:i/>
          <w:iCs/>
          <w:noProof/>
          <w:szCs w:val="24"/>
        </w:rPr>
        <w:t>J. Mach. Learn. Res.</w:t>
      </w:r>
      <w:r w:rsidRPr="009E79F3">
        <w:rPr>
          <w:rFonts w:ascii="Calibri" w:hAnsi="Calibri" w:cs="Calibri"/>
          <w:noProof/>
          <w:szCs w:val="24"/>
        </w:rPr>
        <w:t xml:space="preserve"> </w:t>
      </w:r>
      <w:r w:rsidRPr="009E79F3">
        <w:rPr>
          <w:rFonts w:ascii="Calibri" w:hAnsi="Calibri" w:cs="Calibri"/>
          <w:b/>
          <w:bCs/>
          <w:noProof/>
          <w:szCs w:val="24"/>
        </w:rPr>
        <w:t>12,</w:t>
      </w:r>
      <w:r w:rsidRPr="009E79F3">
        <w:rPr>
          <w:rFonts w:ascii="Calibri" w:hAnsi="Calibri" w:cs="Calibri"/>
          <w:noProof/>
          <w:szCs w:val="24"/>
        </w:rPr>
        <w:t xml:space="preserve"> 2825–2830 (2011).</w:t>
      </w:r>
    </w:p>
    <w:p w14:paraId="106416E2" w14:textId="77777777" w:rsidR="009E79F3" w:rsidRPr="009E79F3" w:rsidRDefault="009E79F3" w:rsidP="009E79F3">
      <w:pPr>
        <w:widowControl w:val="0"/>
        <w:autoSpaceDE w:val="0"/>
        <w:autoSpaceDN w:val="0"/>
        <w:adjustRightInd w:val="0"/>
        <w:spacing w:line="480" w:lineRule="auto"/>
        <w:ind w:left="640" w:hanging="640"/>
        <w:rPr>
          <w:rFonts w:ascii="Calibri" w:hAnsi="Calibri" w:cs="Calibri"/>
          <w:noProof/>
        </w:rPr>
      </w:pPr>
      <w:r w:rsidRPr="009E79F3">
        <w:rPr>
          <w:rFonts w:ascii="Calibri" w:hAnsi="Calibri" w:cs="Calibri"/>
          <w:noProof/>
          <w:szCs w:val="24"/>
        </w:rPr>
        <w:lastRenderedPageBreak/>
        <w:t>57.</w:t>
      </w:r>
      <w:r w:rsidRPr="009E79F3">
        <w:rPr>
          <w:rFonts w:ascii="Calibri" w:hAnsi="Calibri" w:cs="Calibri"/>
          <w:noProof/>
          <w:szCs w:val="24"/>
        </w:rPr>
        <w:tab/>
        <w:t xml:space="preserve">Lee, D. D. &amp; Seung, H. S. Learning the parts of objects by non-negative matrix factorization. </w:t>
      </w:r>
      <w:r w:rsidRPr="009E79F3">
        <w:rPr>
          <w:rFonts w:ascii="Calibri" w:hAnsi="Calibri" w:cs="Calibri"/>
          <w:i/>
          <w:iCs/>
          <w:noProof/>
          <w:szCs w:val="24"/>
        </w:rPr>
        <w:t>Nature</w:t>
      </w:r>
      <w:r w:rsidRPr="009E79F3">
        <w:rPr>
          <w:rFonts w:ascii="Calibri" w:hAnsi="Calibri" w:cs="Calibri"/>
          <w:noProof/>
          <w:szCs w:val="24"/>
        </w:rPr>
        <w:t xml:space="preserve"> </w:t>
      </w:r>
      <w:r w:rsidRPr="009E79F3">
        <w:rPr>
          <w:rFonts w:ascii="Calibri" w:hAnsi="Calibri" w:cs="Calibri"/>
          <w:b/>
          <w:bCs/>
          <w:noProof/>
          <w:szCs w:val="24"/>
        </w:rPr>
        <w:t>401,</w:t>
      </w:r>
      <w:r w:rsidRPr="009E79F3">
        <w:rPr>
          <w:rFonts w:ascii="Calibri" w:hAnsi="Calibri" w:cs="Calibri"/>
          <w:noProof/>
          <w:szCs w:val="24"/>
        </w:rPr>
        <w:t xml:space="preserve"> 788–91 (1999).</w:t>
      </w:r>
    </w:p>
    <w:p w14:paraId="7FC11472" w14:textId="58D3354E" w:rsidR="00692B62" w:rsidRDefault="0024728A" w:rsidP="00FA5F0D">
      <w:pPr>
        <w:spacing w:line="480" w:lineRule="auto"/>
        <w:rPr>
          <w:rFonts w:ascii="Calibri" w:eastAsia="Calibri" w:hAnsi="Calibri" w:cs="Calibri"/>
        </w:rPr>
      </w:pPr>
      <w:r>
        <w:rPr>
          <w:rFonts w:ascii="Calibri" w:eastAsia="Calibri" w:hAnsi="Calibri" w:cs="Calibri"/>
        </w:rPr>
        <w:fldChar w:fldCharType="end"/>
      </w:r>
    </w:p>
    <w:p w14:paraId="39B0C75B" w14:textId="77777777" w:rsidR="00692B62" w:rsidRDefault="00692B62" w:rsidP="00FA5F0D">
      <w:pPr>
        <w:spacing w:line="480" w:lineRule="auto"/>
        <w:rPr>
          <w:rFonts w:ascii="Calibri" w:eastAsia="Calibri" w:hAnsi="Calibri" w:cs="Calibri"/>
        </w:rPr>
      </w:pPr>
      <w:r>
        <w:rPr>
          <w:rFonts w:ascii="Calibri" w:eastAsia="Calibri" w:hAnsi="Calibri" w:cs="Calibri"/>
        </w:rPr>
        <w:br w:type="page"/>
      </w:r>
    </w:p>
    <w:p w14:paraId="38A28612" w14:textId="77777777" w:rsidR="00BC536B" w:rsidRDefault="00BC536B" w:rsidP="00BC536B">
      <w:pPr>
        <w:pStyle w:val="Heading1"/>
        <w:spacing w:line="480" w:lineRule="auto"/>
        <w:rPr>
          <w:rFonts w:eastAsia="Calibri"/>
        </w:rPr>
        <w:sectPr w:rsidR="00BC536B">
          <w:pgSz w:w="11906" w:h="16838"/>
          <w:pgMar w:top="1417" w:right="1417" w:bottom="1134" w:left="1417" w:header="708" w:footer="708" w:gutter="0"/>
          <w:cols w:space="708"/>
          <w:docGrid w:linePitch="360"/>
        </w:sectPr>
      </w:pPr>
    </w:p>
    <w:p w14:paraId="140AFABD" w14:textId="18F2E0B0" w:rsidR="00145983" w:rsidRPr="00BC536B" w:rsidRDefault="002E609E" w:rsidP="007D3019">
      <w:pPr>
        <w:pStyle w:val="Heading1"/>
        <w:spacing w:line="360" w:lineRule="auto"/>
        <w:rPr>
          <w:rFonts w:eastAsia="Calibri"/>
        </w:rPr>
      </w:pPr>
      <w:r w:rsidRPr="00BC536B">
        <w:rPr>
          <w:rFonts w:eastAsia="Calibri"/>
        </w:rPr>
        <w:lastRenderedPageBreak/>
        <w:t>Supplementary information</w:t>
      </w:r>
    </w:p>
    <w:p w14:paraId="4D765FFF" w14:textId="7C0FF535" w:rsidR="009A5C3F" w:rsidRDefault="005379F1" w:rsidP="007D3019">
      <w:pPr>
        <w:pStyle w:val="Heading2"/>
        <w:spacing w:line="360" w:lineRule="auto"/>
        <w:rPr>
          <w:rFonts w:eastAsia="Calibri"/>
        </w:rPr>
      </w:pPr>
      <w:r>
        <w:rPr>
          <w:rFonts w:eastAsia="Calibri"/>
        </w:rPr>
        <w:t>Additional Figures and Tables</w:t>
      </w:r>
    </w:p>
    <w:p w14:paraId="59CFA21B" w14:textId="77777777" w:rsidR="00FA3AA1" w:rsidRDefault="00FA3AA1" w:rsidP="007D3019">
      <w:pPr>
        <w:spacing w:line="360" w:lineRule="auto"/>
      </w:pPr>
    </w:p>
    <w:p w14:paraId="1FEF8915" w14:textId="77777777" w:rsidR="00FA3AA1" w:rsidRDefault="00FA3AA1" w:rsidP="007D3019">
      <w:pPr>
        <w:keepNext/>
        <w:spacing w:line="360" w:lineRule="auto"/>
      </w:pPr>
      <w:r>
        <w:rPr>
          <w:noProof/>
        </w:rPr>
        <w:drawing>
          <wp:inline distT="0" distB="0" distL="0" distR="0" wp14:anchorId="6CDB7C7F" wp14:editId="3B43F52B">
            <wp:extent cx="5760720" cy="1867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_Fig_pop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867535"/>
                    </a:xfrm>
                    <a:prstGeom prst="rect">
                      <a:avLst/>
                    </a:prstGeom>
                  </pic:spPr>
                </pic:pic>
              </a:graphicData>
            </a:graphic>
          </wp:inline>
        </w:drawing>
      </w:r>
    </w:p>
    <w:p w14:paraId="436AA227" w14:textId="2BDD64DF" w:rsidR="00FA3AA1" w:rsidRPr="001E2305" w:rsidRDefault="00FA3AA1" w:rsidP="007D3019">
      <w:pPr>
        <w:pStyle w:val="Caption"/>
        <w:spacing w:line="360" w:lineRule="auto"/>
        <w:rPr>
          <w:b/>
          <w:noProof/>
        </w:rPr>
      </w:pPr>
      <w:bookmarkStart w:id="159" w:name="_Ref516043656"/>
      <w:r w:rsidRPr="00F372B6">
        <w:rPr>
          <w:b/>
        </w:rPr>
        <w:t xml:space="preserve">Figure </w:t>
      </w:r>
      <w:r>
        <w:rPr>
          <w:b/>
        </w:rPr>
        <w:fldChar w:fldCharType="begin"/>
      </w:r>
      <w:r>
        <w:rPr>
          <w:b/>
        </w:rPr>
        <w:instrText xml:space="preserve"> SEQ Figure \r 1 \* ARABIC </w:instrText>
      </w:r>
      <w:r>
        <w:rPr>
          <w:b/>
        </w:rPr>
        <w:fldChar w:fldCharType="separate"/>
      </w:r>
      <w:r w:rsidR="00113953">
        <w:rPr>
          <w:b/>
          <w:noProof/>
        </w:rPr>
        <w:t>1</w:t>
      </w:r>
      <w:r>
        <w:rPr>
          <w:b/>
        </w:rPr>
        <w:fldChar w:fldCharType="end"/>
      </w:r>
      <w:bookmarkEnd w:id="159"/>
      <w:r w:rsidRPr="00F372B6">
        <w:rPr>
          <w:b/>
        </w:rPr>
        <w:t xml:space="preserve">: </w:t>
      </w:r>
      <w:r w:rsidRPr="0003586C">
        <w:rPr>
          <w:b/>
        </w:rPr>
        <w:t>Projected population growth rate by region and city size</w:t>
      </w:r>
      <w:r w:rsidRPr="0003586C">
        <w:rPr>
          <w:b/>
          <w:noProof/>
        </w:rPr>
        <w:t>, 2015-2030</w:t>
      </w:r>
      <w:r w:rsidR="001E2305">
        <w:rPr>
          <w:b/>
          <w:noProof/>
        </w:rPr>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0D8AC68B" w14:textId="77777777" w:rsidR="00FA3AA1" w:rsidRDefault="00FA3AA1" w:rsidP="007D3019">
      <w:pPr>
        <w:spacing w:line="360" w:lineRule="auto"/>
      </w:pPr>
    </w:p>
    <w:p w14:paraId="74D01A2A" w14:textId="77777777" w:rsidR="00FA3AA1" w:rsidRDefault="00FA3AA1" w:rsidP="007D3019">
      <w:pPr>
        <w:keepNext/>
        <w:spacing w:line="360" w:lineRule="auto"/>
      </w:pPr>
      <w:r>
        <w:rPr>
          <w:noProof/>
        </w:rPr>
        <w:drawing>
          <wp:inline distT="0" distB="0" distL="0" distR="0" wp14:anchorId="0DAE3711" wp14:editId="6F8347D6">
            <wp:extent cx="5760720" cy="1891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_Fig_cit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891030"/>
                    </a:xfrm>
                    <a:prstGeom prst="rect">
                      <a:avLst/>
                    </a:prstGeom>
                  </pic:spPr>
                </pic:pic>
              </a:graphicData>
            </a:graphic>
          </wp:inline>
        </w:drawing>
      </w:r>
    </w:p>
    <w:p w14:paraId="6E88B5AA" w14:textId="720C71D7" w:rsidR="00FA3AA1" w:rsidRDefault="00FA3AA1" w:rsidP="007D3019">
      <w:pPr>
        <w:pStyle w:val="Caption"/>
        <w:spacing w:line="360" w:lineRule="auto"/>
      </w:pPr>
      <w:bookmarkStart w:id="160" w:name="_Ref512426515"/>
      <w:bookmarkStart w:id="161" w:name="_Ref512426509"/>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160"/>
      <w:r w:rsidRPr="0003586C">
        <w:rPr>
          <w:b/>
        </w:rPr>
        <w:t>: Average citations of urban case studies by region and city size</w:t>
      </w:r>
      <w:bookmarkEnd w:id="161"/>
      <w:r>
        <w:rPr>
          <w:b/>
        </w:rPr>
        <w:t xml:space="preserve">. </w:t>
      </w:r>
      <w:r w:rsidRPr="007C390D">
        <w:t>Citations are divided equally among cities in double-counted articles.</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1F725C62" w14:textId="77777777" w:rsidR="00FA3AA1" w:rsidRDefault="00FA3AA1" w:rsidP="007D3019">
      <w:pPr>
        <w:keepNext/>
        <w:spacing w:line="360" w:lineRule="auto"/>
      </w:pPr>
      <w:r>
        <w:rPr>
          <w:noProof/>
        </w:rPr>
        <w:lastRenderedPageBreak/>
        <w:drawing>
          <wp:inline distT="0" distB="0" distL="0" distR="0" wp14:anchorId="4AB81DEA" wp14:editId="14608370">
            <wp:extent cx="5760720" cy="1868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_Fig_study_distribu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014EE51C" w14:textId="36FCE801" w:rsidR="00FA3AA1" w:rsidRDefault="00FA3AA1" w:rsidP="007D3019">
      <w:pPr>
        <w:pStyle w:val="Caption"/>
        <w:spacing w:line="360" w:lineRule="auto"/>
      </w:pPr>
      <w:bookmarkStart w:id="162" w:name="_Ref512593174"/>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3</w:t>
      </w:r>
      <w:r>
        <w:rPr>
          <w:b/>
        </w:rPr>
        <w:fldChar w:fldCharType="end"/>
      </w:r>
      <w:bookmarkEnd w:id="162"/>
      <w:r w:rsidRPr="0003586C">
        <w:rPr>
          <w:b/>
        </w:rPr>
        <w:t>: The global distribution of urban case studies versus population</w:t>
      </w:r>
      <w:r>
        <w:t>. To normalise, where the numerator (% of global population in a region &amp; city size) exceeds the denominator (% of case studies in a region &amp; city size), we subtract the fraction from 2.</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7E1976E6" w14:textId="77777777" w:rsidR="007D3019" w:rsidRPr="007D3019" w:rsidRDefault="007D3019" w:rsidP="007D3019"/>
    <w:p w14:paraId="1E304780" w14:textId="624F59E1" w:rsidR="00F372B6" w:rsidRDefault="00D24768" w:rsidP="007D3019">
      <w:pPr>
        <w:keepNext/>
        <w:spacing w:line="360" w:lineRule="auto"/>
      </w:pPr>
      <w:r>
        <w:rPr>
          <w:noProof/>
        </w:rPr>
        <w:drawing>
          <wp:inline distT="0" distB="0" distL="0" distR="0" wp14:anchorId="193804B3" wp14:editId="2A3A4E01">
            <wp:extent cx="576072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_Fig_total_po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90750"/>
                    </a:xfrm>
                    <a:prstGeom prst="rect">
                      <a:avLst/>
                    </a:prstGeom>
                  </pic:spPr>
                </pic:pic>
              </a:graphicData>
            </a:graphic>
          </wp:inline>
        </w:drawing>
      </w:r>
    </w:p>
    <w:p w14:paraId="4FAA2CE5" w14:textId="57BEEF09" w:rsidR="00F372B6" w:rsidRDefault="00FA3AA1" w:rsidP="007D3019">
      <w:pPr>
        <w:pStyle w:val="Caption"/>
        <w:spacing w:line="360" w:lineRule="auto"/>
        <w:rPr>
          <w:b/>
          <w:noProof/>
        </w:rPr>
      </w:pPr>
      <w:bookmarkStart w:id="163" w:name="_Ref516043755"/>
      <w:bookmarkStart w:id="164" w:name="_Ref512599852"/>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4</w:t>
      </w:r>
      <w:r>
        <w:rPr>
          <w:b/>
        </w:rPr>
        <w:fldChar w:fldCharType="end"/>
      </w:r>
      <w:bookmarkEnd w:id="163"/>
      <w:r w:rsidRPr="0003586C">
        <w:rPr>
          <w:b/>
        </w:rPr>
        <w:t xml:space="preserve">: </w:t>
      </w:r>
      <w:bookmarkEnd w:id="164"/>
      <w:r w:rsidR="00F372B6" w:rsidRPr="00F372B6">
        <w:rPr>
          <w:b/>
        </w:rPr>
        <w:t xml:space="preserve">Total urban population </w:t>
      </w:r>
      <w:r w:rsidR="00D24768">
        <w:rPr>
          <w:b/>
        </w:rPr>
        <w:t>in 2030</w:t>
      </w:r>
      <w:r w:rsidR="00F372B6" w:rsidRPr="00F372B6">
        <w:rPr>
          <w:b/>
        </w:rPr>
        <w:t xml:space="preserve"> by region and city</w:t>
      </w:r>
      <w:r w:rsidR="00F372B6" w:rsidRPr="00F372B6">
        <w:rPr>
          <w:b/>
          <w:noProof/>
        </w:rPr>
        <w:t xml:space="preserve"> size</w:t>
      </w:r>
      <w:r w:rsidR="00615324">
        <w:rPr>
          <w:b/>
          <w:noProof/>
        </w:rPr>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58BA4C99" w14:textId="77777777" w:rsidR="007D3019" w:rsidRPr="007D3019" w:rsidRDefault="007D3019" w:rsidP="007D3019"/>
    <w:p w14:paraId="38267013" w14:textId="79354CE6" w:rsidR="007115BB" w:rsidRDefault="007D3019" w:rsidP="007D3019">
      <w:pPr>
        <w:keepNext/>
        <w:spacing w:line="360" w:lineRule="auto"/>
      </w:pPr>
      <w:r>
        <w:rPr>
          <w:noProof/>
        </w:rPr>
        <w:drawing>
          <wp:inline distT="0" distB="0" distL="0" distR="0" wp14:anchorId="0CD4199B" wp14:editId="162E0819">
            <wp:extent cx="5760720" cy="1852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_Fig_case_cover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852295"/>
                    </a:xfrm>
                    <a:prstGeom prst="rect">
                      <a:avLst/>
                    </a:prstGeom>
                  </pic:spPr>
                </pic:pic>
              </a:graphicData>
            </a:graphic>
          </wp:inline>
        </w:drawing>
      </w:r>
    </w:p>
    <w:p w14:paraId="09CD76D2" w14:textId="3B1EE431" w:rsidR="00F372B6" w:rsidRPr="007D3019" w:rsidRDefault="007115BB" w:rsidP="007D3019">
      <w:pPr>
        <w:pStyle w:val="Caption"/>
        <w:spacing w:line="360" w:lineRule="auto"/>
        <w:rPr>
          <w:b/>
        </w:rPr>
      </w:pPr>
      <w:bookmarkStart w:id="165" w:name="_Ref516045240"/>
      <w:r w:rsidRPr="007115BB">
        <w:rPr>
          <w:b/>
        </w:rPr>
        <w:t xml:space="preserve">Figure </w:t>
      </w:r>
      <w:r w:rsidRPr="007115BB">
        <w:rPr>
          <w:b/>
        </w:rPr>
        <w:fldChar w:fldCharType="begin"/>
      </w:r>
      <w:r w:rsidRPr="007115BB">
        <w:rPr>
          <w:b/>
        </w:rPr>
        <w:instrText xml:space="preserve"> SEQ Figure \* ARABIC </w:instrText>
      </w:r>
      <w:r w:rsidRPr="007115BB">
        <w:rPr>
          <w:b/>
        </w:rPr>
        <w:fldChar w:fldCharType="separate"/>
      </w:r>
      <w:r w:rsidR="00113953">
        <w:rPr>
          <w:b/>
          <w:noProof/>
        </w:rPr>
        <w:t>5</w:t>
      </w:r>
      <w:r w:rsidRPr="007115BB">
        <w:rPr>
          <w:b/>
        </w:rPr>
        <w:fldChar w:fldCharType="end"/>
      </w:r>
      <w:bookmarkEnd w:id="165"/>
      <w:r w:rsidRPr="007115BB">
        <w:rPr>
          <w:b/>
        </w:rPr>
        <w:t>: Direct coverage of case studies</w:t>
      </w:r>
      <w:r w:rsidR="007D3019">
        <w:rPr>
          <w:b/>
        </w:rPr>
        <w:t xml:space="preserve">. </w:t>
      </w:r>
      <w:r w:rsidR="007D3019" w:rsidRPr="007D3019">
        <w:t>Missing values for small cities</w:t>
      </w:r>
      <w:r w:rsidR="007D3019">
        <w:t xml:space="preserve"> are due to absent data; missing values for mega-cities (Africa, Oceania) indicate no documented mega-cities in these regions as of 2015.</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tbl>
      <w:tblPr>
        <w:tblW w:w="9940" w:type="dxa"/>
        <w:tblLook w:val="04A0" w:firstRow="1" w:lastRow="0" w:firstColumn="1" w:lastColumn="0" w:noHBand="0" w:noVBand="1"/>
      </w:tblPr>
      <w:tblGrid>
        <w:gridCol w:w="709"/>
        <w:gridCol w:w="2511"/>
        <w:gridCol w:w="5144"/>
        <w:gridCol w:w="1576"/>
      </w:tblGrid>
      <w:tr w:rsidR="00E77AAE" w:rsidRPr="00E77AAE" w14:paraId="62D47296" w14:textId="77777777" w:rsidTr="007D3019">
        <w:trPr>
          <w:trHeight w:val="300"/>
        </w:trPr>
        <w:tc>
          <w:tcPr>
            <w:tcW w:w="709" w:type="dxa"/>
            <w:tcBorders>
              <w:top w:val="single" w:sz="4" w:space="0" w:color="auto"/>
              <w:left w:val="nil"/>
              <w:bottom w:val="single" w:sz="4" w:space="0" w:color="auto"/>
              <w:right w:val="nil"/>
            </w:tcBorders>
            <w:shd w:val="clear" w:color="auto" w:fill="auto"/>
            <w:noWrap/>
            <w:hideMark/>
          </w:tcPr>
          <w:p w14:paraId="7192FD71" w14:textId="2111A43C" w:rsidR="00E77AAE" w:rsidRPr="00E77AAE" w:rsidRDefault="00E77AAE" w:rsidP="007D3019">
            <w:pPr>
              <w:spacing w:after="0" w:line="240" w:lineRule="auto"/>
              <w:rPr>
                <w:rFonts w:ascii="Calibri" w:eastAsia="Times New Roman" w:hAnsi="Calibri" w:cs="Calibri"/>
                <w:b/>
                <w:color w:val="000000"/>
              </w:rPr>
            </w:pPr>
            <w:bookmarkStart w:id="166" w:name="RANGE!A1:D18"/>
            <w:r w:rsidRPr="00E77AAE">
              <w:rPr>
                <w:rFonts w:ascii="Calibri" w:eastAsia="Times New Roman" w:hAnsi="Calibri" w:cs="Calibri"/>
                <w:b/>
                <w:color w:val="000000"/>
              </w:rPr>
              <w:lastRenderedPageBreak/>
              <w:t>ID</w:t>
            </w:r>
            <w:bookmarkEnd w:id="166"/>
          </w:p>
        </w:tc>
        <w:tc>
          <w:tcPr>
            <w:tcW w:w="2511" w:type="dxa"/>
            <w:tcBorders>
              <w:top w:val="single" w:sz="4" w:space="0" w:color="auto"/>
              <w:left w:val="nil"/>
              <w:bottom w:val="single" w:sz="4" w:space="0" w:color="auto"/>
              <w:right w:val="nil"/>
            </w:tcBorders>
            <w:shd w:val="clear" w:color="auto" w:fill="auto"/>
            <w:noWrap/>
            <w:hideMark/>
          </w:tcPr>
          <w:p w14:paraId="2F11BB68"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Topic Name</w:t>
            </w:r>
          </w:p>
        </w:tc>
        <w:tc>
          <w:tcPr>
            <w:tcW w:w="5144" w:type="dxa"/>
            <w:tcBorders>
              <w:top w:val="single" w:sz="4" w:space="0" w:color="auto"/>
              <w:left w:val="nil"/>
              <w:bottom w:val="single" w:sz="4" w:space="0" w:color="auto"/>
              <w:right w:val="nil"/>
            </w:tcBorders>
            <w:shd w:val="clear" w:color="auto" w:fill="auto"/>
            <w:noWrap/>
            <w:hideMark/>
          </w:tcPr>
          <w:p w14:paraId="564F5939"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Stemmed Keywords</w:t>
            </w:r>
          </w:p>
        </w:tc>
        <w:tc>
          <w:tcPr>
            <w:tcW w:w="1576" w:type="dxa"/>
            <w:tcBorders>
              <w:top w:val="single" w:sz="4" w:space="0" w:color="auto"/>
              <w:left w:val="nil"/>
              <w:bottom w:val="single" w:sz="4" w:space="0" w:color="auto"/>
              <w:right w:val="nil"/>
            </w:tcBorders>
            <w:shd w:val="clear" w:color="auto" w:fill="auto"/>
            <w:noWrap/>
            <w:hideMark/>
          </w:tcPr>
          <w:p w14:paraId="3D1ED4BF" w14:textId="77777777" w:rsidR="00E77AAE" w:rsidRPr="00E77AAE" w:rsidRDefault="00E77AAE" w:rsidP="007D3019">
            <w:pPr>
              <w:spacing w:after="0" w:line="240" w:lineRule="auto"/>
              <w:jc w:val="right"/>
              <w:rPr>
                <w:rFonts w:ascii="Calibri" w:eastAsia="Times New Roman" w:hAnsi="Calibri" w:cs="Calibri"/>
                <w:b/>
                <w:color w:val="000000"/>
              </w:rPr>
            </w:pPr>
            <w:r w:rsidRPr="00E77AAE">
              <w:rPr>
                <w:rFonts w:ascii="Calibri" w:eastAsia="Times New Roman" w:hAnsi="Calibri" w:cs="Calibri"/>
                <w:b/>
                <w:color w:val="000000"/>
              </w:rPr>
              <w:t>Marginal Topic Distribution</w:t>
            </w:r>
          </w:p>
        </w:tc>
      </w:tr>
      <w:tr w:rsidR="00E77AAE" w:rsidRPr="00E77AAE" w14:paraId="16BD5EFD" w14:textId="77777777" w:rsidTr="007D3019">
        <w:trPr>
          <w:trHeight w:val="340"/>
        </w:trPr>
        <w:tc>
          <w:tcPr>
            <w:tcW w:w="709" w:type="dxa"/>
            <w:tcBorders>
              <w:top w:val="single" w:sz="4" w:space="0" w:color="auto"/>
              <w:left w:val="nil"/>
              <w:bottom w:val="nil"/>
              <w:right w:val="nil"/>
            </w:tcBorders>
            <w:shd w:val="clear" w:color="auto" w:fill="auto"/>
            <w:noWrap/>
            <w:vAlign w:val="bottom"/>
            <w:hideMark/>
          </w:tcPr>
          <w:p w14:paraId="0B3CBE1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w:t>
            </w:r>
          </w:p>
        </w:tc>
        <w:tc>
          <w:tcPr>
            <w:tcW w:w="2511" w:type="dxa"/>
            <w:tcBorders>
              <w:top w:val="single" w:sz="4" w:space="0" w:color="auto"/>
              <w:left w:val="nil"/>
              <w:bottom w:val="nil"/>
              <w:right w:val="nil"/>
            </w:tcBorders>
            <w:shd w:val="clear" w:color="auto" w:fill="auto"/>
            <w:noWrap/>
            <w:vAlign w:val="bottom"/>
            <w:hideMark/>
          </w:tcPr>
          <w:p w14:paraId="3455F4F1"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governance</w:t>
            </w:r>
          </w:p>
        </w:tc>
        <w:tc>
          <w:tcPr>
            <w:tcW w:w="5144" w:type="dxa"/>
            <w:tcBorders>
              <w:top w:val="single" w:sz="4" w:space="0" w:color="auto"/>
              <w:left w:val="nil"/>
              <w:bottom w:val="nil"/>
              <w:right w:val="nil"/>
            </w:tcBorders>
            <w:shd w:val="clear" w:color="auto" w:fill="auto"/>
            <w:noWrap/>
            <w:vAlign w:val="bottom"/>
            <w:hideMark/>
          </w:tcPr>
          <w:p w14:paraId="60A280F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citi; polici; govern; local; develop</w:t>
            </w:r>
          </w:p>
        </w:tc>
        <w:tc>
          <w:tcPr>
            <w:tcW w:w="1576" w:type="dxa"/>
            <w:tcBorders>
              <w:top w:val="single" w:sz="4" w:space="0" w:color="auto"/>
              <w:left w:val="nil"/>
              <w:bottom w:val="nil"/>
              <w:right w:val="nil"/>
            </w:tcBorders>
            <w:shd w:val="clear" w:color="auto" w:fill="auto"/>
            <w:noWrap/>
            <w:vAlign w:val="bottom"/>
            <w:hideMark/>
          </w:tcPr>
          <w:p w14:paraId="55396AA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9.3</w:t>
            </w:r>
          </w:p>
        </w:tc>
      </w:tr>
      <w:tr w:rsidR="00E77AAE" w:rsidRPr="00E77AAE" w14:paraId="072A2AB0" w14:textId="77777777" w:rsidTr="007D3019">
        <w:trPr>
          <w:trHeight w:val="340"/>
        </w:trPr>
        <w:tc>
          <w:tcPr>
            <w:tcW w:w="709" w:type="dxa"/>
            <w:tcBorders>
              <w:top w:val="nil"/>
              <w:left w:val="nil"/>
              <w:bottom w:val="nil"/>
              <w:right w:val="nil"/>
            </w:tcBorders>
            <w:shd w:val="clear" w:color="auto" w:fill="auto"/>
            <w:noWrap/>
            <w:vAlign w:val="bottom"/>
            <w:hideMark/>
          </w:tcPr>
          <w:p w14:paraId="79F1CC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2</w:t>
            </w:r>
          </w:p>
        </w:tc>
        <w:tc>
          <w:tcPr>
            <w:tcW w:w="2511" w:type="dxa"/>
            <w:tcBorders>
              <w:top w:val="nil"/>
              <w:left w:val="nil"/>
              <w:bottom w:val="nil"/>
              <w:right w:val="nil"/>
            </w:tcBorders>
            <w:shd w:val="clear" w:color="auto" w:fill="auto"/>
            <w:noWrap/>
            <w:vAlign w:val="bottom"/>
            <w:hideMark/>
          </w:tcPr>
          <w:p w14:paraId="4C516E1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Energy consumption</w:t>
            </w:r>
          </w:p>
        </w:tc>
        <w:tc>
          <w:tcPr>
            <w:tcW w:w="5144" w:type="dxa"/>
            <w:tcBorders>
              <w:top w:val="nil"/>
              <w:left w:val="nil"/>
              <w:bottom w:val="nil"/>
              <w:right w:val="nil"/>
            </w:tcBorders>
            <w:shd w:val="clear" w:color="auto" w:fill="auto"/>
            <w:noWrap/>
            <w:vAlign w:val="bottom"/>
            <w:hideMark/>
          </w:tcPr>
          <w:p w14:paraId="6AF8FEC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energi; consumpt; effici; sector; beij</w:t>
            </w:r>
          </w:p>
        </w:tc>
        <w:tc>
          <w:tcPr>
            <w:tcW w:w="1576" w:type="dxa"/>
            <w:tcBorders>
              <w:top w:val="nil"/>
              <w:left w:val="nil"/>
              <w:bottom w:val="nil"/>
              <w:right w:val="nil"/>
            </w:tcBorders>
            <w:shd w:val="clear" w:color="auto" w:fill="auto"/>
            <w:noWrap/>
            <w:vAlign w:val="bottom"/>
            <w:hideMark/>
          </w:tcPr>
          <w:p w14:paraId="6D523E3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7.9</w:t>
            </w:r>
          </w:p>
        </w:tc>
      </w:tr>
      <w:tr w:rsidR="00E77AAE" w:rsidRPr="00E77AAE" w14:paraId="37AE4BAE" w14:textId="77777777" w:rsidTr="007D3019">
        <w:trPr>
          <w:trHeight w:val="340"/>
        </w:trPr>
        <w:tc>
          <w:tcPr>
            <w:tcW w:w="709" w:type="dxa"/>
            <w:tcBorders>
              <w:top w:val="nil"/>
              <w:left w:val="nil"/>
              <w:bottom w:val="nil"/>
              <w:right w:val="nil"/>
            </w:tcBorders>
            <w:shd w:val="clear" w:color="auto" w:fill="auto"/>
            <w:noWrap/>
            <w:vAlign w:val="bottom"/>
            <w:hideMark/>
          </w:tcPr>
          <w:p w14:paraId="77B45FE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3</w:t>
            </w:r>
          </w:p>
        </w:tc>
        <w:tc>
          <w:tcPr>
            <w:tcW w:w="2511" w:type="dxa"/>
            <w:tcBorders>
              <w:top w:val="nil"/>
              <w:left w:val="nil"/>
              <w:bottom w:val="nil"/>
              <w:right w:val="nil"/>
            </w:tcBorders>
            <w:shd w:val="clear" w:color="auto" w:fill="auto"/>
            <w:noWrap/>
            <w:vAlign w:val="bottom"/>
            <w:hideMark/>
          </w:tcPr>
          <w:p w14:paraId="5DD0031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form</w:t>
            </w:r>
          </w:p>
        </w:tc>
        <w:tc>
          <w:tcPr>
            <w:tcW w:w="5144" w:type="dxa"/>
            <w:tcBorders>
              <w:top w:val="nil"/>
              <w:left w:val="nil"/>
              <w:bottom w:val="nil"/>
              <w:right w:val="nil"/>
            </w:tcBorders>
            <w:shd w:val="clear" w:color="auto" w:fill="auto"/>
            <w:noWrap/>
            <w:vAlign w:val="bottom"/>
            <w:hideMark/>
          </w:tcPr>
          <w:p w14:paraId="1012C7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area; land; ecolog; model</w:t>
            </w:r>
          </w:p>
        </w:tc>
        <w:tc>
          <w:tcPr>
            <w:tcW w:w="1576" w:type="dxa"/>
            <w:tcBorders>
              <w:top w:val="nil"/>
              <w:left w:val="nil"/>
              <w:bottom w:val="nil"/>
              <w:right w:val="nil"/>
            </w:tcBorders>
            <w:shd w:val="clear" w:color="auto" w:fill="auto"/>
            <w:noWrap/>
            <w:vAlign w:val="bottom"/>
            <w:hideMark/>
          </w:tcPr>
          <w:p w14:paraId="3B8D52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7.2</w:t>
            </w:r>
          </w:p>
        </w:tc>
      </w:tr>
      <w:tr w:rsidR="00E77AAE" w:rsidRPr="00E77AAE" w14:paraId="3B4425D7" w14:textId="77777777" w:rsidTr="007D3019">
        <w:trPr>
          <w:trHeight w:val="340"/>
        </w:trPr>
        <w:tc>
          <w:tcPr>
            <w:tcW w:w="709" w:type="dxa"/>
            <w:tcBorders>
              <w:top w:val="nil"/>
              <w:left w:val="nil"/>
              <w:bottom w:val="nil"/>
              <w:right w:val="nil"/>
            </w:tcBorders>
            <w:shd w:val="clear" w:color="auto" w:fill="auto"/>
            <w:noWrap/>
            <w:vAlign w:val="bottom"/>
            <w:hideMark/>
          </w:tcPr>
          <w:p w14:paraId="349A177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4</w:t>
            </w:r>
          </w:p>
        </w:tc>
        <w:tc>
          <w:tcPr>
            <w:tcW w:w="2511" w:type="dxa"/>
            <w:tcBorders>
              <w:top w:val="nil"/>
              <w:left w:val="nil"/>
              <w:bottom w:val="nil"/>
              <w:right w:val="nil"/>
            </w:tcBorders>
            <w:shd w:val="clear" w:color="auto" w:fill="auto"/>
            <w:noWrap/>
            <w:vAlign w:val="bottom"/>
            <w:hideMark/>
          </w:tcPr>
          <w:p w14:paraId="168243F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Solar PV</w:t>
            </w:r>
          </w:p>
        </w:tc>
        <w:tc>
          <w:tcPr>
            <w:tcW w:w="5144" w:type="dxa"/>
            <w:tcBorders>
              <w:top w:val="nil"/>
              <w:left w:val="nil"/>
              <w:bottom w:val="nil"/>
              <w:right w:val="nil"/>
            </w:tcBorders>
            <w:shd w:val="clear" w:color="auto" w:fill="auto"/>
            <w:noWrap/>
            <w:vAlign w:val="bottom"/>
            <w:hideMark/>
          </w:tcPr>
          <w:p w14:paraId="1E75FC2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system; solar; power; electr; energi</w:t>
            </w:r>
          </w:p>
        </w:tc>
        <w:tc>
          <w:tcPr>
            <w:tcW w:w="1576" w:type="dxa"/>
            <w:tcBorders>
              <w:top w:val="nil"/>
              <w:left w:val="nil"/>
              <w:bottom w:val="nil"/>
              <w:right w:val="nil"/>
            </w:tcBorders>
            <w:shd w:val="clear" w:color="auto" w:fill="auto"/>
            <w:noWrap/>
            <w:vAlign w:val="bottom"/>
            <w:hideMark/>
          </w:tcPr>
          <w:p w14:paraId="2F571818"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7.0</w:t>
            </w:r>
          </w:p>
        </w:tc>
      </w:tr>
      <w:tr w:rsidR="00E77AAE" w:rsidRPr="00E77AAE" w14:paraId="35BFE849" w14:textId="77777777" w:rsidTr="007D3019">
        <w:trPr>
          <w:trHeight w:val="340"/>
        </w:trPr>
        <w:tc>
          <w:tcPr>
            <w:tcW w:w="709" w:type="dxa"/>
            <w:tcBorders>
              <w:top w:val="nil"/>
              <w:left w:val="nil"/>
              <w:bottom w:val="nil"/>
              <w:right w:val="nil"/>
            </w:tcBorders>
            <w:shd w:val="clear" w:color="auto" w:fill="auto"/>
            <w:noWrap/>
            <w:vAlign w:val="bottom"/>
            <w:hideMark/>
          </w:tcPr>
          <w:p w14:paraId="406C69C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5</w:t>
            </w:r>
          </w:p>
        </w:tc>
        <w:tc>
          <w:tcPr>
            <w:tcW w:w="2511" w:type="dxa"/>
            <w:tcBorders>
              <w:top w:val="nil"/>
              <w:left w:val="nil"/>
              <w:bottom w:val="nil"/>
              <w:right w:val="nil"/>
            </w:tcBorders>
            <w:shd w:val="clear" w:color="auto" w:fill="auto"/>
            <w:noWrap/>
            <w:vAlign w:val="bottom"/>
            <w:hideMark/>
          </w:tcPr>
          <w:p w14:paraId="1A227B0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CO</w:t>
            </w:r>
            <w:r w:rsidRPr="00E77AAE">
              <w:rPr>
                <w:rFonts w:ascii="Calibri" w:eastAsia="Times New Roman" w:hAnsi="Calibri" w:cs="Calibri"/>
                <w:color w:val="000000"/>
                <w:vertAlign w:val="subscript"/>
              </w:rPr>
              <w:t>2</w:t>
            </w:r>
            <w:r w:rsidRPr="00E77AAE">
              <w:rPr>
                <w:rFonts w:ascii="Calibri" w:eastAsia="Times New Roman" w:hAnsi="Calibri" w:cs="Calibri"/>
                <w:color w:val="000000"/>
              </w:rPr>
              <w:t xml:space="preserve"> emissions</w:t>
            </w:r>
          </w:p>
        </w:tc>
        <w:tc>
          <w:tcPr>
            <w:tcW w:w="5144" w:type="dxa"/>
            <w:tcBorders>
              <w:top w:val="nil"/>
              <w:left w:val="nil"/>
              <w:bottom w:val="nil"/>
              <w:right w:val="nil"/>
            </w:tcBorders>
            <w:shd w:val="clear" w:color="auto" w:fill="auto"/>
            <w:noWrap/>
            <w:vAlign w:val="bottom"/>
            <w:hideMark/>
          </w:tcPr>
          <w:p w14:paraId="37D70B9F"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carbon; emiss; industri; china; lowcarbon</w:t>
            </w:r>
          </w:p>
        </w:tc>
        <w:tc>
          <w:tcPr>
            <w:tcW w:w="1576" w:type="dxa"/>
            <w:tcBorders>
              <w:top w:val="nil"/>
              <w:left w:val="nil"/>
              <w:bottom w:val="nil"/>
              <w:right w:val="nil"/>
            </w:tcBorders>
            <w:shd w:val="clear" w:color="auto" w:fill="auto"/>
            <w:noWrap/>
            <w:vAlign w:val="bottom"/>
            <w:hideMark/>
          </w:tcPr>
          <w:p w14:paraId="4FE59632"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3843951A" w14:textId="77777777" w:rsidTr="007D3019">
        <w:trPr>
          <w:trHeight w:val="340"/>
        </w:trPr>
        <w:tc>
          <w:tcPr>
            <w:tcW w:w="709" w:type="dxa"/>
            <w:tcBorders>
              <w:top w:val="nil"/>
              <w:left w:val="nil"/>
              <w:bottom w:val="nil"/>
              <w:right w:val="nil"/>
            </w:tcBorders>
            <w:shd w:val="clear" w:color="auto" w:fill="auto"/>
            <w:noWrap/>
            <w:vAlign w:val="bottom"/>
            <w:hideMark/>
          </w:tcPr>
          <w:p w14:paraId="1E3F167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6</w:t>
            </w:r>
          </w:p>
        </w:tc>
        <w:tc>
          <w:tcPr>
            <w:tcW w:w="2511" w:type="dxa"/>
            <w:tcBorders>
              <w:top w:val="nil"/>
              <w:left w:val="nil"/>
              <w:bottom w:val="nil"/>
              <w:right w:val="nil"/>
            </w:tcBorders>
            <w:shd w:val="clear" w:color="auto" w:fill="auto"/>
            <w:noWrap/>
            <w:vAlign w:val="bottom"/>
            <w:hideMark/>
          </w:tcPr>
          <w:p w14:paraId="754E3DF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Buildings</w:t>
            </w:r>
          </w:p>
        </w:tc>
        <w:tc>
          <w:tcPr>
            <w:tcW w:w="5144" w:type="dxa"/>
            <w:tcBorders>
              <w:top w:val="nil"/>
              <w:left w:val="nil"/>
              <w:bottom w:val="nil"/>
              <w:right w:val="nil"/>
            </w:tcBorders>
            <w:shd w:val="clear" w:color="auto" w:fill="auto"/>
            <w:noWrap/>
            <w:vAlign w:val="bottom"/>
            <w:hideMark/>
          </w:tcPr>
          <w:p w14:paraId="55ACA31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 design; energi; perform; residenti</w:t>
            </w:r>
          </w:p>
        </w:tc>
        <w:tc>
          <w:tcPr>
            <w:tcW w:w="1576" w:type="dxa"/>
            <w:tcBorders>
              <w:top w:val="nil"/>
              <w:left w:val="nil"/>
              <w:bottom w:val="nil"/>
              <w:right w:val="nil"/>
            </w:tcBorders>
            <w:shd w:val="clear" w:color="auto" w:fill="auto"/>
            <w:noWrap/>
            <w:vAlign w:val="bottom"/>
            <w:hideMark/>
          </w:tcPr>
          <w:p w14:paraId="5AF9B28C"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24FDD9BF" w14:textId="77777777" w:rsidTr="007D3019">
        <w:trPr>
          <w:trHeight w:val="340"/>
        </w:trPr>
        <w:tc>
          <w:tcPr>
            <w:tcW w:w="709" w:type="dxa"/>
            <w:tcBorders>
              <w:top w:val="nil"/>
              <w:left w:val="nil"/>
              <w:bottom w:val="nil"/>
              <w:right w:val="nil"/>
            </w:tcBorders>
            <w:shd w:val="clear" w:color="auto" w:fill="auto"/>
            <w:noWrap/>
            <w:vAlign w:val="bottom"/>
            <w:hideMark/>
          </w:tcPr>
          <w:p w14:paraId="13BBE4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7</w:t>
            </w:r>
          </w:p>
        </w:tc>
        <w:tc>
          <w:tcPr>
            <w:tcW w:w="2511" w:type="dxa"/>
            <w:tcBorders>
              <w:top w:val="nil"/>
              <w:left w:val="nil"/>
              <w:bottom w:val="nil"/>
              <w:right w:val="nil"/>
            </w:tcBorders>
            <w:shd w:val="clear" w:color="auto" w:fill="auto"/>
            <w:noWrap/>
            <w:vAlign w:val="bottom"/>
            <w:hideMark/>
          </w:tcPr>
          <w:p w14:paraId="2A27DBB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Climate adaptation</w:t>
            </w:r>
          </w:p>
        </w:tc>
        <w:tc>
          <w:tcPr>
            <w:tcW w:w="5144" w:type="dxa"/>
            <w:tcBorders>
              <w:top w:val="nil"/>
              <w:left w:val="nil"/>
              <w:bottom w:val="nil"/>
              <w:right w:val="nil"/>
            </w:tcBorders>
            <w:shd w:val="clear" w:color="auto" w:fill="auto"/>
            <w:noWrap/>
            <w:vAlign w:val="bottom"/>
            <w:hideMark/>
          </w:tcPr>
          <w:p w14:paraId="562539B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 chang; adapt; risk; govern</w:t>
            </w:r>
          </w:p>
        </w:tc>
        <w:tc>
          <w:tcPr>
            <w:tcW w:w="1576" w:type="dxa"/>
            <w:tcBorders>
              <w:top w:val="nil"/>
              <w:left w:val="nil"/>
              <w:bottom w:val="nil"/>
              <w:right w:val="nil"/>
            </w:tcBorders>
            <w:shd w:val="clear" w:color="auto" w:fill="auto"/>
            <w:noWrap/>
            <w:vAlign w:val="bottom"/>
            <w:hideMark/>
          </w:tcPr>
          <w:p w14:paraId="6D244F29"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6.5</w:t>
            </w:r>
          </w:p>
        </w:tc>
      </w:tr>
      <w:tr w:rsidR="00E77AAE" w:rsidRPr="00E77AAE" w14:paraId="007AD756" w14:textId="77777777" w:rsidTr="007D3019">
        <w:trPr>
          <w:trHeight w:val="340"/>
        </w:trPr>
        <w:tc>
          <w:tcPr>
            <w:tcW w:w="709" w:type="dxa"/>
            <w:tcBorders>
              <w:top w:val="nil"/>
              <w:left w:val="nil"/>
              <w:bottom w:val="nil"/>
              <w:right w:val="nil"/>
            </w:tcBorders>
            <w:shd w:val="clear" w:color="auto" w:fill="auto"/>
            <w:noWrap/>
            <w:vAlign w:val="bottom"/>
            <w:hideMark/>
          </w:tcPr>
          <w:p w14:paraId="399745F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8</w:t>
            </w:r>
          </w:p>
        </w:tc>
        <w:tc>
          <w:tcPr>
            <w:tcW w:w="2511" w:type="dxa"/>
            <w:tcBorders>
              <w:top w:val="nil"/>
              <w:left w:val="nil"/>
              <w:bottom w:val="nil"/>
              <w:right w:val="nil"/>
            </w:tcBorders>
            <w:shd w:val="clear" w:color="auto" w:fill="auto"/>
            <w:noWrap/>
            <w:vAlign w:val="bottom"/>
            <w:hideMark/>
          </w:tcPr>
          <w:p w14:paraId="7B64A6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pollution</w:t>
            </w:r>
          </w:p>
        </w:tc>
        <w:tc>
          <w:tcPr>
            <w:tcW w:w="5144" w:type="dxa"/>
            <w:tcBorders>
              <w:top w:val="nil"/>
              <w:left w:val="nil"/>
              <w:bottom w:val="nil"/>
              <w:right w:val="nil"/>
            </w:tcBorders>
            <w:shd w:val="clear" w:color="auto" w:fill="auto"/>
            <w:noWrap/>
            <w:vAlign w:val="bottom"/>
            <w:hideMark/>
          </w:tcPr>
          <w:p w14:paraId="5F664A7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 health; qualiti; concentr</w:t>
            </w:r>
          </w:p>
        </w:tc>
        <w:tc>
          <w:tcPr>
            <w:tcW w:w="1576" w:type="dxa"/>
            <w:tcBorders>
              <w:top w:val="nil"/>
              <w:left w:val="nil"/>
              <w:bottom w:val="nil"/>
              <w:right w:val="nil"/>
            </w:tcBorders>
            <w:shd w:val="clear" w:color="auto" w:fill="auto"/>
            <w:noWrap/>
            <w:vAlign w:val="bottom"/>
            <w:hideMark/>
          </w:tcPr>
          <w:p w14:paraId="72429C8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6.2</w:t>
            </w:r>
          </w:p>
        </w:tc>
      </w:tr>
      <w:tr w:rsidR="00E77AAE" w:rsidRPr="00E77AAE" w14:paraId="4DA98727" w14:textId="77777777" w:rsidTr="007D3019">
        <w:trPr>
          <w:trHeight w:val="340"/>
        </w:trPr>
        <w:tc>
          <w:tcPr>
            <w:tcW w:w="709" w:type="dxa"/>
            <w:tcBorders>
              <w:top w:val="nil"/>
              <w:left w:val="nil"/>
              <w:bottom w:val="nil"/>
              <w:right w:val="nil"/>
            </w:tcBorders>
            <w:shd w:val="clear" w:color="auto" w:fill="auto"/>
            <w:noWrap/>
            <w:vAlign w:val="bottom"/>
            <w:hideMark/>
          </w:tcPr>
          <w:p w14:paraId="03A3A3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9</w:t>
            </w:r>
          </w:p>
        </w:tc>
        <w:tc>
          <w:tcPr>
            <w:tcW w:w="2511" w:type="dxa"/>
            <w:tcBorders>
              <w:top w:val="nil"/>
              <w:left w:val="nil"/>
              <w:bottom w:val="nil"/>
              <w:right w:val="nil"/>
            </w:tcBorders>
            <w:shd w:val="clear" w:color="auto" w:fill="auto"/>
            <w:noWrap/>
            <w:vAlign w:val="bottom"/>
            <w:hideMark/>
          </w:tcPr>
          <w:p w14:paraId="37B24A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Transportation</w:t>
            </w:r>
          </w:p>
        </w:tc>
        <w:tc>
          <w:tcPr>
            <w:tcW w:w="5144" w:type="dxa"/>
            <w:tcBorders>
              <w:top w:val="nil"/>
              <w:left w:val="nil"/>
              <w:bottom w:val="nil"/>
              <w:right w:val="nil"/>
            </w:tcBorders>
            <w:shd w:val="clear" w:color="auto" w:fill="auto"/>
            <w:noWrap/>
            <w:vAlign w:val="bottom"/>
            <w:hideMark/>
          </w:tcPr>
          <w:p w14:paraId="4DEEE74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 travel; traffic; public; car</w:t>
            </w:r>
          </w:p>
        </w:tc>
        <w:tc>
          <w:tcPr>
            <w:tcW w:w="1576" w:type="dxa"/>
            <w:tcBorders>
              <w:top w:val="nil"/>
              <w:left w:val="nil"/>
              <w:bottom w:val="nil"/>
              <w:right w:val="nil"/>
            </w:tcBorders>
            <w:shd w:val="clear" w:color="auto" w:fill="auto"/>
            <w:noWrap/>
            <w:vAlign w:val="bottom"/>
            <w:hideMark/>
          </w:tcPr>
          <w:p w14:paraId="612B1AA1"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5.7</w:t>
            </w:r>
          </w:p>
        </w:tc>
      </w:tr>
      <w:tr w:rsidR="00E77AAE" w:rsidRPr="00E77AAE" w14:paraId="5122E92A" w14:textId="77777777" w:rsidTr="007D3019">
        <w:trPr>
          <w:trHeight w:val="340"/>
        </w:trPr>
        <w:tc>
          <w:tcPr>
            <w:tcW w:w="709" w:type="dxa"/>
            <w:tcBorders>
              <w:top w:val="nil"/>
              <w:left w:val="nil"/>
              <w:bottom w:val="nil"/>
              <w:right w:val="nil"/>
            </w:tcBorders>
            <w:shd w:val="clear" w:color="auto" w:fill="auto"/>
            <w:noWrap/>
            <w:vAlign w:val="bottom"/>
            <w:hideMark/>
          </w:tcPr>
          <w:p w14:paraId="7BB2B5E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10</w:t>
            </w:r>
          </w:p>
        </w:tc>
        <w:tc>
          <w:tcPr>
            <w:tcW w:w="2511" w:type="dxa"/>
            <w:tcBorders>
              <w:top w:val="nil"/>
              <w:left w:val="nil"/>
              <w:bottom w:val="nil"/>
              <w:right w:val="nil"/>
            </w:tcBorders>
            <w:shd w:val="clear" w:color="auto" w:fill="auto"/>
            <w:noWrap/>
            <w:vAlign w:val="bottom"/>
            <w:hideMark/>
          </w:tcPr>
          <w:p w14:paraId="11F8B3B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emissions</w:t>
            </w:r>
          </w:p>
        </w:tc>
        <w:tc>
          <w:tcPr>
            <w:tcW w:w="5144" w:type="dxa"/>
            <w:tcBorders>
              <w:top w:val="nil"/>
              <w:left w:val="nil"/>
              <w:bottom w:val="nil"/>
              <w:right w:val="nil"/>
            </w:tcBorders>
            <w:shd w:val="clear" w:color="auto" w:fill="auto"/>
            <w:noWrap/>
            <w:vAlign w:val="bottom"/>
            <w:hideMark/>
          </w:tcPr>
          <w:p w14:paraId="0D1221E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 greenhous; gas; reduct</w:t>
            </w:r>
          </w:p>
        </w:tc>
        <w:tc>
          <w:tcPr>
            <w:tcW w:w="1576" w:type="dxa"/>
            <w:tcBorders>
              <w:top w:val="nil"/>
              <w:left w:val="nil"/>
              <w:bottom w:val="nil"/>
              <w:right w:val="nil"/>
            </w:tcBorders>
            <w:shd w:val="clear" w:color="auto" w:fill="auto"/>
            <w:noWrap/>
            <w:vAlign w:val="bottom"/>
            <w:hideMark/>
          </w:tcPr>
          <w:p w14:paraId="0BAB994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5.4</w:t>
            </w:r>
          </w:p>
        </w:tc>
      </w:tr>
      <w:tr w:rsidR="00E77AAE" w:rsidRPr="00E77AAE" w14:paraId="03B29A6A" w14:textId="77777777" w:rsidTr="007D3019">
        <w:trPr>
          <w:trHeight w:val="340"/>
        </w:trPr>
        <w:tc>
          <w:tcPr>
            <w:tcW w:w="709" w:type="dxa"/>
            <w:tcBorders>
              <w:top w:val="nil"/>
              <w:left w:val="nil"/>
              <w:bottom w:val="nil"/>
              <w:right w:val="nil"/>
            </w:tcBorders>
            <w:shd w:val="clear" w:color="auto" w:fill="auto"/>
            <w:noWrap/>
            <w:vAlign w:val="bottom"/>
            <w:hideMark/>
          </w:tcPr>
          <w:p w14:paraId="4357E3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11</w:t>
            </w:r>
          </w:p>
        </w:tc>
        <w:tc>
          <w:tcPr>
            <w:tcW w:w="2511" w:type="dxa"/>
            <w:tcBorders>
              <w:top w:val="nil"/>
              <w:left w:val="nil"/>
              <w:bottom w:val="nil"/>
              <w:right w:val="nil"/>
            </w:tcBorders>
            <w:shd w:val="clear" w:color="auto" w:fill="auto"/>
            <w:noWrap/>
            <w:vAlign w:val="bottom"/>
            <w:hideMark/>
          </w:tcPr>
          <w:p w14:paraId="1DD0A6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Vehicles</w:t>
            </w:r>
          </w:p>
        </w:tc>
        <w:tc>
          <w:tcPr>
            <w:tcW w:w="5144" w:type="dxa"/>
            <w:tcBorders>
              <w:top w:val="nil"/>
              <w:left w:val="nil"/>
              <w:bottom w:val="nil"/>
              <w:right w:val="nil"/>
            </w:tcBorders>
            <w:shd w:val="clear" w:color="auto" w:fill="auto"/>
            <w:noWrap/>
            <w:vAlign w:val="bottom"/>
            <w:hideMark/>
          </w:tcPr>
          <w:p w14:paraId="688263C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 electr; fuel; drive; emiss</w:t>
            </w:r>
          </w:p>
        </w:tc>
        <w:tc>
          <w:tcPr>
            <w:tcW w:w="1576" w:type="dxa"/>
            <w:tcBorders>
              <w:top w:val="nil"/>
              <w:left w:val="nil"/>
              <w:bottom w:val="nil"/>
              <w:right w:val="nil"/>
            </w:tcBorders>
            <w:shd w:val="clear" w:color="auto" w:fill="auto"/>
            <w:noWrap/>
            <w:vAlign w:val="bottom"/>
            <w:hideMark/>
          </w:tcPr>
          <w:p w14:paraId="6D3ACC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4.8</w:t>
            </w:r>
          </w:p>
        </w:tc>
      </w:tr>
      <w:tr w:rsidR="00E77AAE" w:rsidRPr="00E77AAE" w14:paraId="32913EAF" w14:textId="77777777" w:rsidTr="007D3019">
        <w:trPr>
          <w:trHeight w:val="340"/>
        </w:trPr>
        <w:tc>
          <w:tcPr>
            <w:tcW w:w="709" w:type="dxa"/>
            <w:tcBorders>
              <w:top w:val="nil"/>
              <w:left w:val="nil"/>
              <w:bottom w:val="nil"/>
              <w:right w:val="nil"/>
            </w:tcBorders>
            <w:shd w:val="clear" w:color="auto" w:fill="auto"/>
            <w:noWrap/>
            <w:vAlign w:val="bottom"/>
            <w:hideMark/>
          </w:tcPr>
          <w:p w14:paraId="75DA94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12</w:t>
            </w:r>
          </w:p>
        </w:tc>
        <w:tc>
          <w:tcPr>
            <w:tcW w:w="2511" w:type="dxa"/>
            <w:tcBorders>
              <w:top w:val="nil"/>
              <w:left w:val="nil"/>
              <w:bottom w:val="nil"/>
              <w:right w:val="nil"/>
            </w:tcBorders>
            <w:shd w:val="clear" w:color="auto" w:fill="auto"/>
            <w:noWrap/>
            <w:vAlign w:val="bottom"/>
            <w:hideMark/>
          </w:tcPr>
          <w:p w14:paraId="5D8E09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Households</w:t>
            </w:r>
          </w:p>
        </w:tc>
        <w:tc>
          <w:tcPr>
            <w:tcW w:w="5144" w:type="dxa"/>
            <w:tcBorders>
              <w:top w:val="nil"/>
              <w:left w:val="nil"/>
              <w:bottom w:val="nil"/>
              <w:right w:val="nil"/>
            </w:tcBorders>
            <w:shd w:val="clear" w:color="auto" w:fill="auto"/>
            <w:noWrap/>
            <w:vAlign w:val="bottom"/>
            <w:hideMark/>
          </w:tcPr>
          <w:p w14:paraId="2D2183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 incom; electr; survey; hous</w:t>
            </w:r>
          </w:p>
        </w:tc>
        <w:tc>
          <w:tcPr>
            <w:tcW w:w="1576" w:type="dxa"/>
            <w:tcBorders>
              <w:top w:val="nil"/>
              <w:left w:val="nil"/>
              <w:bottom w:val="nil"/>
              <w:right w:val="nil"/>
            </w:tcBorders>
            <w:shd w:val="clear" w:color="auto" w:fill="auto"/>
            <w:noWrap/>
            <w:vAlign w:val="bottom"/>
            <w:hideMark/>
          </w:tcPr>
          <w:p w14:paraId="79AE6623"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4.7</w:t>
            </w:r>
          </w:p>
        </w:tc>
      </w:tr>
      <w:tr w:rsidR="00E77AAE" w:rsidRPr="00E77AAE" w14:paraId="1FD4CD95" w14:textId="77777777" w:rsidTr="007D3019">
        <w:trPr>
          <w:trHeight w:val="340"/>
        </w:trPr>
        <w:tc>
          <w:tcPr>
            <w:tcW w:w="709" w:type="dxa"/>
            <w:tcBorders>
              <w:top w:val="nil"/>
              <w:left w:val="nil"/>
              <w:bottom w:val="nil"/>
              <w:right w:val="nil"/>
            </w:tcBorders>
            <w:shd w:val="clear" w:color="auto" w:fill="auto"/>
            <w:noWrap/>
            <w:vAlign w:val="bottom"/>
            <w:hideMark/>
          </w:tcPr>
          <w:p w14:paraId="091E7DB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13</w:t>
            </w:r>
          </w:p>
        </w:tc>
        <w:tc>
          <w:tcPr>
            <w:tcW w:w="2511" w:type="dxa"/>
            <w:tcBorders>
              <w:top w:val="nil"/>
              <w:left w:val="nil"/>
              <w:bottom w:val="nil"/>
              <w:right w:val="nil"/>
            </w:tcBorders>
            <w:shd w:val="clear" w:color="auto" w:fill="auto"/>
            <w:noWrap/>
            <w:vAlign w:val="bottom"/>
            <w:hideMark/>
          </w:tcPr>
          <w:p w14:paraId="71C8B90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Waste management</w:t>
            </w:r>
          </w:p>
        </w:tc>
        <w:tc>
          <w:tcPr>
            <w:tcW w:w="5144" w:type="dxa"/>
            <w:tcBorders>
              <w:top w:val="nil"/>
              <w:left w:val="nil"/>
              <w:bottom w:val="nil"/>
              <w:right w:val="nil"/>
            </w:tcBorders>
            <w:shd w:val="clear" w:color="auto" w:fill="auto"/>
            <w:noWrap/>
            <w:vAlign w:val="bottom"/>
            <w:hideMark/>
          </w:tcPr>
          <w:p w14:paraId="3C6F378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 landfil; solid; manag; msw</w:t>
            </w:r>
          </w:p>
        </w:tc>
        <w:tc>
          <w:tcPr>
            <w:tcW w:w="1576" w:type="dxa"/>
            <w:tcBorders>
              <w:top w:val="nil"/>
              <w:left w:val="nil"/>
              <w:bottom w:val="nil"/>
              <w:right w:val="nil"/>
            </w:tcBorders>
            <w:shd w:val="clear" w:color="auto" w:fill="auto"/>
            <w:noWrap/>
            <w:vAlign w:val="bottom"/>
            <w:hideMark/>
          </w:tcPr>
          <w:p w14:paraId="11B31FB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359B65B0" w14:textId="77777777" w:rsidTr="007D3019">
        <w:trPr>
          <w:trHeight w:val="340"/>
        </w:trPr>
        <w:tc>
          <w:tcPr>
            <w:tcW w:w="709" w:type="dxa"/>
            <w:tcBorders>
              <w:top w:val="nil"/>
              <w:left w:val="nil"/>
              <w:bottom w:val="nil"/>
              <w:right w:val="nil"/>
            </w:tcBorders>
            <w:shd w:val="clear" w:color="auto" w:fill="auto"/>
            <w:noWrap/>
            <w:vAlign w:val="bottom"/>
            <w:hideMark/>
          </w:tcPr>
          <w:p w14:paraId="41DF8AA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14</w:t>
            </w:r>
          </w:p>
        </w:tc>
        <w:tc>
          <w:tcPr>
            <w:tcW w:w="2511" w:type="dxa"/>
            <w:tcBorders>
              <w:top w:val="nil"/>
              <w:left w:val="nil"/>
              <w:bottom w:val="nil"/>
              <w:right w:val="nil"/>
            </w:tcBorders>
            <w:shd w:val="clear" w:color="auto" w:fill="auto"/>
            <w:noWrap/>
            <w:vAlign w:val="bottom"/>
            <w:hideMark/>
          </w:tcPr>
          <w:p w14:paraId="37D6BAA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demand</w:t>
            </w:r>
          </w:p>
        </w:tc>
        <w:tc>
          <w:tcPr>
            <w:tcW w:w="5144" w:type="dxa"/>
            <w:tcBorders>
              <w:top w:val="nil"/>
              <w:left w:val="nil"/>
              <w:bottom w:val="nil"/>
              <w:right w:val="nil"/>
            </w:tcBorders>
            <w:shd w:val="clear" w:color="auto" w:fill="auto"/>
            <w:noWrap/>
            <w:vAlign w:val="bottom"/>
            <w:hideMark/>
          </w:tcPr>
          <w:p w14:paraId="43C362E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suppli; manag; demand; treatment</w:t>
            </w:r>
          </w:p>
        </w:tc>
        <w:tc>
          <w:tcPr>
            <w:tcW w:w="1576" w:type="dxa"/>
            <w:tcBorders>
              <w:top w:val="nil"/>
              <w:left w:val="nil"/>
              <w:bottom w:val="nil"/>
              <w:right w:val="nil"/>
            </w:tcBorders>
            <w:shd w:val="clear" w:color="auto" w:fill="auto"/>
            <w:noWrap/>
            <w:vAlign w:val="bottom"/>
            <w:hideMark/>
          </w:tcPr>
          <w:p w14:paraId="39B6D1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4F97EFCE" w14:textId="77777777" w:rsidTr="007D3019">
        <w:trPr>
          <w:trHeight w:val="340"/>
        </w:trPr>
        <w:tc>
          <w:tcPr>
            <w:tcW w:w="709" w:type="dxa"/>
            <w:tcBorders>
              <w:top w:val="nil"/>
              <w:left w:val="nil"/>
              <w:bottom w:val="nil"/>
              <w:right w:val="nil"/>
            </w:tcBorders>
            <w:shd w:val="clear" w:color="auto" w:fill="auto"/>
            <w:noWrap/>
            <w:vAlign w:val="bottom"/>
            <w:hideMark/>
          </w:tcPr>
          <w:p w14:paraId="2598DD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15</w:t>
            </w:r>
          </w:p>
        </w:tc>
        <w:tc>
          <w:tcPr>
            <w:tcW w:w="2511" w:type="dxa"/>
            <w:tcBorders>
              <w:top w:val="nil"/>
              <w:left w:val="nil"/>
              <w:bottom w:val="nil"/>
              <w:right w:val="nil"/>
            </w:tcBorders>
            <w:shd w:val="clear" w:color="auto" w:fill="auto"/>
            <w:noWrap/>
            <w:vAlign w:val="bottom"/>
            <w:hideMark/>
          </w:tcPr>
          <w:p w14:paraId="74881C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demand</w:t>
            </w:r>
          </w:p>
        </w:tc>
        <w:tc>
          <w:tcPr>
            <w:tcW w:w="5144" w:type="dxa"/>
            <w:tcBorders>
              <w:top w:val="nil"/>
              <w:left w:val="nil"/>
              <w:bottom w:val="nil"/>
              <w:right w:val="nil"/>
            </w:tcBorders>
            <w:shd w:val="clear" w:color="auto" w:fill="auto"/>
            <w:noWrap/>
            <w:vAlign w:val="bottom"/>
            <w:hideMark/>
          </w:tcPr>
          <w:p w14:paraId="24AA12D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district; thermal; demand; network</w:t>
            </w:r>
          </w:p>
        </w:tc>
        <w:tc>
          <w:tcPr>
            <w:tcW w:w="1576" w:type="dxa"/>
            <w:tcBorders>
              <w:top w:val="nil"/>
              <w:left w:val="nil"/>
              <w:bottom w:val="nil"/>
              <w:right w:val="nil"/>
            </w:tcBorders>
            <w:shd w:val="clear" w:color="auto" w:fill="auto"/>
            <w:noWrap/>
            <w:vAlign w:val="bottom"/>
            <w:hideMark/>
          </w:tcPr>
          <w:p w14:paraId="2BA0B6F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5256EABA" w14:textId="77777777" w:rsidTr="007D3019">
        <w:trPr>
          <w:trHeight w:val="340"/>
        </w:trPr>
        <w:tc>
          <w:tcPr>
            <w:tcW w:w="709" w:type="dxa"/>
            <w:tcBorders>
              <w:top w:val="nil"/>
              <w:left w:val="nil"/>
              <w:bottom w:val="nil"/>
              <w:right w:val="nil"/>
            </w:tcBorders>
            <w:shd w:val="clear" w:color="auto" w:fill="auto"/>
            <w:noWrap/>
            <w:vAlign w:val="bottom"/>
            <w:hideMark/>
          </w:tcPr>
          <w:p w14:paraId="12D7960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16</w:t>
            </w:r>
          </w:p>
        </w:tc>
        <w:tc>
          <w:tcPr>
            <w:tcW w:w="2511" w:type="dxa"/>
            <w:tcBorders>
              <w:top w:val="nil"/>
              <w:left w:val="nil"/>
              <w:bottom w:val="nil"/>
              <w:right w:val="nil"/>
            </w:tcBorders>
            <w:shd w:val="clear" w:color="auto" w:fill="auto"/>
            <w:noWrap/>
            <w:vAlign w:val="bottom"/>
            <w:hideMark/>
          </w:tcPr>
          <w:p w14:paraId="73A2EBA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Green roofs</w:t>
            </w:r>
          </w:p>
        </w:tc>
        <w:tc>
          <w:tcPr>
            <w:tcW w:w="5144" w:type="dxa"/>
            <w:tcBorders>
              <w:top w:val="nil"/>
              <w:left w:val="nil"/>
              <w:bottom w:val="nil"/>
              <w:right w:val="nil"/>
            </w:tcBorders>
            <w:shd w:val="clear" w:color="auto" w:fill="auto"/>
            <w:noWrap/>
            <w:vAlign w:val="bottom"/>
            <w:hideMark/>
          </w:tcPr>
          <w:p w14:paraId="4C38059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roof; temperatur; cool; green; surfac</w:t>
            </w:r>
          </w:p>
        </w:tc>
        <w:tc>
          <w:tcPr>
            <w:tcW w:w="1576" w:type="dxa"/>
            <w:tcBorders>
              <w:top w:val="nil"/>
              <w:left w:val="nil"/>
              <w:bottom w:val="nil"/>
              <w:right w:val="nil"/>
            </w:tcBorders>
            <w:shd w:val="clear" w:color="auto" w:fill="auto"/>
            <w:noWrap/>
            <w:vAlign w:val="bottom"/>
            <w:hideMark/>
          </w:tcPr>
          <w:p w14:paraId="1C3C5A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4.5</w:t>
            </w:r>
          </w:p>
        </w:tc>
      </w:tr>
      <w:tr w:rsidR="00E77AAE" w:rsidRPr="00E77AAE" w14:paraId="730F19DA" w14:textId="77777777" w:rsidTr="007D3019">
        <w:trPr>
          <w:trHeight w:val="340"/>
        </w:trPr>
        <w:tc>
          <w:tcPr>
            <w:tcW w:w="709" w:type="dxa"/>
            <w:tcBorders>
              <w:top w:val="nil"/>
              <w:left w:val="nil"/>
              <w:bottom w:val="single" w:sz="4" w:space="0" w:color="auto"/>
              <w:right w:val="nil"/>
            </w:tcBorders>
            <w:shd w:val="clear" w:color="auto" w:fill="auto"/>
            <w:noWrap/>
            <w:vAlign w:val="bottom"/>
            <w:hideMark/>
          </w:tcPr>
          <w:p w14:paraId="6B77CB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17</w:t>
            </w:r>
          </w:p>
        </w:tc>
        <w:tc>
          <w:tcPr>
            <w:tcW w:w="2511" w:type="dxa"/>
            <w:tcBorders>
              <w:top w:val="nil"/>
              <w:left w:val="nil"/>
              <w:bottom w:val="single" w:sz="4" w:space="0" w:color="auto"/>
              <w:right w:val="nil"/>
            </w:tcBorders>
            <w:shd w:val="clear" w:color="auto" w:fill="auto"/>
            <w:noWrap/>
            <w:vAlign w:val="bottom"/>
            <w:hideMark/>
          </w:tcPr>
          <w:p w14:paraId="6DB921A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ecology</w:t>
            </w:r>
          </w:p>
        </w:tc>
        <w:tc>
          <w:tcPr>
            <w:tcW w:w="5144" w:type="dxa"/>
            <w:tcBorders>
              <w:top w:val="nil"/>
              <w:left w:val="nil"/>
              <w:bottom w:val="single" w:sz="4" w:space="0" w:color="auto"/>
              <w:right w:val="nil"/>
            </w:tcBorders>
            <w:shd w:val="clear" w:color="auto" w:fill="auto"/>
            <w:noWrap/>
            <w:vAlign w:val="bottom"/>
            <w:hideMark/>
          </w:tcPr>
          <w:p w14:paraId="724D145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tree; forest; plant; speci; sequestr</w:t>
            </w:r>
          </w:p>
        </w:tc>
        <w:tc>
          <w:tcPr>
            <w:tcW w:w="1576" w:type="dxa"/>
            <w:tcBorders>
              <w:top w:val="nil"/>
              <w:left w:val="nil"/>
              <w:bottom w:val="single" w:sz="4" w:space="0" w:color="auto"/>
              <w:right w:val="nil"/>
            </w:tcBorders>
            <w:shd w:val="clear" w:color="auto" w:fill="auto"/>
            <w:noWrap/>
            <w:vAlign w:val="bottom"/>
            <w:hideMark/>
          </w:tcPr>
          <w:p w14:paraId="1212B74F" w14:textId="77777777" w:rsidR="00E77AAE" w:rsidRPr="00E77AAE" w:rsidRDefault="00E77AAE" w:rsidP="007D3019">
            <w:pPr>
              <w:keepNext/>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3.4</w:t>
            </w:r>
          </w:p>
        </w:tc>
      </w:tr>
    </w:tbl>
    <w:p w14:paraId="5810DF0D" w14:textId="5ABBFC71" w:rsidR="009A5C3F" w:rsidRDefault="009A5C3F" w:rsidP="007D3019">
      <w:pPr>
        <w:pStyle w:val="Caption"/>
        <w:spacing w:line="360" w:lineRule="auto"/>
      </w:pPr>
      <w:bookmarkStart w:id="167" w:name="_Ref512600234"/>
      <w:r w:rsidRPr="0003586C">
        <w:rPr>
          <w:b/>
        </w:rPr>
        <w:t xml:space="preserve">Table </w:t>
      </w:r>
      <w:r w:rsidR="00787070" w:rsidRPr="0003586C">
        <w:rPr>
          <w:b/>
        </w:rPr>
        <w:fldChar w:fldCharType="begin"/>
      </w:r>
      <w:r w:rsidR="00787070" w:rsidRPr="0003586C">
        <w:rPr>
          <w:b/>
        </w:rPr>
        <w:instrText xml:space="preserve"> SEQ Table \</w:instrText>
      </w:r>
      <w:r w:rsidR="00BC536B">
        <w:rPr>
          <w:b/>
        </w:rPr>
        <w:instrText>r 1 \</w:instrText>
      </w:r>
      <w:r w:rsidR="00787070" w:rsidRPr="0003586C">
        <w:rPr>
          <w:b/>
        </w:rPr>
        <w:instrText xml:space="preserve">* ARABIC </w:instrText>
      </w:r>
      <w:r w:rsidR="00787070" w:rsidRPr="0003586C">
        <w:rPr>
          <w:b/>
        </w:rPr>
        <w:fldChar w:fldCharType="separate"/>
      </w:r>
      <w:r w:rsidR="001470AD">
        <w:rPr>
          <w:b/>
          <w:noProof/>
        </w:rPr>
        <w:t>1</w:t>
      </w:r>
      <w:r w:rsidR="00787070" w:rsidRPr="0003586C">
        <w:rPr>
          <w:b/>
          <w:noProof/>
        </w:rPr>
        <w:fldChar w:fldCharType="end"/>
      </w:r>
      <w:bookmarkEnd w:id="167"/>
      <w:r w:rsidRPr="0003586C">
        <w:rPr>
          <w:b/>
        </w:rPr>
        <w:t>: List of topics and their keywords</w:t>
      </w:r>
      <w:r w:rsidR="007D3019">
        <w:rPr>
          <w:b/>
        </w:rPr>
        <w:t xml:space="preserve">. </w:t>
      </w:r>
      <w:r w:rsidR="007D3019" w:rsidRPr="001E2305">
        <w:t>Topic names are manually coded by the authors based on a review of the stemmed keywords</w:t>
      </w:r>
      <w:r w:rsidR="001E2305" w:rsidRPr="001E2305">
        <w:t xml:space="preserve"> and associated documents.</w:t>
      </w:r>
      <w:r w:rsidR="001E2305">
        <w:t xml:space="preserve"> The marginal topic distribution denotes </w:t>
      </w:r>
      <w:r w:rsidR="001E2305" w:rsidRPr="001E2305">
        <w:t>the percentage of the document set where this topic is found</w:t>
      </w:r>
      <w:r w:rsidR="001E2305">
        <w:t xml:space="preserve">. </w:t>
      </w:r>
    </w:p>
    <w:p w14:paraId="585F427D" w14:textId="77777777" w:rsidR="00E253E1" w:rsidRPr="00E253E1" w:rsidRDefault="00E253E1" w:rsidP="00E253E1"/>
    <w:p w14:paraId="4802A7BE" w14:textId="77777777" w:rsidR="00E253E1" w:rsidRDefault="00E253E1" w:rsidP="00E253E1">
      <w:pPr>
        <w:keepNext/>
        <w:spacing w:line="360" w:lineRule="auto"/>
      </w:pPr>
      <w:r>
        <w:rPr>
          <w:rFonts w:ascii="Calibri" w:eastAsia="Calibri" w:hAnsi="Calibri" w:cs="Calibri"/>
          <w:noProof/>
        </w:rPr>
        <w:drawing>
          <wp:inline distT="0" distB="0" distL="0" distR="0" wp14:anchorId="360A1E72" wp14:editId="3D3ED3FB">
            <wp:extent cx="3184190" cy="2938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_compara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1888" cy="2954475"/>
                    </a:xfrm>
                    <a:prstGeom prst="rect">
                      <a:avLst/>
                    </a:prstGeom>
                  </pic:spPr>
                </pic:pic>
              </a:graphicData>
            </a:graphic>
          </wp:inline>
        </w:drawing>
      </w:r>
    </w:p>
    <w:p w14:paraId="28EA0D39" w14:textId="77777777" w:rsidR="00E253E1" w:rsidRDefault="00E253E1" w:rsidP="00E253E1">
      <w:pPr>
        <w:pStyle w:val="Caption"/>
        <w:spacing w:line="360" w:lineRule="auto"/>
      </w:pPr>
      <w:bookmarkStart w:id="168" w:name="_Ref515031775"/>
      <w:r w:rsidRPr="00711765">
        <w:rPr>
          <w:b/>
        </w:rPr>
        <w:t xml:space="preserve">Figure </w:t>
      </w:r>
      <w:r>
        <w:rPr>
          <w:b/>
        </w:rPr>
        <w:fldChar w:fldCharType="begin"/>
      </w:r>
      <w:r>
        <w:rPr>
          <w:b/>
        </w:rPr>
        <w:instrText xml:space="preserve"> SEQ Figure \* ARABIC </w:instrText>
      </w:r>
      <w:r>
        <w:rPr>
          <w:b/>
        </w:rPr>
        <w:fldChar w:fldCharType="separate"/>
      </w:r>
      <w:r w:rsidR="00113953">
        <w:rPr>
          <w:b/>
          <w:noProof/>
        </w:rPr>
        <w:t>6</w:t>
      </w:r>
      <w:r>
        <w:rPr>
          <w:b/>
        </w:rPr>
        <w:fldChar w:fldCharType="end"/>
      </w:r>
      <w:bookmarkEnd w:id="168"/>
      <w:r w:rsidRPr="00711765">
        <w:rPr>
          <w:b/>
        </w:rPr>
        <w:t xml:space="preserve">: </w:t>
      </w:r>
      <w:r>
        <w:rPr>
          <w:b/>
        </w:rPr>
        <w:t xml:space="preserve">Inter and intra-regional comparative </w:t>
      </w:r>
      <w:r w:rsidRPr="00711765">
        <w:rPr>
          <w:b/>
        </w:rPr>
        <w:t xml:space="preserve">research </w:t>
      </w:r>
      <w:r>
        <w:rPr>
          <w:b/>
        </w:rPr>
        <w:t xml:space="preserve">on </w:t>
      </w:r>
      <w:r w:rsidRPr="00711765">
        <w:rPr>
          <w:b/>
        </w:rPr>
        <w:t>urban climate mitigation.</w:t>
      </w:r>
      <w:r>
        <w:t xml:space="preserve"> Each link in the chord diagram is based on the pairwise coupling of two cities within a document. Documents where more than one city is mentioned in the abstract are used, totalling 699 studies. The proportion of regional couplings that pair with other regions (i.e. inter-regional urban comparisons) are indicated as percentages.</w:t>
      </w:r>
    </w:p>
    <w:tbl>
      <w:tblPr>
        <w:tblW w:w="9067" w:type="dxa"/>
        <w:tblLayout w:type="fixed"/>
        <w:tblLook w:val="04A0" w:firstRow="1" w:lastRow="0" w:firstColumn="1" w:lastColumn="0" w:noHBand="0" w:noVBand="1"/>
      </w:tblPr>
      <w:tblGrid>
        <w:gridCol w:w="1418"/>
        <w:gridCol w:w="987"/>
        <w:gridCol w:w="4111"/>
        <w:gridCol w:w="2551"/>
      </w:tblGrid>
      <w:tr w:rsidR="00615324" w:rsidRPr="000713E9" w14:paraId="66A7D9AA" w14:textId="77777777" w:rsidTr="00173E10">
        <w:trPr>
          <w:trHeight w:val="340"/>
        </w:trPr>
        <w:tc>
          <w:tcPr>
            <w:tcW w:w="1418" w:type="dxa"/>
            <w:tcBorders>
              <w:top w:val="single" w:sz="4" w:space="0" w:color="auto"/>
              <w:bottom w:val="single" w:sz="4" w:space="0" w:color="auto"/>
            </w:tcBorders>
          </w:tcPr>
          <w:p w14:paraId="4E82E847" w14:textId="5C7EC03A" w:rsidR="00615324" w:rsidRPr="00DF4486"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lastRenderedPageBreak/>
              <w:t>Authors</w:t>
            </w:r>
          </w:p>
        </w:tc>
        <w:tc>
          <w:tcPr>
            <w:tcW w:w="987" w:type="dxa"/>
            <w:tcBorders>
              <w:top w:val="single" w:sz="4" w:space="0" w:color="auto"/>
              <w:bottom w:val="single" w:sz="4" w:space="0" w:color="auto"/>
            </w:tcBorders>
          </w:tcPr>
          <w:p w14:paraId="001327A4" w14:textId="656DC2E2" w:rsidR="00615324" w:rsidRPr="00DF4486"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Year</w:t>
            </w:r>
          </w:p>
        </w:tc>
        <w:tc>
          <w:tcPr>
            <w:tcW w:w="4111" w:type="dxa"/>
            <w:tcBorders>
              <w:top w:val="single" w:sz="4" w:space="0" w:color="auto"/>
              <w:bottom w:val="single" w:sz="4" w:space="0" w:color="auto"/>
            </w:tcBorders>
            <w:shd w:val="clear" w:color="auto" w:fill="auto"/>
            <w:noWrap/>
          </w:tcPr>
          <w:p w14:paraId="435F9672" w14:textId="7761DAC8" w:rsidR="00615324" w:rsidRPr="000713E9"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Title</w:t>
            </w:r>
          </w:p>
        </w:tc>
        <w:tc>
          <w:tcPr>
            <w:tcW w:w="2551" w:type="dxa"/>
            <w:tcBorders>
              <w:top w:val="single" w:sz="4" w:space="0" w:color="auto"/>
              <w:bottom w:val="single" w:sz="4" w:space="0" w:color="auto"/>
            </w:tcBorders>
            <w:shd w:val="clear" w:color="auto" w:fill="auto"/>
            <w:noWrap/>
          </w:tcPr>
          <w:p w14:paraId="388F25BF" w14:textId="77777777" w:rsidR="00615324" w:rsidRPr="000713E9"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Topics</w:t>
            </w:r>
          </w:p>
        </w:tc>
      </w:tr>
      <w:tr w:rsidR="00615324" w:rsidRPr="000713E9" w14:paraId="23F6A287" w14:textId="77777777" w:rsidTr="00173E10">
        <w:trPr>
          <w:trHeight w:val="1644"/>
        </w:trPr>
        <w:tc>
          <w:tcPr>
            <w:tcW w:w="1418" w:type="dxa"/>
            <w:tcBorders>
              <w:top w:val="single" w:sz="4" w:space="0" w:color="auto"/>
            </w:tcBorders>
          </w:tcPr>
          <w:p w14:paraId="52CCD831" w14:textId="1BD70F60"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Khalil, H.A.E.E.</w:t>
            </w:r>
          </w:p>
        </w:tc>
        <w:tc>
          <w:tcPr>
            <w:tcW w:w="987" w:type="dxa"/>
            <w:tcBorders>
              <w:top w:val="single" w:sz="4" w:space="0" w:color="auto"/>
            </w:tcBorders>
          </w:tcPr>
          <w:p w14:paraId="4BD5D650" w14:textId="3EDA56BB"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2009</w:t>
            </w:r>
          </w:p>
        </w:tc>
        <w:tc>
          <w:tcPr>
            <w:tcW w:w="4111" w:type="dxa"/>
            <w:tcBorders>
              <w:top w:val="single" w:sz="4" w:space="0" w:color="auto"/>
            </w:tcBorders>
            <w:shd w:val="clear" w:color="auto" w:fill="auto"/>
            <w:noWrap/>
          </w:tcPr>
          <w:p w14:paraId="50564153" w14:textId="79E4712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Energy efficiency strategies in urban planning of cites</w:t>
            </w:r>
          </w:p>
        </w:tc>
        <w:tc>
          <w:tcPr>
            <w:tcW w:w="2551" w:type="dxa"/>
            <w:tcBorders>
              <w:top w:val="single" w:sz="4" w:space="0" w:color="auto"/>
            </w:tcBorders>
            <w:shd w:val="clear" w:color="auto" w:fill="auto"/>
            <w:noWrap/>
          </w:tcPr>
          <w:p w14:paraId="1A0DF181"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Urban form</w:t>
            </w:r>
          </w:p>
        </w:tc>
      </w:tr>
      <w:tr w:rsidR="00615324" w:rsidRPr="000713E9" w14:paraId="1CC01A15" w14:textId="77777777" w:rsidTr="00173E10">
        <w:trPr>
          <w:trHeight w:val="1644"/>
        </w:trPr>
        <w:tc>
          <w:tcPr>
            <w:tcW w:w="1418" w:type="dxa"/>
          </w:tcPr>
          <w:p w14:paraId="5A78A2EF" w14:textId="37D61035" w:rsidR="00615324" w:rsidRPr="00173E10" w:rsidRDefault="00615324" w:rsidP="00173E10">
            <w:pPr>
              <w:spacing w:after="0" w:line="360" w:lineRule="auto"/>
              <w:rPr>
                <w:rFonts w:ascii="Calibri" w:eastAsia="Times New Roman" w:hAnsi="Calibri" w:cs="Calibri"/>
                <w:color w:val="000000"/>
              </w:rPr>
            </w:pPr>
            <w:r w:rsidRPr="00173E10">
              <w:rPr>
                <w:rFonts w:ascii="Calibri" w:eastAsia="Times New Roman" w:hAnsi="Calibri" w:cs="Calibri"/>
                <w:color w:val="000000"/>
              </w:rPr>
              <w:t>Attia, S</w:t>
            </w:r>
            <w:r w:rsidR="00FA6CB1" w:rsidRPr="00173E10">
              <w:rPr>
                <w:rFonts w:ascii="Calibri" w:eastAsia="Times New Roman" w:hAnsi="Calibri" w:cs="Calibri"/>
                <w:color w:val="000000"/>
              </w:rPr>
              <w:t xml:space="preserve"> &amp; </w:t>
            </w:r>
            <w:r w:rsidRPr="00173E10">
              <w:rPr>
                <w:rFonts w:ascii="Calibri" w:eastAsia="Times New Roman" w:hAnsi="Calibri" w:cs="Calibri"/>
                <w:color w:val="000000"/>
              </w:rPr>
              <w:t>De Herde, A</w:t>
            </w:r>
          </w:p>
        </w:tc>
        <w:tc>
          <w:tcPr>
            <w:tcW w:w="987" w:type="dxa"/>
          </w:tcPr>
          <w:p w14:paraId="34C58BA5" w14:textId="593E1CB9"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2010</w:t>
            </w:r>
          </w:p>
        </w:tc>
        <w:tc>
          <w:tcPr>
            <w:tcW w:w="4111" w:type="dxa"/>
            <w:shd w:val="clear" w:color="auto" w:fill="auto"/>
            <w:noWrap/>
            <w:hideMark/>
          </w:tcPr>
          <w:p w14:paraId="47C5E584" w14:textId="658B86F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Active solar retrofit of a residential house, A case study in Egypt</w:t>
            </w:r>
          </w:p>
        </w:tc>
        <w:tc>
          <w:tcPr>
            <w:tcW w:w="2551" w:type="dxa"/>
            <w:shd w:val="clear" w:color="auto" w:fill="auto"/>
            <w:noWrap/>
            <w:hideMark/>
          </w:tcPr>
          <w:p w14:paraId="3FAE4CAB"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Heat demand; Green roofs; Solar PV</w:t>
            </w:r>
          </w:p>
        </w:tc>
      </w:tr>
      <w:tr w:rsidR="00615324" w:rsidRPr="000713E9" w14:paraId="7C7D5199" w14:textId="77777777" w:rsidTr="00173E10">
        <w:trPr>
          <w:trHeight w:val="1644"/>
        </w:trPr>
        <w:tc>
          <w:tcPr>
            <w:tcW w:w="1418" w:type="dxa"/>
          </w:tcPr>
          <w:p w14:paraId="2D49E972" w14:textId="5846BD8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Fahmy, M</w:t>
            </w:r>
            <w:r w:rsidR="00FA6CB1">
              <w:rPr>
                <w:rFonts w:ascii="Calibri" w:eastAsia="Times New Roman" w:hAnsi="Calibri" w:cs="Calibri"/>
                <w:color w:val="000000"/>
              </w:rPr>
              <w:t xml:space="preserve"> &amp; </w:t>
            </w:r>
            <w:r w:rsidRPr="000713E9">
              <w:rPr>
                <w:rFonts w:ascii="Calibri" w:eastAsia="Times New Roman" w:hAnsi="Calibri" w:cs="Calibri"/>
                <w:color w:val="000000"/>
              </w:rPr>
              <w:t>Sharples, S</w:t>
            </w:r>
          </w:p>
        </w:tc>
        <w:tc>
          <w:tcPr>
            <w:tcW w:w="987" w:type="dxa"/>
          </w:tcPr>
          <w:p w14:paraId="072E5667" w14:textId="3EE0C86A"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2011</w:t>
            </w:r>
          </w:p>
        </w:tc>
        <w:tc>
          <w:tcPr>
            <w:tcW w:w="4111" w:type="dxa"/>
            <w:shd w:val="clear" w:color="auto" w:fill="auto"/>
            <w:noWrap/>
            <w:hideMark/>
          </w:tcPr>
          <w:p w14:paraId="10B568EE" w14:textId="198B1196"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form, thermal comfort and building CO2 emissions - a numerical analysis in Cairo</w:t>
            </w:r>
          </w:p>
        </w:tc>
        <w:tc>
          <w:tcPr>
            <w:tcW w:w="2551" w:type="dxa"/>
            <w:shd w:val="clear" w:color="auto" w:fill="auto"/>
            <w:noWrap/>
            <w:hideMark/>
          </w:tcPr>
          <w:p w14:paraId="184A7BD5"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GHG emissions; Green roofs; Urban form</w:t>
            </w:r>
          </w:p>
        </w:tc>
      </w:tr>
      <w:tr w:rsidR="00615324" w:rsidRPr="000713E9" w14:paraId="3AA637D6" w14:textId="77777777" w:rsidTr="00173E10">
        <w:trPr>
          <w:trHeight w:val="1644"/>
        </w:trPr>
        <w:tc>
          <w:tcPr>
            <w:tcW w:w="1418" w:type="dxa"/>
          </w:tcPr>
          <w:p w14:paraId="5BEAE564" w14:textId="032D0D8B" w:rsidR="00615324" w:rsidRPr="000713E9" w:rsidRDefault="00FA6CB1" w:rsidP="00173E10">
            <w:pPr>
              <w:spacing w:after="0" w:line="360" w:lineRule="auto"/>
              <w:rPr>
                <w:rFonts w:ascii="Calibri" w:eastAsia="Times New Roman" w:hAnsi="Calibri" w:cs="Calibri"/>
                <w:color w:val="000000"/>
              </w:rPr>
            </w:pPr>
            <w:r w:rsidRPr="00173E10">
              <w:rPr>
                <w:rFonts w:ascii="Calibri" w:eastAsia="Times New Roman" w:hAnsi="Calibri" w:cs="Calibri"/>
                <w:color w:val="000000"/>
              </w:rPr>
              <w:t>El-Deeb, K, El-Zafarany, A &amp; Sherif, A</w:t>
            </w:r>
          </w:p>
        </w:tc>
        <w:tc>
          <w:tcPr>
            <w:tcW w:w="987" w:type="dxa"/>
          </w:tcPr>
          <w:p w14:paraId="22A3D644" w14:textId="507550DD" w:rsidR="00615324" w:rsidRPr="000713E9" w:rsidRDefault="00615324" w:rsidP="00173E10">
            <w:pPr>
              <w:spacing w:after="0" w:line="360" w:lineRule="auto"/>
              <w:rPr>
                <w:rFonts w:ascii="Calibri" w:eastAsia="Times New Roman" w:hAnsi="Calibri" w:cs="Calibri"/>
                <w:color w:val="000000"/>
              </w:rPr>
            </w:pPr>
            <w:r w:rsidRPr="000713E9">
              <w:rPr>
                <w:rFonts w:ascii="Calibri" w:eastAsia="Times New Roman" w:hAnsi="Calibri" w:cs="Calibri"/>
                <w:color w:val="000000"/>
              </w:rPr>
              <w:t>2012</w:t>
            </w:r>
          </w:p>
        </w:tc>
        <w:tc>
          <w:tcPr>
            <w:tcW w:w="4111" w:type="dxa"/>
            <w:shd w:val="clear" w:color="auto" w:fill="auto"/>
            <w:noWrap/>
            <w:hideMark/>
          </w:tcPr>
          <w:p w14:paraId="6EB055C3" w14:textId="17B555A8"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Effect of building form and urban pattern : On energy consumption of residential buildings in different desert climates</w:t>
            </w:r>
          </w:p>
        </w:tc>
        <w:tc>
          <w:tcPr>
            <w:tcW w:w="2551" w:type="dxa"/>
            <w:shd w:val="clear" w:color="auto" w:fill="auto"/>
            <w:noWrap/>
            <w:hideMark/>
          </w:tcPr>
          <w:p w14:paraId="2940EBE3"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Urban form</w:t>
            </w:r>
          </w:p>
        </w:tc>
      </w:tr>
      <w:tr w:rsidR="00615324" w:rsidRPr="000713E9" w14:paraId="1225C9EB" w14:textId="77777777" w:rsidTr="00173E10">
        <w:trPr>
          <w:trHeight w:val="1644"/>
        </w:trPr>
        <w:tc>
          <w:tcPr>
            <w:tcW w:w="1418" w:type="dxa"/>
          </w:tcPr>
          <w:p w14:paraId="079B0C7C" w14:textId="6DB0FC94" w:rsidR="00615324" w:rsidRPr="00615324" w:rsidRDefault="00615324" w:rsidP="00615324">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Verdeil, E, Arik, E, Bolzon, H</w:t>
            </w:r>
            <w:r w:rsidR="00FA6CB1">
              <w:rPr>
                <w:rFonts w:ascii="Calibri" w:eastAsia="Times New Roman" w:hAnsi="Calibri" w:cs="Calibri"/>
                <w:color w:val="000000"/>
                <w:lang w:val="de-DE"/>
              </w:rPr>
              <w:t xml:space="preserve"> &amp; </w:t>
            </w:r>
            <w:r w:rsidRPr="000713E9">
              <w:rPr>
                <w:rFonts w:ascii="Calibri" w:eastAsia="Times New Roman" w:hAnsi="Calibri" w:cs="Calibri"/>
                <w:color w:val="000000"/>
                <w:lang w:val="de-DE"/>
              </w:rPr>
              <w:t>Markoum, J</w:t>
            </w:r>
          </w:p>
        </w:tc>
        <w:tc>
          <w:tcPr>
            <w:tcW w:w="987" w:type="dxa"/>
          </w:tcPr>
          <w:p w14:paraId="2A7309A9" w14:textId="3FAC1DA1"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4111" w:type="dxa"/>
            <w:shd w:val="clear" w:color="auto" w:fill="auto"/>
            <w:noWrap/>
            <w:hideMark/>
          </w:tcPr>
          <w:p w14:paraId="15B8D474" w14:textId="025FA614"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Governing the transition to natural gas in Mediterranean Metropolis: The case of Cairo, Istanbul and Sfax (Tunisia)</w:t>
            </w:r>
          </w:p>
        </w:tc>
        <w:tc>
          <w:tcPr>
            <w:tcW w:w="2551" w:type="dxa"/>
            <w:shd w:val="clear" w:color="auto" w:fill="auto"/>
            <w:noWrap/>
            <w:hideMark/>
          </w:tcPr>
          <w:p w14:paraId="21995385"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Heat demand; Urban form</w:t>
            </w:r>
          </w:p>
        </w:tc>
      </w:tr>
      <w:tr w:rsidR="00615324" w:rsidRPr="000713E9" w14:paraId="2CC3D889" w14:textId="77777777" w:rsidTr="00173E10">
        <w:trPr>
          <w:trHeight w:val="1644"/>
        </w:trPr>
        <w:tc>
          <w:tcPr>
            <w:tcW w:w="1418" w:type="dxa"/>
          </w:tcPr>
          <w:p w14:paraId="018F5A48" w14:textId="7B30CD4A" w:rsidR="00615324" w:rsidRPr="00615324" w:rsidRDefault="00615324" w:rsidP="00615324">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Dabaieh, M, Wanas, O, Hegazy, MA</w:t>
            </w:r>
            <w:r w:rsidR="00FA6CB1">
              <w:rPr>
                <w:rFonts w:ascii="Calibri" w:eastAsia="Times New Roman" w:hAnsi="Calibri" w:cs="Calibri"/>
                <w:color w:val="000000"/>
                <w:lang w:val="de-DE"/>
              </w:rPr>
              <w:t xml:space="preserve"> &amp; </w:t>
            </w:r>
            <w:r w:rsidRPr="000713E9">
              <w:rPr>
                <w:rFonts w:ascii="Calibri" w:eastAsia="Times New Roman" w:hAnsi="Calibri" w:cs="Calibri"/>
                <w:color w:val="000000"/>
                <w:lang w:val="de-DE"/>
              </w:rPr>
              <w:t>Johansson, E</w:t>
            </w:r>
          </w:p>
        </w:tc>
        <w:tc>
          <w:tcPr>
            <w:tcW w:w="987" w:type="dxa"/>
          </w:tcPr>
          <w:p w14:paraId="1829B80C" w14:textId="48F9802E"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4111" w:type="dxa"/>
            <w:shd w:val="clear" w:color="auto" w:fill="auto"/>
            <w:noWrap/>
            <w:hideMark/>
          </w:tcPr>
          <w:p w14:paraId="4EC0037A" w14:textId="1A465B4F"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Reducing cooling demands in a hot dry climate: A simulation study for non-insulated passive cool roof thermal performance in residential buildings</w:t>
            </w:r>
          </w:p>
        </w:tc>
        <w:tc>
          <w:tcPr>
            <w:tcW w:w="2551" w:type="dxa"/>
            <w:shd w:val="clear" w:color="auto" w:fill="auto"/>
            <w:noWrap/>
            <w:hideMark/>
          </w:tcPr>
          <w:p w14:paraId="0F4387F7"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Green roofs</w:t>
            </w:r>
          </w:p>
        </w:tc>
      </w:tr>
      <w:tr w:rsidR="00615324" w:rsidRPr="000713E9" w14:paraId="3B8BF815" w14:textId="77777777" w:rsidTr="00173E10">
        <w:trPr>
          <w:trHeight w:val="1644"/>
        </w:trPr>
        <w:tc>
          <w:tcPr>
            <w:tcW w:w="1418" w:type="dxa"/>
          </w:tcPr>
          <w:p w14:paraId="263AD482" w14:textId="57EE37E6" w:rsidR="00615324" w:rsidRPr="000713E9" w:rsidRDefault="00FA6CB1" w:rsidP="00173E10">
            <w:pPr>
              <w:spacing w:after="0" w:line="360" w:lineRule="auto"/>
              <w:rPr>
                <w:rFonts w:ascii="Calibri" w:eastAsia="Times New Roman" w:hAnsi="Calibri" w:cs="Calibri"/>
                <w:color w:val="000000"/>
              </w:rPr>
            </w:pPr>
            <w:r w:rsidRPr="00FA6CB1">
              <w:rPr>
                <w:rFonts w:ascii="Calibri" w:eastAsia="Times New Roman" w:hAnsi="Calibri" w:cs="Calibri"/>
                <w:color w:val="000000"/>
              </w:rPr>
              <w:t>Kares</w:t>
            </w:r>
            <w:r>
              <w:rPr>
                <w:rFonts w:ascii="Calibri" w:eastAsia="Times New Roman" w:hAnsi="Calibri" w:cs="Calibri"/>
                <w:color w:val="000000"/>
              </w:rPr>
              <w:t>, M &amp; Singh, P</w:t>
            </w:r>
          </w:p>
        </w:tc>
        <w:tc>
          <w:tcPr>
            <w:tcW w:w="987" w:type="dxa"/>
          </w:tcPr>
          <w:p w14:paraId="27797529" w14:textId="26B7449F"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4111" w:type="dxa"/>
            <w:shd w:val="clear" w:color="auto" w:fill="auto"/>
            <w:noWrap/>
            <w:hideMark/>
          </w:tcPr>
          <w:p w14:paraId="7056D662" w14:textId="13866FBE"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Asses</w:t>
            </w:r>
            <w:r>
              <w:rPr>
                <w:rFonts w:ascii="Calibri" w:eastAsia="Times New Roman" w:hAnsi="Calibri" w:cs="Calibri"/>
                <w:color w:val="000000"/>
              </w:rPr>
              <w:t>s</w:t>
            </w:r>
            <w:r w:rsidRPr="000713E9">
              <w:rPr>
                <w:rFonts w:ascii="Calibri" w:eastAsia="Times New Roman" w:hAnsi="Calibri" w:cs="Calibri"/>
                <w:color w:val="000000"/>
              </w:rPr>
              <w:t>ment of building integrated photovoltaics for the residential section in representative Urban areas in Egypt</w:t>
            </w:r>
          </w:p>
        </w:tc>
        <w:tc>
          <w:tcPr>
            <w:tcW w:w="2551" w:type="dxa"/>
            <w:shd w:val="clear" w:color="auto" w:fill="auto"/>
            <w:noWrap/>
            <w:hideMark/>
          </w:tcPr>
          <w:p w14:paraId="7FA6C2CC"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Energy consumption; Households; Solar PV; Urban form</w:t>
            </w:r>
          </w:p>
        </w:tc>
      </w:tr>
      <w:tr w:rsidR="00615324" w:rsidRPr="000713E9" w14:paraId="30374192" w14:textId="77777777" w:rsidTr="00173E10">
        <w:trPr>
          <w:trHeight w:val="1644"/>
        </w:trPr>
        <w:tc>
          <w:tcPr>
            <w:tcW w:w="1418" w:type="dxa"/>
            <w:tcBorders>
              <w:bottom w:val="single" w:sz="4" w:space="0" w:color="auto"/>
            </w:tcBorders>
          </w:tcPr>
          <w:p w14:paraId="5C5829F0" w14:textId="7CC09CA7" w:rsidR="00615324" w:rsidRPr="000713E9" w:rsidRDefault="00FA6CB1" w:rsidP="00615324">
            <w:pPr>
              <w:spacing w:after="0" w:line="360" w:lineRule="auto"/>
              <w:rPr>
                <w:rFonts w:ascii="Calibri" w:eastAsia="Times New Roman" w:hAnsi="Calibri" w:cs="Calibri"/>
                <w:color w:val="000000"/>
              </w:rPr>
            </w:pPr>
            <w:r>
              <w:rPr>
                <w:rStyle w:val="authorsname"/>
              </w:rPr>
              <w:t>Aboulnaga, M.</w:t>
            </w:r>
          </w:p>
        </w:tc>
        <w:tc>
          <w:tcPr>
            <w:tcW w:w="987" w:type="dxa"/>
            <w:tcBorders>
              <w:bottom w:val="single" w:sz="4" w:space="0" w:color="auto"/>
            </w:tcBorders>
          </w:tcPr>
          <w:p w14:paraId="35E61377" w14:textId="5FD04E6B"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4111" w:type="dxa"/>
            <w:tcBorders>
              <w:bottom w:val="single" w:sz="4" w:space="0" w:color="auto"/>
            </w:tcBorders>
            <w:shd w:val="clear" w:color="auto" w:fill="auto"/>
            <w:noWrap/>
            <w:hideMark/>
          </w:tcPr>
          <w:p w14:paraId="03B90DBB" w14:textId="79907504"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High-rise buildings in context of sustainability; urban metaphors of greater Cairo, Egypt: A case study on sustainability and strategic environmental assessment</w:t>
            </w:r>
          </w:p>
        </w:tc>
        <w:tc>
          <w:tcPr>
            <w:tcW w:w="2551" w:type="dxa"/>
            <w:tcBorders>
              <w:bottom w:val="single" w:sz="4" w:space="0" w:color="auto"/>
            </w:tcBorders>
            <w:shd w:val="clear" w:color="auto" w:fill="auto"/>
            <w:noWrap/>
            <w:hideMark/>
          </w:tcPr>
          <w:p w14:paraId="4E47B6A9" w14:textId="77777777" w:rsidR="00615324" w:rsidRPr="000713E9" w:rsidRDefault="00615324" w:rsidP="00615324">
            <w:pPr>
              <w:keepNext/>
              <w:spacing w:after="0" w:line="360" w:lineRule="auto"/>
              <w:rPr>
                <w:rFonts w:ascii="Calibri" w:eastAsia="Times New Roman" w:hAnsi="Calibri" w:cs="Calibri"/>
                <w:color w:val="000000"/>
              </w:rPr>
            </w:pPr>
            <w:r w:rsidRPr="000713E9">
              <w:rPr>
                <w:rFonts w:ascii="Calibri" w:eastAsia="Times New Roman" w:hAnsi="Calibri" w:cs="Calibri"/>
                <w:color w:val="000000"/>
              </w:rPr>
              <w:t>Buildings</w:t>
            </w:r>
          </w:p>
        </w:tc>
      </w:tr>
    </w:tbl>
    <w:p w14:paraId="52DB3F27" w14:textId="77777777" w:rsidR="007179F3" w:rsidRPr="00EE4A6C" w:rsidRDefault="007179F3" w:rsidP="007D3019">
      <w:pPr>
        <w:pStyle w:val="Caption"/>
        <w:spacing w:line="360" w:lineRule="auto"/>
        <w:rPr>
          <w:rFonts w:ascii="Calibri" w:eastAsia="Calibri" w:hAnsi="Calibri" w:cs="Calibri"/>
          <w:b/>
        </w:rPr>
      </w:pPr>
      <w:bookmarkStart w:id="169" w:name="_Ref512426391"/>
      <w:r w:rsidRPr="00EE4A6C">
        <w:rPr>
          <w:b/>
        </w:rPr>
        <w:t xml:space="preserve">Table </w:t>
      </w:r>
      <w:r w:rsidRPr="00EE4A6C">
        <w:rPr>
          <w:b/>
        </w:rPr>
        <w:fldChar w:fldCharType="begin"/>
      </w:r>
      <w:r w:rsidRPr="00EE4A6C">
        <w:rPr>
          <w:b/>
        </w:rPr>
        <w:instrText xml:space="preserve"> SEQ Table \* ARABIC </w:instrText>
      </w:r>
      <w:r w:rsidRPr="00EE4A6C">
        <w:rPr>
          <w:b/>
        </w:rPr>
        <w:fldChar w:fldCharType="separate"/>
      </w:r>
      <w:r w:rsidR="001470AD">
        <w:rPr>
          <w:b/>
          <w:noProof/>
        </w:rPr>
        <w:t>2</w:t>
      </w:r>
      <w:r w:rsidRPr="00EE4A6C">
        <w:rPr>
          <w:b/>
          <w:noProof/>
        </w:rPr>
        <w:fldChar w:fldCharType="end"/>
      </w:r>
      <w:bookmarkEnd w:id="169"/>
      <w:r w:rsidRPr="00EE4A6C">
        <w:rPr>
          <w:b/>
        </w:rPr>
        <w:t>: Urban climate mitigation literature on Cairo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E23832" w14:paraId="2555E0C9" w14:textId="77777777" w:rsidTr="001D7885">
        <w:tc>
          <w:tcPr>
            <w:tcW w:w="2265" w:type="dxa"/>
            <w:tcBorders>
              <w:top w:val="single" w:sz="4" w:space="0" w:color="auto"/>
              <w:bottom w:val="single" w:sz="4" w:space="0" w:color="auto"/>
            </w:tcBorders>
          </w:tcPr>
          <w:p w14:paraId="47DA044C" w14:textId="6A9D3ABC" w:rsidR="00E23832" w:rsidRPr="00E23832" w:rsidRDefault="00E23832" w:rsidP="007D3019">
            <w:pPr>
              <w:keepNext/>
              <w:spacing w:line="360" w:lineRule="auto"/>
              <w:rPr>
                <w:b/>
              </w:rPr>
            </w:pPr>
            <w:r w:rsidRPr="00E23832">
              <w:rPr>
                <w:b/>
              </w:rPr>
              <w:lastRenderedPageBreak/>
              <w:t>Topic</w:t>
            </w:r>
          </w:p>
        </w:tc>
        <w:tc>
          <w:tcPr>
            <w:tcW w:w="2265" w:type="dxa"/>
            <w:tcBorders>
              <w:top w:val="single" w:sz="4" w:space="0" w:color="auto"/>
              <w:bottom w:val="single" w:sz="4" w:space="0" w:color="auto"/>
            </w:tcBorders>
          </w:tcPr>
          <w:p w14:paraId="11E3C562" w14:textId="3829E663" w:rsidR="00E23832" w:rsidRPr="00E23832" w:rsidRDefault="00E23832" w:rsidP="007D3019">
            <w:pPr>
              <w:keepNext/>
              <w:spacing w:line="360" w:lineRule="auto"/>
              <w:rPr>
                <w:b/>
              </w:rPr>
            </w:pPr>
            <w:r w:rsidRPr="00E23832">
              <w:rPr>
                <w:b/>
              </w:rPr>
              <w:t>Proportion</w:t>
            </w:r>
          </w:p>
        </w:tc>
        <w:tc>
          <w:tcPr>
            <w:tcW w:w="2266" w:type="dxa"/>
            <w:tcBorders>
              <w:top w:val="single" w:sz="4" w:space="0" w:color="auto"/>
              <w:bottom w:val="single" w:sz="4" w:space="0" w:color="auto"/>
            </w:tcBorders>
          </w:tcPr>
          <w:p w14:paraId="6A17F80C" w14:textId="238B7590" w:rsidR="00E23832" w:rsidRPr="00E23832" w:rsidRDefault="00E23832" w:rsidP="007D3019">
            <w:pPr>
              <w:keepNext/>
              <w:spacing w:line="360" w:lineRule="auto"/>
            </w:pPr>
            <w:r w:rsidRPr="00E23832">
              <w:rPr>
                <w:b/>
              </w:rPr>
              <w:t>Topic</w:t>
            </w:r>
          </w:p>
        </w:tc>
        <w:tc>
          <w:tcPr>
            <w:tcW w:w="2266" w:type="dxa"/>
            <w:tcBorders>
              <w:top w:val="single" w:sz="4" w:space="0" w:color="auto"/>
              <w:bottom w:val="single" w:sz="4" w:space="0" w:color="auto"/>
            </w:tcBorders>
          </w:tcPr>
          <w:p w14:paraId="3493CE16" w14:textId="3029907C" w:rsidR="00E23832" w:rsidRPr="00E23832" w:rsidRDefault="00E23832" w:rsidP="007D3019">
            <w:pPr>
              <w:keepNext/>
              <w:spacing w:line="360" w:lineRule="auto"/>
            </w:pPr>
            <w:r w:rsidRPr="00E23832">
              <w:rPr>
                <w:b/>
              </w:rPr>
              <w:t>Proportion</w:t>
            </w:r>
          </w:p>
        </w:tc>
      </w:tr>
      <w:tr w:rsidR="00E23832" w14:paraId="14E95D1B" w14:textId="77777777" w:rsidTr="00640458">
        <w:trPr>
          <w:trHeight w:val="340"/>
        </w:trPr>
        <w:tc>
          <w:tcPr>
            <w:tcW w:w="2265" w:type="dxa"/>
            <w:tcBorders>
              <w:top w:val="single" w:sz="4" w:space="0" w:color="auto"/>
            </w:tcBorders>
            <w:vAlign w:val="center"/>
          </w:tcPr>
          <w:p w14:paraId="5ACAFAAD" w14:textId="4A124409" w:rsidR="00E23832" w:rsidRDefault="00E23832" w:rsidP="007D3019">
            <w:pPr>
              <w:keepNext/>
              <w:spacing w:line="360" w:lineRule="auto"/>
            </w:pPr>
            <w:r w:rsidRPr="00E23832">
              <w:t>GHG emissions</w:t>
            </w:r>
          </w:p>
        </w:tc>
        <w:tc>
          <w:tcPr>
            <w:tcW w:w="2265" w:type="dxa"/>
            <w:tcBorders>
              <w:top w:val="single" w:sz="4" w:space="0" w:color="auto"/>
            </w:tcBorders>
            <w:vAlign w:val="center"/>
          </w:tcPr>
          <w:p w14:paraId="37FF9504" w14:textId="39C8D833" w:rsidR="00E23832" w:rsidRDefault="00E23832" w:rsidP="007D3019">
            <w:pPr>
              <w:keepNext/>
              <w:spacing w:line="360" w:lineRule="auto"/>
            </w:pPr>
            <w:r>
              <w:t>0.19</w:t>
            </w:r>
          </w:p>
        </w:tc>
        <w:tc>
          <w:tcPr>
            <w:tcW w:w="2266" w:type="dxa"/>
            <w:tcBorders>
              <w:top w:val="single" w:sz="4" w:space="0" w:color="auto"/>
            </w:tcBorders>
            <w:vAlign w:val="center"/>
          </w:tcPr>
          <w:p w14:paraId="63048FF2" w14:textId="691AE894" w:rsidR="00E23832" w:rsidRDefault="00E23832" w:rsidP="007D3019">
            <w:pPr>
              <w:keepNext/>
              <w:spacing w:line="360" w:lineRule="auto"/>
            </w:pPr>
            <w:r w:rsidRPr="00E23832">
              <w:t>Urban form</w:t>
            </w:r>
          </w:p>
        </w:tc>
        <w:tc>
          <w:tcPr>
            <w:tcW w:w="2266" w:type="dxa"/>
            <w:tcBorders>
              <w:top w:val="single" w:sz="4" w:space="0" w:color="auto"/>
            </w:tcBorders>
            <w:vAlign w:val="center"/>
          </w:tcPr>
          <w:p w14:paraId="41131A6B" w14:textId="48595D9E" w:rsidR="00E23832" w:rsidRDefault="00E23832" w:rsidP="007D3019">
            <w:pPr>
              <w:keepNext/>
              <w:spacing w:line="360" w:lineRule="auto"/>
            </w:pPr>
            <w:r w:rsidRPr="00E23832">
              <w:t>0.0</w:t>
            </w:r>
            <w:r>
              <w:t>8</w:t>
            </w:r>
          </w:p>
        </w:tc>
      </w:tr>
      <w:tr w:rsidR="00E23832" w14:paraId="0A064F06" w14:textId="77777777" w:rsidTr="00640458">
        <w:trPr>
          <w:trHeight w:val="340"/>
        </w:trPr>
        <w:tc>
          <w:tcPr>
            <w:tcW w:w="2265" w:type="dxa"/>
            <w:vAlign w:val="center"/>
          </w:tcPr>
          <w:p w14:paraId="57A58D4E" w14:textId="276946CC" w:rsidR="00E23832" w:rsidRDefault="00E23832" w:rsidP="007D3019">
            <w:pPr>
              <w:keepNext/>
              <w:spacing w:line="360" w:lineRule="auto"/>
            </w:pPr>
            <w:r w:rsidRPr="00E23832">
              <w:t>Transportation</w:t>
            </w:r>
          </w:p>
        </w:tc>
        <w:tc>
          <w:tcPr>
            <w:tcW w:w="2265" w:type="dxa"/>
            <w:vAlign w:val="center"/>
          </w:tcPr>
          <w:p w14:paraId="052AC188" w14:textId="0CCDD621" w:rsidR="00E23832" w:rsidRDefault="00E23832" w:rsidP="007D3019">
            <w:pPr>
              <w:keepNext/>
              <w:spacing w:line="360" w:lineRule="auto"/>
            </w:pPr>
            <w:r w:rsidRPr="00E23832">
              <w:t>0.16</w:t>
            </w:r>
          </w:p>
        </w:tc>
        <w:tc>
          <w:tcPr>
            <w:tcW w:w="2266" w:type="dxa"/>
            <w:vAlign w:val="center"/>
          </w:tcPr>
          <w:p w14:paraId="544F29DD" w14:textId="4F9C778B" w:rsidR="00E23832" w:rsidRDefault="00E23832" w:rsidP="007D3019">
            <w:pPr>
              <w:keepNext/>
              <w:spacing w:line="360" w:lineRule="auto"/>
            </w:pPr>
            <w:r w:rsidRPr="00E23832">
              <w:t>Water demand</w:t>
            </w:r>
          </w:p>
        </w:tc>
        <w:tc>
          <w:tcPr>
            <w:tcW w:w="2266" w:type="dxa"/>
            <w:vAlign w:val="center"/>
          </w:tcPr>
          <w:p w14:paraId="7C05EA9C" w14:textId="40A2FB3E" w:rsidR="00E23832" w:rsidRDefault="00E23832" w:rsidP="007D3019">
            <w:pPr>
              <w:keepNext/>
              <w:spacing w:line="360" w:lineRule="auto"/>
            </w:pPr>
            <w:r w:rsidRPr="00E23832">
              <w:t>0.0</w:t>
            </w:r>
            <w:r>
              <w:t>8</w:t>
            </w:r>
          </w:p>
        </w:tc>
      </w:tr>
      <w:tr w:rsidR="00E23832" w14:paraId="05886AEA" w14:textId="77777777" w:rsidTr="00640458">
        <w:trPr>
          <w:trHeight w:val="340"/>
        </w:trPr>
        <w:tc>
          <w:tcPr>
            <w:tcW w:w="2265" w:type="dxa"/>
            <w:vAlign w:val="center"/>
          </w:tcPr>
          <w:p w14:paraId="2F123F78" w14:textId="478D5B01" w:rsidR="00E23832" w:rsidRDefault="00E23832" w:rsidP="007D3019">
            <w:pPr>
              <w:keepNext/>
              <w:spacing w:line="360" w:lineRule="auto"/>
            </w:pPr>
            <w:r w:rsidRPr="00E23832">
              <w:t>Air pollution</w:t>
            </w:r>
          </w:p>
        </w:tc>
        <w:tc>
          <w:tcPr>
            <w:tcW w:w="2265" w:type="dxa"/>
            <w:vAlign w:val="center"/>
          </w:tcPr>
          <w:p w14:paraId="6A19B176" w14:textId="14E91B45" w:rsidR="00E23832" w:rsidRDefault="00E23832" w:rsidP="007D3019">
            <w:pPr>
              <w:keepNext/>
              <w:spacing w:line="360" w:lineRule="auto"/>
            </w:pPr>
            <w:r w:rsidRPr="00E23832">
              <w:t>0.1</w:t>
            </w:r>
            <w:r>
              <w:t>6</w:t>
            </w:r>
          </w:p>
        </w:tc>
        <w:tc>
          <w:tcPr>
            <w:tcW w:w="2266" w:type="dxa"/>
            <w:vAlign w:val="center"/>
          </w:tcPr>
          <w:p w14:paraId="76B9F805" w14:textId="4DC7DABE" w:rsidR="00E23832" w:rsidRDefault="00E23832" w:rsidP="007D3019">
            <w:pPr>
              <w:keepNext/>
              <w:spacing w:line="360" w:lineRule="auto"/>
            </w:pPr>
            <w:r w:rsidRPr="00E23832">
              <w:t>Waste management</w:t>
            </w:r>
          </w:p>
        </w:tc>
        <w:tc>
          <w:tcPr>
            <w:tcW w:w="2266" w:type="dxa"/>
            <w:vAlign w:val="center"/>
          </w:tcPr>
          <w:p w14:paraId="576CD732" w14:textId="071F791A" w:rsidR="00E23832" w:rsidRDefault="00E23832" w:rsidP="007D3019">
            <w:pPr>
              <w:keepNext/>
              <w:spacing w:line="360" w:lineRule="auto"/>
            </w:pPr>
            <w:r w:rsidRPr="00E23832">
              <w:t>0.0</w:t>
            </w:r>
            <w:r>
              <w:t>7</w:t>
            </w:r>
          </w:p>
        </w:tc>
      </w:tr>
      <w:tr w:rsidR="00E23832" w14:paraId="11ACEF1D" w14:textId="77777777" w:rsidTr="00640458">
        <w:trPr>
          <w:trHeight w:val="340"/>
        </w:trPr>
        <w:tc>
          <w:tcPr>
            <w:tcW w:w="2265" w:type="dxa"/>
            <w:vAlign w:val="center"/>
          </w:tcPr>
          <w:p w14:paraId="5D7A4D00" w14:textId="5D759842" w:rsidR="00E23832" w:rsidRDefault="00E23832" w:rsidP="007D3019">
            <w:pPr>
              <w:keepNext/>
              <w:spacing w:line="360" w:lineRule="auto"/>
            </w:pPr>
            <w:r w:rsidRPr="00E23832">
              <w:t>CO2 emissions</w:t>
            </w:r>
          </w:p>
        </w:tc>
        <w:tc>
          <w:tcPr>
            <w:tcW w:w="2265" w:type="dxa"/>
            <w:vAlign w:val="center"/>
          </w:tcPr>
          <w:p w14:paraId="37E8E978" w14:textId="035F1690" w:rsidR="00E23832" w:rsidRDefault="00E23832" w:rsidP="007D3019">
            <w:pPr>
              <w:keepNext/>
              <w:spacing w:line="360" w:lineRule="auto"/>
            </w:pPr>
            <w:r w:rsidRPr="00E23832">
              <w:t>0.1</w:t>
            </w:r>
            <w:r>
              <w:t>4</w:t>
            </w:r>
          </w:p>
        </w:tc>
        <w:tc>
          <w:tcPr>
            <w:tcW w:w="2266" w:type="dxa"/>
            <w:vAlign w:val="center"/>
          </w:tcPr>
          <w:p w14:paraId="7D516CB8" w14:textId="71F14C14" w:rsidR="00E23832" w:rsidRDefault="00E23832" w:rsidP="007D3019">
            <w:pPr>
              <w:keepNext/>
              <w:spacing w:line="360" w:lineRule="auto"/>
            </w:pPr>
            <w:r w:rsidRPr="00E23832">
              <w:t>Solar PV</w:t>
            </w:r>
          </w:p>
        </w:tc>
        <w:tc>
          <w:tcPr>
            <w:tcW w:w="2266" w:type="dxa"/>
            <w:vAlign w:val="center"/>
          </w:tcPr>
          <w:p w14:paraId="37C4BDAA" w14:textId="51009D31" w:rsidR="00E23832" w:rsidRDefault="00E23832" w:rsidP="007D3019">
            <w:pPr>
              <w:keepNext/>
              <w:spacing w:line="360" w:lineRule="auto"/>
            </w:pPr>
            <w:r w:rsidRPr="00E23832">
              <w:t>0.07</w:t>
            </w:r>
          </w:p>
        </w:tc>
      </w:tr>
      <w:tr w:rsidR="00E23832" w14:paraId="65191F7D" w14:textId="77777777" w:rsidTr="00640458">
        <w:trPr>
          <w:trHeight w:val="340"/>
        </w:trPr>
        <w:tc>
          <w:tcPr>
            <w:tcW w:w="2265" w:type="dxa"/>
            <w:vAlign w:val="center"/>
          </w:tcPr>
          <w:p w14:paraId="325DE289" w14:textId="1F9B3971" w:rsidR="00E23832" w:rsidRDefault="00E23832" w:rsidP="007D3019">
            <w:pPr>
              <w:keepNext/>
              <w:spacing w:line="360" w:lineRule="auto"/>
            </w:pPr>
            <w:r w:rsidRPr="00E23832">
              <w:t>Energy consumption</w:t>
            </w:r>
          </w:p>
        </w:tc>
        <w:tc>
          <w:tcPr>
            <w:tcW w:w="2265" w:type="dxa"/>
            <w:vAlign w:val="center"/>
          </w:tcPr>
          <w:p w14:paraId="56C861AF" w14:textId="20F77952" w:rsidR="00E23832" w:rsidRDefault="00E23832" w:rsidP="007D3019">
            <w:pPr>
              <w:keepNext/>
              <w:spacing w:line="360" w:lineRule="auto"/>
            </w:pPr>
            <w:r w:rsidRPr="00E23832">
              <w:t>0.12</w:t>
            </w:r>
          </w:p>
        </w:tc>
        <w:tc>
          <w:tcPr>
            <w:tcW w:w="2266" w:type="dxa"/>
            <w:vAlign w:val="center"/>
          </w:tcPr>
          <w:p w14:paraId="60584E17" w14:textId="50F60D63" w:rsidR="00E23832" w:rsidRDefault="00E23832" w:rsidP="007D3019">
            <w:pPr>
              <w:keepNext/>
              <w:spacing w:line="360" w:lineRule="auto"/>
            </w:pPr>
            <w:r w:rsidRPr="00E23832">
              <w:t>Households</w:t>
            </w:r>
          </w:p>
        </w:tc>
        <w:tc>
          <w:tcPr>
            <w:tcW w:w="2266" w:type="dxa"/>
            <w:vAlign w:val="center"/>
          </w:tcPr>
          <w:p w14:paraId="36B8A831" w14:textId="0A6C7D90" w:rsidR="00E23832" w:rsidRDefault="00E23832" w:rsidP="007D3019">
            <w:pPr>
              <w:keepNext/>
              <w:spacing w:line="360" w:lineRule="auto"/>
            </w:pPr>
            <w:r w:rsidRPr="00E23832">
              <w:t>0.06</w:t>
            </w:r>
          </w:p>
        </w:tc>
      </w:tr>
      <w:tr w:rsidR="00E23832" w14:paraId="1A198B7D" w14:textId="77777777" w:rsidTr="00640458">
        <w:trPr>
          <w:trHeight w:val="340"/>
        </w:trPr>
        <w:tc>
          <w:tcPr>
            <w:tcW w:w="2265" w:type="dxa"/>
            <w:vAlign w:val="center"/>
          </w:tcPr>
          <w:p w14:paraId="0FD9E763" w14:textId="7F19B4AE" w:rsidR="00E23832" w:rsidRDefault="00E23832" w:rsidP="007D3019">
            <w:pPr>
              <w:keepNext/>
              <w:spacing w:line="360" w:lineRule="auto"/>
            </w:pPr>
            <w:r w:rsidRPr="00E23832">
              <w:t>Urban governance</w:t>
            </w:r>
          </w:p>
        </w:tc>
        <w:tc>
          <w:tcPr>
            <w:tcW w:w="2265" w:type="dxa"/>
            <w:vAlign w:val="center"/>
          </w:tcPr>
          <w:p w14:paraId="358E86CD" w14:textId="18358055" w:rsidR="00E23832" w:rsidRDefault="00E23832" w:rsidP="007D3019">
            <w:pPr>
              <w:keepNext/>
              <w:spacing w:line="360" w:lineRule="auto"/>
            </w:pPr>
            <w:r w:rsidRPr="00E23832">
              <w:t>0.11</w:t>
            </w:r>
          </w:p>
        </w:tc>
        <w:tc>
          <w:tcPr>
            <w:tcW w:w="2266" w:type="dxa"/>
            <w:vAlign w:val="center"/>
          </w:tcPr>
          <w:p w14:paraId="37D6250A" w14:textId="5788FFF0" w:rsidR="00E23832" w:rsidRDefault="00E23832" w:rsidP="007D3019">
            <w:pPr>
              <w:keepNext/>
              <w:spacing w:line="360" w:lineRule="auto"/>
            </w:pPr>
            <w:r w:rsidRPr="00E23832">
              <w:t>Heat demand</w:t>
            </w:r>
          </w:p>
        </w:tc>
        <w:tc>
          <w:tcPr>
            <w:tcW w:w="2266" w:type="dxa"/>
            <w:vAlign w:val="center"/>
          </w:tcPr>
          <w:p w14:paraId="2D57BDCF" w14:textId="3DCF89D5" w:rsidR="00E23832" w:rsidRDefault="00E23832" w:rsidP="007D3019">
            <w:pPr>
              <w:keepNext/>
              <w:spacing w:line="360" w:lineRule="auto"/>
            </w:pPr>
            <w:r w:rsidRPr="00E23832">
              <w:t>0.06</w:t>
            </w:r>
          </w:p>
        </w:tc>
      </w:tr>
      <w:tr w:rsidR="00E23832" w14:paraId="5CB49270" w14:textId="77777777" w:rsidTr="00640458">
        <w:trPr>
          <w:trHeight w:val="340"/>
        </w:trPr>
        <w:tc>
          <w:tcPr>
            <w:tcW w:w="2265" w:type="dxa"/>
            <w:vAlign w:val="center"/>
          </w:tcPr>
          <w:p w14:paraId="5F9F9142" w14:textId="1662B37F" w:rsidR="00E23832" w:rsidRPr="00E23832" w:rsidRDefault="00E23832" w:rsidP="007D3019">
            <w:pPr>
              <w:keepNext/>
              <w:spacing w:line="360" w:lineRule="auto"/>
            </w:pPr>
            <w:r w:rsidRPr="00E23832">
              <w:t>Vehicles</w:t>
            </w:r>
          </w:p>
        </w:tc>
        <w:tc>
          <w:tcPr>
            <w:tcW w:w="2265" w:type="dxa"/>
            <w:vAlign w:val="center"/>
          </w:tcPr>
          <w:p w14:paraId="079479E1" w14:textId="638CDCB0" w:rsidR="00E23832" w:rsidRPr="00E23832" w:rsidRDefault="00E23832" w:rsidP="007D3019">
            <w:pPr>
              <w:keepNext/>
              <w:spacing w:line="360" w:lineRule="auto"/>
            </w:pPr>
            <w:r w:rsidRPr="00E23832">
              <w:t>0.10</w:t>
            </w:r>
          </w:p>
        </w:tc>
        <w:tc>
          <w:tcPr>
            <w:tcW w:w="2266" w:type="dxa"/>
            <w:vAlign w:val="center"/>
          </w:tcPr>
          <w:p w14:paraId="66146B9A" w14:textId="2DFB25B4" w:rsidR="00E23832" w:rsidRPr="00E23832" w:rsidRDefault="00E23832" w:rsidP="007D3019">
            <w:pPr>
              <w:keepNext/>
              <w:spacing w:line="360" w:lineRule="auto"/>
            </w:pPr>
            <w:r w:rsidRPr="00E23832">
              <w:t>Urban ecology</w:t>
            </w:r>
          </w:p>
        </w:tc>
        <w:tc>
          <w:tcPr>
            <w:tcW w:w="2266" w:type="dxa"/>
            <w:vAlign w:val="center"/>
          </w:tcPr>
          <w:p w14:paraId="3870DBFF" w14:textId="16E23519" w:rsidR="00E23832" w:rsidRPr="00E23832" w:rsidRDefault="00E23832" w:rsidP="007D3019">
            <w:pPr>
              <w:keepNext/>
              <w:spacing w:line="360" w:lineRule="auto"/>
            </w:pPr>
            <w:r w:rsidRPr="00E23832">
              <w:t>0.0</w:t>
            </w:r>
            <w:r>
              <w:t>5</w:t>
            </w:r>
          </w:p>
        </w:tc>
      </w:tr>
      <w:tr w:rsidR="00E23832" w14:paraId="2DCCC458" w14:textId="77777777" w:rsidTr="00640458">
        <w:trPr>
          <w:trHeight w:val="340"/>
        </w:trPr>
        <w:tc>
          <w:tcPr>
            <w:tcW w:w="2265" w:type="dxa"/>
            <w:vAlign w:val="center"/>
          </w:tcPr>
          <w:p w14:paraId="5FA01290" w14:textId="23953F88" w:rsidR="00E23832" w:rsidRPr="00E23832" w:rsidRDefault="00E23832" w:rsidP="007D3019">
            <w:pPr>
              <w:keepNext/>
              <w:spacing w:line="360" w:lineRule="auto"/>
            </w:pPr>
            <w:r w:rsidRPr="00E23832">
              <w:t>Climate adaptation</w:t>
            </w:r>
          </w:p>
        </w:tc>
        <w:tc>
          <w:tcPr>
            <w:tcW w:w="2265" w:type="dxa"/>
            <w:vAlign w:val="center"/>
          </w:tcPr>
          <w:p w14:paraId="1AF512C1" w14:textId="2FB31CE6" w:rsidR="00E23832" w:rsidRPr="00E23832" w:rsidRDefault="00E23832" w:rsidP="007D3019">
            <w:pPr>
              <w:keepNext/>
              <w:spacing w:line="360" w:lineRule="auto"/>
            </w:pPr>
            <w:r w:rsidRPr="00E23832">
              <w:t>0.10</w:t>
            </w:r>
          </w:p>
        </w:tc>
        <w:tc>
          <w:tcPr>
            <w:tcW w:w="2266" w:type="dxa"/>
            <w:vAlign w:val="center"/>
          </w:tcPr>
          <w:p w14:paraId="46DD33EE" w14:textId="05686AE4" w:rsidR="00E23832" w:rsidRPr="00E23832" w:rsidRDefault="00E23832" w:rsidP="007D3019">
            <w:pPr>
              <w:keepNext/>
              <w:spacing w:line="360" w:lineRule="auto"/>
            </w:pPr>
            <w:r w:rsidRPr="00E23832">
              <w:t>Green roofs</w:t>
            </w:r>
          </w:p>
        </w:tc>
        <w:tc>
          <w:tcPr>
            <w:tcW w:w="2266" w:type="dxa"/>
            <w:vAlign w:val="center"/>
          </w:tcPr>
          <w:p w14:paraId="2F1E05AF" w14:textId="11D95D4F" w:rsidR="00E23832" w:rsidRPr="00E23832" w:rsidRDefault="00E23832" w:rsidP="007D3019">
            <w:pPr>
              <w:keepNext/>
              <w:spacing w:line="360" w:lineRule="auto"/>
            </w:pPr>
            <w:r w:rsidRPr="00E23832">
              <w:t>0.04</w:t>
            </w:r>
          </w:p>
        </w:tc>
      </w:tr>
      <w:tr w:rsidR="00E23832" w14:paraId="063C0183" w14:textId="77777777" w:rsidTr="00640458">
        <w:trPr>
          <w:trHeight w:val="340"/>
        </w:trPr>
        <w:tc>
          <w:tcPr>
            <w:tcW w:w="2265" w:type="dxa"/>
            <w:tcBorders>
              <w:bottom w:val="single" w:sz="4" w:space="0" w:color="auto"/>
            </w:tcBorders>
            <w:vAlign w:val="center"/>
          </w:tcPr>
          <w:p w14:paraId="795CF0F4" w14:textId="4712A6AD" w:rsidR="00E23832" w:rsidRPr="00E23832" w:rsidRDefault="00E23832" w:rsidP="007D3019">
            <w:pPr>
              <w:keepNext/>
              <w:spacing w:line="360" w:lineRule="auto"/>
            </w:pPr>
            <w:r w:rsidRPr="00E23832">
              <w:t>Buildings</w:t>
            </w:r>
          </w:p>
        </w:tc>
        <w:tc>
          <w:tcPr>
            <w:tcW w:w="2265" w:type="dxa"/>
            <w:tcBorders>
              <w:bottom w:val="single" w:sz="4" w:space="0" w:color="auto"/>
            </w:tcBorders>
            <w:vAlign w:val="center"/>
          </w:tcPr>
          <w:p w14:paraId="7D94C9AE" w14:textId="31911B82" w:rsidR="00E23832" w:rsidRPr="00E23832" w:rsidRDefault="00E23832" w:rsidP="007D3019">
            <w:pPr>
              <w:keepNext/>
              <w:spacing w:line="360" w:lineRule="auto"/>
            </w:pPr>
            <w:r w:rsidRPr="00E23832">
              <w:t>0.10</w:t>
            </w:r>
          </w:p>
        </w:tc>
        <w:tc>
          <w:tcPr>
            <w:tcW w:w="2266" w:type="dxa"/>
            <w:tcBorders>
              <w:bottom w:val="single" w:sz="4" w:space="0" w:color="auto"/>
            </w:tcBorders>
          </w:tcPr>
          <w:p w14:paraId="500A20F4" w14:textId="77777777" w:rsidR="00E23832" w:rsidRPr="00E23832" w:rsidRDefault="00E23832" w:rsidP="007D3019">
            <w:pPr>
              <w:keepNext/>
              <w:spacing w:line="360" w:lineRule="auto"/>
            </w:pPr>
          </w:p>
        </w:tc>
        <w:tc>
          <w:tcPr>
            <w:tcW w:w="2266" w:type="dxa"/>
            <w:tcBorders>
              <w:bottom w:val="single" w:sz="4" w:space="0" w:color="auto"/>
            </w:tcBorders>
          </w:tcPr>
          <w:p w14:paraId="2F9F1D83" w14:textId="77777777" w:rsidR="00E23832" w:rsidRPr="00E23832" w:rsidRDefault="00E23832" w:rsidP="007D3019">
            <w:pPr>
              <w:keepNext/>
              <w:spacing w:line="360" w:lineRule="auto"/>
            </w:pPr>
          </w:p>
        </w:tc>
      </w:tr>
    </w:tbl>
    <w:p w14:paraId="392231A8" w14:textId="0186DC83" w:rsidR="00E23832" w:rsidRPr="00AC7706" w:rsidRDefault="00E23832" w:rsidP="007D3019">
      <w:pPr>
        <w:pStyle w:val="Caption"/>
        <w:spacing w:line="360" w:lineRule="auto"/>
        <w:rPr>
          <w:b/>
        </w:rPr>
      </w:pPr>
      <w:bookmarkStart w:id="170" w:name="_Ref512605435"/>
      <w:r w:rsidRPr="00AC7706">
        <w:rPr>
          <w:b/>
        </w:rPr>
        <w:t xml:space="preserve">Table </w:t>
      </w:r>
      <w:r w:rsidR="00D66384" w:rsidRPr="00AC7706">
        <w:rPr>
          <w:b/>
        </w:rPr>
        <w:fldChar w:fldCharType="begin"/>
      </w:r>
      <w:r w:rsidR="00D66384" w:rsidRPr="00AC7706">
        <w:rPr>
          <w:b/>
        </w:rPr>
        <w:instrText xml:space="preserve"> SEQ Table \* ARABIC </w:instrText>
      </w:r>
      <w:r w:rsidR="00D66384" w:rsidRPr="00AC7706">
        <w:rPr>
          <w:b/>
        </w:rPr>
        <w:fldChar w:fldCharType="separate"/>
      </w:r>
      <w:r w:rsidR="001470AD" w:rsidRPr="00AC7706">
        <w:rPr>
          <w:b/>
          <w:noProof/>
        </w:rPr>
        <w:t>3</w:t>
      </w:r>
      <w:r w:rsidR="00D66384" w:rsidRPr="00AC7706">
        <w:rPr>
          <w:b/>
          <w:noProof/>
        </w:rPr>
        <w:fldChar w:fldCharType="end"/>
      </w:r>
      <w:bookmarkEnd w:id="170"/>
      <w:r w:rsidRPr="00AC7706">
        <w:rPr>
          <w:b/>
        </w:rPr>
        <w:t>: Topic proportions of 'forward-looking' case studies</w:t>
      </w:r>
    </w:p>
    <w:p w14:paraId="6FD7CCD3" w14:textId="77777777" w:rsidR="00E23832" w:rsidRDefault="00E23832" w:rsidP="007D3019">
      <w:pPr>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1D7885" w14:paraId="09019182" w14:textId="77777777" w:rsidTr="00092586">
        <w:trPr>
          <w:trHeight w:val="20"/>
        </w:trPr>
        <w:tc>
          <w:tcPr>
            <w:tcW w:w="2265" w:type="dxa"/>
            <w:tcBorders>
              <w:top w:val="single" w:sz="4" w:space="0" w:color="auto"/>
              <w:bottom w:val="single" w:sz="4" w:space="0" w:color="auto"/>
            </w:tcBorders>
          </w:tcPr>
          <w:p w14:paraId="5B7D5DF8"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Region</w:t>
            </w:r>
          </w:p>
        </w:tc>
        <w:tc>
          <w:tcPr>
            <w:tcW w:w="2265" w:type="dxa"/>
            <w:tcBorders>
              <w:top w:val="single" w:sz="4" w:space="0" w:color="auto"/>
              <w:bottom w:val="single" w:sz="4" w:space="0" w:color="auto"/>
            </w:tcBorders>
          </w:tcPr>
          <w:p w14:paraId="738AE38F"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case studies</w:t>
            </w:r>
          </w:p>
        </w:tc>
        <w:tc>
          <w:tcPr>
            <w:tcW w:w="2266" w:type="dxa"/>
            <w:tcBorders>
              <w:top w:val="single" w:sz="4" w:space="0" w:color="auto"/>
              <w:bottom w:val="single" w:sz="4" w:space="0" w:color="auto"/>
            </w:tcBorders>
          </w:tcPr>
          <w:p w14:paraId="3248D771"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‘forward-looking’ studies</w:t>
            </w:r>
          </w:p>
        </w:tc>
        <w:tc>
          <w:tcPr>
            <w:tcW w:w="2266" w:type="dxa"/>
            <w:tcBorders>
              <w:top w:val="single" w:sz="4" w:space="0" w:color="auto"/>
              <w:bottom w:val="single" w:sz="4" w:space="0" w:color="auto"/>
            </w:tcBorders>
          </w:tcPr>
          <w:p w14:paraId="2F7DD282"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Fraction</w:t>
            </w:r>
          </w:p>
        </w:tc>
      </w:tr>
      <w:tr w:rsidR="001D7885" w14:paraId="22ED65AE" w14:textId="77777777" w:rsidTr="00092586">
        <w:trPr>
          <w:trHeight w:val="20"/>
        </w:trPr>
        <w:tc>
          <w:tcPr>
            <w:tcW w:w="2265" w:type="dxa"/>
            <w:tcBorders>
              <w:top w:val="single" w:sz="4" w:space="0" w:color="auto"/>
            </w:tcBorders>
            <w:vAlign w:val="center"/>
          </w:tcPr>
          <w:p w14:paraId="1C37D84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Africa</w:t>
            </w:r>
          </w:p>
        </w:tc>
        <w:tc>
          <w:tcPr>
            <w:tcW w:w="2265" w:type="dxa"/>
            <w:tcBorders>
              <w:top w:val="single" w:sz="4" w:space="0" w:color="auto"/>
            </w:tcBorders>
            <w:vAlign w:val="center"/>
          </w:tcPr>
          <w:p w14:paraId="25702003"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175</w:t>
            </w:r>
          </w:p>
        </w:tc>
        <w:tc>
          <w:tcPr>
            <w:tcW w:w="2266" w:type="dxa"/>
            <w:tcBorders>
              <w:top w:val="single" w:sz="4" w:space="0" w:color="auto"/>
            </w:tcBorders>
            <w:vAlign w:val="center"/>
          </w:tcPr>
          <w:p w14:paraId="5988EA3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4</w:t>
            </w:r>
          </w:p>
        </w:tc>
        <w:tc>
          <w:tcPr>
            <w:tcW w:w="2266" w:type="dxa"/>
            <w:tcBorders>
              <w:top w:val="single" w:sz="4" w:space="0" w:color="auto"/>
            </w:tcBorders>
            <w:vAlign w:val="center"/>
          </w:tcPr>
          <w:p w14:paraId="748EBCC9"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0.02</w:t>
            </w:r>
          </w:p>
        </w:tc>
      </w:tr>
      <w:tr w:rsidR="001D7885" w14:paraId="00B59512" w14:textId="77777777" w:rsidTr="00092586">
        <w:trPr>
          <w:trHeight w:val="20"/>
        </w:trPr>
        <w:tc>
          <w:tcPr>
            <w:tcW w:w="2265" w:type="dxa"/>
            <w:vAlign w:val="center"/>
          </w:tcPr>
          <w:p w14:paraId="08628507"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Asia</w:t>
            </w:r>
          </w:p>
        </w:tc>
        <w:tc>
          <w:tcPr>
            <w:tcW w:w="2265" w:type="dxa"/>
            <w:vAlign w:val="center"/>
          </w:tcPr>
          <w:p w14:paraId="4696159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1761</w:t>
            </w:r>
          </w:p>
        </w:tc>
        <w:tc>
          <w:tcPr>
            <w:tcW w:w="2266" w:type="dxa"/>
            <w:vAlign w:val="center"/>
          </w:tcPr>
          <w:p w14:paraId="06C7169A"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190</w:t>
            </w:r>
          </w:p>
        </w:tc>
        <w:tc>
          <w:tcPr>
            <w:tcW w:w="2266" w:type="dxa"/>
            <w:vAlign w:val="center"/>
          </w:tcPr>
          <w:p w14:paraId="1EBAD62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0.10</w:t>
            </w:r>
          </w:p>
        </w:tc>
      </w:tr>
      <w:tr w:rsidR="001D7885" w14:paraId="2CBCC703" w14:textId="77777777" w:rsidTr="00092586">
        <w:trPr>
          <w:trHeight w:val="20"/>
        </w:trPr>
        <w:tc>
          <w:tcPr>
            <w:tcW w:w="2265" w:type="dxa"/>
            <w:vAlign w:val="center"/>
          </w:tcPr>
          <w:p w14:paraId="512488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Europe</w:t>
            </w:r>
          </w:p>
        </w:tc>
        <w:tc>
          <w:tcPr>
            <w:tcW w:w="2265" w:type="dxa"/>
            <w:vAlign w:val="center"/>
          </w:tcPr>
          <w:p w14:paraId="018D53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1207</w:t>
            </w:r>
          </w:p>
        </w:tc>
        <w:tc>
          <w:tcPr>
            <w:tcW w:w="2266" w:type="dxa"/>
            <w:vAlign w:val="center"/>
          </w:tcPr>
          <w:p w14:paraId="25D9969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129</w:t>
            </w:r>
          </w:p>
        </w:tc>
        <w:tc>
          <w:tcPr>
            <w:tcW w:w="2266" w:type="dxa"/>
            <w:vAlign w:val="center"/>
          </w:tcPr>
          <w:p w14:paraId="27741E5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4FB5E207" w14:textId="77777777" w:rsidTr="00092586">
        <w:trPr>
          <w:trHeight w:val="20"/>
        </w:trPr>
        <w:tc>
          <w:tcPr>
            <w:tcW w:w="2265" w:type="dxa"/>
            <w:vAlign w:val="center"/>
          </w:tcPr>
          <w:p w14:paraId="612B80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Latin America</w:t>
            </w:r>
          </w:p>
        </w:tc>
        <w:tc>
          <w:tcPr>
            <w:tcW w:w="2265" w:type="dxa"/>
            <w:vAlign w:val="center"/>
          </w:tcPr>
          <w:p w14:paraId="5CE56F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246</w:t>
            </w:r>
          </w:p>
        </w:tc>
        <w:tc>
          <w:tcPr>
            <w:tcW w:w="2266" w:type="dxa"/>
            <w:vAlign w:val="center"/>
          </w:tcPr>
          <w:p w14:paraId="69040C4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26</w:t>
            </w:r>
          </w:p>
        </w:tc>
        <w:tc>
          <w:tcPr>
            <w:tcW w:w="2266" w:type="dxa"/>
            <w:vAlign w:val="center"/>
          </w:tcPr>
          <w:p w14:paraId="5B57BB3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6E7F0A39" w14:textId="77777777" w:rsidTr="00092586">
        <w:trPr>
          <w:trHeight w:val="20"/>
        </w:trPr>
        <w:tc>
          <w:tcPr>
            <w:tcW w:w="2265" w:type="dxa"/>
            <w:vAlign w:val="center"/>
          </w:tcPr>
          <w:p w14:paraId="0FAD1777"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North America</w:t>
            </w:r>
          </w:p>
        </w:tc>
        <w:tc>
          <w:tcPr>
            <w:tcW w:w="2265" w:type="dxa"/>
            <w:vAlign w:val="center"/>
          </w:tcPr>
          <w:p w14:paraId="7E69D970"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1126</w:t>
            </w:r>
          </w:p>
        </w:tc>
        <w:tc>
          <w:tcPr>
            <w:tcW w:w="2266" w:type="dxa"/>
            <w:vAlign w:val="center"/>
          </w:tcPr>
          <w:p w14:paraId="3DC79A25" w14:textId="77777777" w:rsidR="001D7885" w:rsidRPr="00E23832" w:rsidRDefault="001D7885" w:rsidP="007D3019">
            <w:pPr>
              <w:keepNext/>
              <w:spacing w:line="360" w:lineRule="auto"/>
              <w:rPr>
                <w:rFonts w:cstheme="minorHAnsi"/>
              </w:rPr>
            </w:pPr>
            <w:r w:rsidRPr="00D96CF7">
              <w:rPr>
                <w:rFonts w:eastAsia="Times New Roman" w:cstheme="minorHAnsi"/>
                <w:color w:val="000000"/>
              </w:rPr>
              <w:t>84</w:t>
            </w:r>
          </w:p>
        </w:tc>
        <w:tc>
          <w:tcPr>
            <w:tcW w:w="2266" w:type="dxa"/>
            <w:vAlign w:val="center"/>
          </w:tcPr>
          <w:p w14:paraId="2D714C0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0.07</w:t>
            </w:r>
          </w:p>
        </w:tc>
      </w:tr>
      <w:tr w:rsidR="001D7885" w14:paraId="505AC74F" w14:textId="77777777" w:rsidTr="00092586">
        <w:trPr>
          <w:trHeight w:val="20"/>
        </w:trPr>
        <w:tc>
          <w:tcPr>
            <w:tcW w:w="2265" w:type="dxa"/>
            <w:tcBorders>
              <w:bottom w:val="single" w:sz="4" w:space="0" w:color="auto"/>
            </w:tcBorders>
            <w:vAlign w:val="center"/>
          </w:tcPr>
          <w:p w14:paraId="1AB830CF"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Oceania</w:t>
            </w:r>
          </w:p>
        </w:tc>
        <w:tc>
          <w:tcPr>
            <w:tcW w:w="2265" w:type="dxa"/>
            <w:tcBorders>
              <w:bottom w:val="single" w:sz="4" w:space="0" w:color="auto"/>
            </w:tcBorders>
            <w:vAlign w:val="center"/>
          </w:tcPr>
          <w:p w14:paraId="273531AB"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184</w:t>
            </w:r>
          </w:p>
        </w:tc>
        <w:tc>
          <w:tcPr>
            <w:tcW w:w="2266" w:type="dxa"/>
            <w:tcBorders>
              <w:bottom w:val="single" w:sz="4" w:space="0" w:color="auto"/>
            </w:tcBorders>
            <w:vAlign w:val="center"/>
          </w:tcPr>
          <w:p w14:paraId="3EBF3700"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w:t>
            </w:r>
          </w:p>
        </w:tc>
        <w:tc>
          <w:tcPr>
            <w:tcW w:w="2266" w:type="dxa"/>
            <w:tcBorders>
              <w:bottom w:val="single" w:sz="4" w:space="0" w:color="auto"/>
            </w:tcBorders>
            <w:vAlign w:val="center"/>
          </w:tcPr>
          <w:p w14:paraId="48ADD89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0.10</w:t>
            </w:r>
          </w:p>
        </w:tc>
      </w:tr>
    </w:tbl>
    <w:p w14:paraId="459D1337" w14:textId="77777777" w:rsidR="001D7885" w:rsidRPr="00AC7706" w:rsidRDefault="001D7885" w:rsidP="007D3019">
      <w:pPr>
        <w:pStyle w:val="Caption"/>
        <w:spacing w:line="360" w:lineRule="auto"/>
        <w:rPr>
          <w:b/>
        </w:rPr>
      </w:pPr>
      <w:bookmarkStart w:id="171" w:name="_Ref512605458"/>
      <w:r w:rsidRPr="00AC7706">
        <w:rPr>
          <w:b/>
        </w:rPr>
        <w:t xml:space="preserve">Table </w:t>
      </w:r>
      <w:r w:rsidR="00D66384" w:rsidRPr="00AC7706">
        <w:rPr>
          <w:b/>
        </w:rPr>
        <w:fldChar w:fldCharType="begin"/>
      </w:r>
      <w:r w:rsidR="00D66384" w:rsidRPr="00AC7706">
        <w:rPr>
          <w:b/>
        </w:rPr>
        <w:instrText xml:space="preserve"> SEQ Table \* ARABIC </w:instrText>
      </w:r>
      <w:r w:rsidR="00D66384" w:rsidRPr="00AC7706">
        <w:rPr>
          <w:b/>
        </w:rPr>
        <w:fldChar w:fldCharType="separate"/>
      </w:r>
      <w:r w:rsidR="001470AD" w:rsidRPr="00AC7706">
        <w:rPr>
          <w:b/>
          <w:noProof/>
        </w:rPr>
        <w:t>4</w:t>
      </w:r>
      <w:r w:rsidR="00D66384" w:rsidRPr="00AC7706">
        <w:rPr>
          <w:b/>
          <w:noProof/>
        </w:rPr>
        <w:fldChar w:fldCharType="end"/>
      </w:r>
      <w:bookmarkEnd w:id="171"/>
      <w:r w:rsidRPr="00AC7706">
        <w:rPr>
          <w:b/>
        </w:rPr>
        <w:t>: Regional coverage of 'forward-looking' case studies</w:t>
      </w:r>
    </w:p>
    <w:p w14:paraId="4B6708E7" w14:textId="77777777" w:rsidR="00092586" w:rsidRPr="00092586" w:rsidRDefault="00092586" w:rsidP="007D3019">
      <w:pPr>
        <w:spacing w:line="360" w:lineRule="auto"/>
      </w:pPr>
    </w:p>
    <w:p w14:paraId="2F7171E4" w14:textId="77777777" w:rsidR="00C6067A" w:rsidRDefault="00C6067A" w:rsidP="007D3019">
      <w:pPr>
        <w:keepNext/>
        <w:spacing w:line="360" w:lineRule="auto"/>
      </w:pPr>
      <w:r>
        <w:rPr>
          <w:rFonts w:ascii="Calibri" w:eastAsia="Calibri" w:hAnsi="Calibri" w:cs="Calibri"/>
          <w:noProof/>
        </w:rPr>
        <w:lastRenderedPageBreak/>
        <w:drawing>
          <wp:inline distT="0" distB="0" distL="0" distR="0" wp14:anchorId="5A473E16" wp14:editId="32FCF4C4">
            <wp:extent cx="4434849" cy="303124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_Fig_comparati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4849" cy="3031242"/>
                    </a:xfrm>
                    <a:prstGeom prst="rect">
                      <a:avLst/>
                    </a:prstGeom>
                  </pic:spPr>
                </pic:pic>
              </a:graphicData>
            </a:graphic>
          </wp:inline>
        </w:drawing>
      </w:r>
    </w:p>
    <w:p w14:paraId="1F550CDD" w14:textId="1E4B8D13" w:rsidR="00C6067A" w:rsidRDefault="00C6067A" w:rsidP="007D3019">
      <w:pPr>
        <w:pStyle w:val="Caption"/>
        <w:spacing w:line="360" w:lineRule="auto"/>
        <w:rPr>
          <w:b/>
        </w:rPr>
      </w:pPr>
      <w:bookmarkStart w:id="172" w:name="_Ref512332084"/>
      <w:r w:rsidRPr="002D518F">
        <w:rPr>
          <w:b/>
        </w:rPr>
        <w:t xml:space="preserve">Figure </w:t>
      </w:r>
      <w:r w:rsidR="00BC536B">
        <w:rPr>
          <w:b/>
        </w:rPr>
        <w:fldChar w:fldCharType="begin"/>
      </w:r>
      <w:r w:rsidR="00BC536B">
        <w:rPr>
          <w:b/>
        </w:rPr>
        <w:instrText xml:space="preserve"> SEQ Figure \* ARABIC </w:instrText>
      </w:r>
      <w:r w:rsidR="00BC536B">
        <w:rPr>
          <w:b/>
        </w:rPr>
        <w:fldChar w:fldCharType="separate"/>
      </w:r>
      <w:r w:rsidR="00113953">
        <w:rPr>
          <w:b/>
          <w:noProof/>
        </w:rPr>
        <w:t>7</w:t>
      </w:r>
      <w:r w:rsidR="00BC536B">
        <w:rPr>
          <w:b/>
        </w:rPr>
        <w:fldChar w:fldCharType="end"/>
      </w:r>
      <w:bookmarkEnd w:id="172"/>
      <w:r w:rsidRPr="002D518F">
        <w:rPr>
          <w:b/>
        </w:rPr>
        <w:t>: Number of cities mentioned in comparative studies</w:t>
      </w:r>
    </w:p>
    <w:sectPr w:rsidR="00C6067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Jan Minx" w:date="2018-06-20T06:22:00Z" w:initials="JM">
    <w:p w14:paraId="01064116" w14:textId="7A92F18D" w:rsidR="00A0274C" w:rsidRDefault="00A0274C" w:rsidP="00AF086E">
      <w:pPr>
        <w:pStyle w:val="CommentText"/>
        <w:numPr>
          <w:ilvl w:val="0"/>
          <w:numId w:val="7"/>
        </w:numPr>
      </w:pPr>
      <w:r>
        <w:t xml:space="preserve"> Maybe more language at the beginning on what we want to know: what works well under what circumstances. What is then the role of case study evidence. I infused some language later on that might be pulled up?</w:t>
      </w:r>
    </w:p>
    <w:p w14:paraId="77ECA4C6" w14:textId="0F80382C" w:rsidR="00A0274C" w:rsidRDefault="00A0274C" w:rsidP="001C195E">
      <w:pPr>
        <w:pStyle w:val="CommentText"/>
        <w:numPr>
          <w:ilvl w:val="0"/>
          <w:numId w:val="7"/>
        </w:numPr>
      </w:pPr>
      <w:r>
        <w:t xml:space="preserve">What about using our treasure to filling some of the data gaps that are vast in urban research? E.G. </w:t>
      </w:r>
      <w:r>
        <w:rPr>
          <w:rStyle w:val="CommentReference"/>
        </w:rPr>
        <w:annotationRef/>
      </w:r>
      <w:r>
        <w:t>what about the collection of quantitative information from case studies to fill research gaps? But similarly for qualitiativeinformation.</w:t>
      </w:r>
    </w:p>
  </w:comment>
  <w:comment w:id="15" w:author="Jan Minx" w:date="2018-06-20T05:48:00Z" w:initials="JM">
    <w:p w14:paraId="03E963D6" w14:textId="27E09F13" w:rsidR="00A0274C" w:rsidRDefault="00A0274C">
      <w:pPr>
        <w:pStyle w:val="CommentText"/>
      </w:pPr>
      <w:r>
        <w:rPr>
          <w:rStyle w:val="CommentReference"/>
        </w:rPr>
        <w:annotationRef/>
      </w:r>
      <w:r>
        <w:t>Have you looked at the recent NCC commentaries in NCC?</w:t>
      </w:r>
    </w:p>
    <w:p w14:paraId="6F435E10" w14:textId="61CF30D4" w:rsidR="00A0274C" w:rsidRDefault="00A0274C">
      <w:pPr>
        <w:pStyle w:val="CommentText"/>
      </w:pPr>
      <w:hyperlink r:id="rId1" w:history="1">
        <w:r w:rsidRPr="003B26DD">
          <w:rPr>
            <w:rStyle w:val="Hyperlink"/>
          </w:rPr>
          <w:t>https://www.nature.com/articles/s41893-017-0013-9</w:t>
        </w:r>
      </w:hyperlink>
    </w:p>
    <w:p w14:paraId="2F89DC25" w14:textId="5F9A165B" w:rsidR="00A0274C" w:rsidRDefault="00A0274C">
      <w:pPr>
        <w:pStyle w:val="CommentText"/>
      </w:pPr>
      <w:hyperlink r:id="rId2" w:history="1">
        <w:r w:rsidRPr="003B26DD">
          <w:rPr>
            <w:rStyle w:val="Hyperlink"/>
          </w:rPr>
          <w:t>https://www.nature.com/articles/s41558-018-0100-6</w:t>
        </w:r>
      </w:hyperlink>
    </w:p>
    <w:p w14:paraId="6BFDF2AF" w14:textId="33F01103" w:rsidR="00A0274C" w:rsidRDefault="00A0274C">
      <w:pPr>
        <w:pStyle w:val="CommentText"/>
      </w:pPr>
      <w:hyperlink r:id="rId3" w:history="1">
        <w:r w:rsidRPr="003B26DD">
          <w:rPr>
            <w:rStyle w:val="Hyperlink"/>
          </w:rPr>
          <w:t>https://www.nature.com/articles/s41558-018-0101-5</w:t>
        </w:r>
      </w:hyperlink>
    </w:p>
    <w:p w14:paraId="1CCC5B0E" w14:textId="77777777" w:rsidR="00A0274C" w:rsidRDefault="00A0274C">
      <w:pPr>
        <w:pStyle w:val="CommentText"/>
      </w:pPr>
    </w:p>
  </w:comment>
  <w:comment w:id="18" w:author="Jan Minx" w:date="2018-06-20T06:25:00Z" w:initials="JM">
    <w:p w14:paraId="1D6FFB87" w14:textId="6F74D279" w:rsidR="00A0274C" w:rsidRDefault="00A0274C">
      <w:pPr>
        <w:pStyle w:val="CommentText"/>
      </w:pPr>
      <w:r>
        <w:rPr>
          <w:rStyle w:val="CommentReference"/>
        </w:rPr>
        <w:annotationRef/>
      </w:r>
      <w:r>
        <w:t>why is it only across topics?</w:t>
      </w:r>
    </w:p>
    <w:p w14:paraId="6FBB669D" w14:textId="035C7C37" w:rsidR="00A0274C" w:rsidRDefault="00A0274C">
      <w:pPr>
        <w:pStyle w:val="CommentText"/>
      </w:pPr>
    </w:p>
    <w:p w14:paraId="0E16021B" w14:textId="0FC53DCA" w:rsidR="00A0274C" w:rsidRDefault="00A0274C">
      <w:pPr>
        <w:pStyle w:val="CommentText"/>
      </w:pPr>
      <w:r>
        <w:t>If there is lots on one topic we can study and understand variation -&gt; this also facilitates learning</w:t>
      </w:r>
    </w:p>
  </w:comment>
  <w:comment w:id="19" w:author="William Lamb" w:date="2018-06-20T10:01:00Z" w:initials="WL">
    <w:p w14:paraId="3B322085" w14:textId="6092F512" w:rsidR="00A0274C" w:rsidRDefault="00A0274C">
      <w:pPr>
        <w:pStyle w:val="CommentText"/>
      </w:pPr>
      <w:r>
        <w:rPr>
          <w:rStyle w:val="CommentReference"/>
        </w:rPr>
        <w:annotationRef/>
      </w:r>
      <w:r>
        <w:t>Don’t understand this point. Doubtful that there is enough quality studies on a single issue in a single city to analyse variation.</w:t>
      </w:r>
    </w:p>
  </w:comment>
  <w:comment w:id="43" w:author="Jan Minx" w:date="2018-06-20T06:25:00Z" w:initials="JM">
    <w:p w14:paraId="3369E6C9" w14:textId="58E9D3D2" w:rsidR="00A0274C" w:rsidRDefault="00A0274C">
      <w:pPr>
        <w:pStyle w:val="CommentText"/>
      </w:pPr>
      <w:r>
        <w:rPr>
          <w:rStyle w:val="CommentReference"/>
        </w:rPr>
        <w:annotationRef/>
      </w:r>
      <w:r>
        <w:t>Connection no longer works</w:t>
      </w:r>
    </w:p>
  </w:comment>
  <w:comment w:id="144" w:author="Jan Minx" w:date="2018-06-20T06:58:00Z" w:initials="JM">
    <w:p w14:paraId="3FE20505" w14:textId="45EE5E05" w:rsidR="00A0274C" w:rsidRDefault="00A0274C">
      <w:pPr>
        <w:pStyle w:val="CommentText"/>
      </w:pPr>
      <w:r>
        <w:rPr>
          <w:rStyle w:val="CommentReference"/>
        </w:rPr>
        <w:annotationRef/>
      </w:r>
      <w:r>
        <w:t xml:space="preserve">Really?we need to reframe this from my perspective… </w:t>
      </w:r>
    </w:p>
    <w:p w14:paraId="6499B3E4" w14:textId="77971601" w:rsidR="00A0274C" w:rsidRDefault="00A0274C">
      <w:pPr>
        <w:pStyle w:val="CommentText"/>
      </w:pPr>
    </w:p>
    <w:p w14:paraId="7A341EF1" w14:textId="64BE1B7B" w:rsidR="00A0274C" w:rsidRDefault="00A0274C">
      <w:pPr>
        <w:pStyle w:val="CommentText"/>
      </w:pPr>
      <w:r>
        <w:t>I would play the card- we have this treasure, but do not really know how it looks. We start lifting it by providing by providing an evidence map.</w:t>
      </w:r>
    </w:p>
    <w:p w14:paraId="6C313A83" w14:textId="379EA4F5" w:rsidR="00A0274C" w:rsidRDefault="00A0274C">
      <w:pPr>
        <w:pStyle w:val="CommentText"/>
      </w:pPr>
    </w:p>
    <w:p w14:paraId="5C2B1E19" w14:textId="16751A99" w:rsidR="00A0274C" w:rsidRDefault="00A0274C">
      <w:pPr>
        <w:pStyle w:val="CommentText"/>
      </w:pPr>
      <w:r>
        <w:t>Can we continue this discussion on evidence from there? Need to tell you about my call with Neal yesterday.</w:t>
      </w:r>
    </w:p>
  </w:comment>
  <w:comment w:id="145" w:author="William Lamb" w:date="2018-06-20T10:01:00Z" w:initials="WL">
    <w:p w14:paraId="586DC2AF" w14:textId="5B7E80E9" w:rsidR="00A0274C" w:rsidRDefault="00A0274C">
      <w:pPr>
        <w:pStyle w:val="CommentText"/>
      </w:pPr>
      <w:r>
        <w:rPr>
          <w:rStyle w:val="CommentReference"/>
        </w:rPr>
        <w:annotationRef/>
      </w:r>
      <w:r>
        <w:t>See previous para</w:t>
      </w:r>
    </w:p>
  </w:comment>
  <w:comment w:id="151" w:author="William Lamb" w:date="2018-06-13T16:30:00Z" w:initials="WL">
    <w:p w14:paraId="392D0747" w14:textId="45A73C0A" w:rsidR="00A0274C" w:rsidRDefault="00A0274C">
      <w:pPr>
        <w:pStyle w:val="CommentText"/>
      </w:pPr>
      <w:r>
        <w:rPr>
          <w:rStyle w:val="CommentReference"/>
        </w:rPr>
        <w:annotationRef/>
      </w:r>
      <w:r>
        <w:t>@Max: Can you mention marginal topic distribution in simple language? And topic proportions in papers? This is relevant in the paragraph after next.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ECA4C6" w15:done="0"/>
  <w15:commentEx w15:paraId="1CCC5B0E" w15:done="0"/>
  <w15:commentEx w15:paraId="0E16021B" w15:done="0"/>
  <w15:commentEx w15:paraId="3B322085" w15:paraIdParent="0E16021B" w15:done="0"/>
  <w15:commentEx w15:paraId="3369E6C9" w15:done="0"/>
  <w15:commentEx w15:paraId="5C2B1E19" w15:done="0"/>
  <w15:commentEx w15:paraId="586DC2AF" w15:paraIdParent="5C2B1E19" w15:done="0"/>
  <w15:commentEx w15:paraId="392D074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A7050E" w14:textId="77777777" w:rsidR="00D23BAC" w:rsidRDefault="00D23BAC" w:rsidP="00BE27EB">
      <w:pPr>
        <w:spacing w:after="0" w:line="240" w:lineRule="auto"/>
      </w:pPr>
      <w:r>
        <w:separator/>
      </w:r>
    </w:p>
  </w:endnote>
  <w:endnote w:type="continuationSeparator" w:id="0">
    <w:p w14:paraId="3AABC947" w14:textId="77777777" w:rsidR="00D23BAC" w:rsidRDefault="00D23BAC" w:rsidP="00BE27EB">
      <w:pPr>
        <w:spacing w:after="0" w:line="240" w:lineRule="auto"/>
      </w:pPr>
      <w:r>
        <w:continuationSeparator/>
      </w:r>
    </w:p>
  </w:endnote>
  <w:endnote w:type="continuationNotice" w:id="1">
    <w:p w14:paraId="4B02ACB4" w14:textId="77777777" w:rsidR="00D23BAC" w:rsidRDefault="00D23B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BE9AFB" w14:textId="77777777" w:rsidR="00D23BAC" w:rsidRDefault="00D23BAC" w:rsidP="00BE27EB">
      <w:pPr>
        <w:spacing w:after="0" w:line="240" w:lineRule="auto"/>
      </w:pPr>
      <w:r>
        <w:separator/>
      </w:r>
    </w:p>
  </w:footnote>
  <w:footnote w:type="continuationSeparator" w:id="0">
    <w:p w14:paraId="6E27D044" w14:textId="77777777" w:rsidR="00D23BAC" w:rsidRDefault="00D23BAC" w:rsidP="00BE27EB">
      <w:pPr>
        <w:spacing w:after="0" w:line="240" w:lineRule="auto"/>
      </w:pPr>
      <w:r>
        <w:continuationSeparator/>
      </w:r>
    </w:p>
  </w:footnote>
  <w:footnote w:type="continuationNotice" w:id="1">
    <w:p w14:paraId="7163E5EE" w14:textId="77777777" w:rsidR="00D23BAC" w:rsidRDefault="00D23BA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6"/>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Jan Minx">
    <w15:presenceInfo w15:providerId="AD" w15:userId="S-1-5-21-1111795796-3109892168-2533273803-1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25FD8"/>
    <w:rsid w:val="00031989"/>
    <w:rsid w:val="000349C6"/>
    <w:rsid w:val="00035471"/>
    <w:rsid w:val="0003586C"/>
    <w:rsid w:val="00045725"/>
    <w:rsid w:val="0005275F"/>
    <w:rsid w:val="00053266"/>
    <w:rsid w:val="0005750C"/>
    <w:rsid w:val="0005792C"/>
    <w:rsid w:val="00060A41"/>
    <w:rsid w:val="000628D2"/>
    <w:rsid w:val="00064E70"/>
    <w:rsid w:val="000713E9"/>
    <w:rsid w:val="00075470"/>
    <w:rsid w:val="00075561"/>
    <w:rsid w:val="00077773"/>
    <w:rsid w:val="00080504"/>
    <w:rsid w:val="00084749"/>
    <w:rsid w:val="00085FD6"/>
    <w:rsid w:val="00087DBC"/>
    <w:rsid w:val="00090D00"/>
    <w:rsid w:val="00092586"/>
    <w:rsid w:val="00095F6C"/>
    <w:rsid w:val="00097892"/>
    <w:rsid w:val="000A0BB2"/>
    <w:rsid w:val="000A1837"/>
    <w:rsid w:val="000A1E3D"/>
    <w:rsid w:val="000A5F74"/>
    <w:rsid w:val="000A637E"/>
    <w:rsid w:val="000B348F"/>
    <w:rsid w:val="000B4021"/>
    <w:rsid w:val="000B5AD6"/>
    <w:rsid w:val="000B6B9E"/>
    <w:rsid w:val="000C2710"/>
    <w:rsid w:val="000C4464"/>
    <w:rsid w:val="000C4A50"/>
    <w:rsid w:val="000C7A72"/>
    <w:rsid w:val="000D3BA0"/>
    <w:rsid w:val="000D6B84"/>
    <w:rsid w:val="000D7FE3"/>
    <w:rsid w:val="000E150D"/>
    <w:rsid w:val="000E4B75"/>
    <w:rsid w:val="000E53A6"/>
    <w:rsid w:val="000F19D9"/>
    <w:rsid w:val="001013BB"/>
    <w:rsid w:val="001034B7"/>
    <w:rsid w:val="001035BF"/>
    <w:rsid w:val="00103FC8"/>
    <w:rsid w:val="00104F07"/>
    <w:rsid w:val="00111C51"/>
    <w:rsid w:val="00111FED"/>
    <w:rsid w:val="00113953"/>
    <w:rsid w:val="00113D4D"/>
    <w:rsid w:val="00113FB9"/>
    <w:rsid w:val="00123B3F"/>
    <w:rsid w:val="00123B4E"/>
    <w:rsid w:val="001278B3"/>
    <w:rsid w:val="00133464"/>
    <w:rsid w:val="00134659"/>
    <w:rsid w:val="0013797E"/>
    <w:rsid w:val="00140402"/>
    <w:rsid w:val="0014356A"/>
    <w:rsid w:val="00145983"/>
    <w:rsid w:val="001470AD"/>
    <w:rsid w:val="001478B9"/>
    <w:rsid w:val="00153D84"/>
    <w:rsid w:val="001544AF"/>
    <w:rsid w:val="00156121"/>
    <w:rsid w:val="00157EFA"/>
    <w:rsid w:val="00160D1B"/>
    <w:rsid w:val="00164543"/>
    <w:rsid w:val="001654D4"/>
    <w:rsid w:val="00166C51"/>
    <w:rsid w:val="00173E10"/>
    <w:rsid w:val="001749E2"/>
    <w:rsid w:val="001754F8"/>
    <w:rsid w:val="00176007"/>
    <w:rsid w:val="00184528"/>
    <w:rsid w:val="001857F0"/>
    <w:rsid w:val="00187F77"/>
    <w:rsid w:val="0019060A"/>
    <w:rsid w:val="00190846"/>
    <w:rsid w:val="001A0AAD"/>
    <w:rsid w:val="001A2967"/>
    <w:rsid w:val="001A6A89"/>
    <w:rsid w:val="001A6B8C"/>
    <w:rsid w:val="001A6F37"/>
    <w:rsid w:val="001B33D1"/>
    <w:rsid w:val="001B3F48"/>
    <w:rsid w:val="001B4DF4"/>
    <w:rsid w:val="001B5162"/>
    <w:rsid w:val="001B6993"/>
    <w:rsid w:val="001C195E"/>
    <w:rsid w:val="001C3638"/>
    <w:rsid w:val="001C3C21"/>
    <w:rsid w:val="001C3DFA"/>
    <w:rsid w:val="001D32E0"/>
    <w:rsid w:val="001D7885"/>
    <w:rsid w:val="001E2305"/>
    <w:rsid w:val="001E5275"/>
    <w:rsid w:val="001E5C77"/>
    <w:rsid w:val="001F0676"/>
    <w:rsid w:val="001F217D"/>
    <w:rsid w:val="001F3110"/>
    <w:rsid w:val="001F5CA6"/>
    <w:rsid w:val="002006A1"/>
    <w:rsid w:val="002030BF"/>
    <w:rsid w:val="00205647"/>
    <w:rsid w:val="002062CB"/>
    <w:rsid w:val="00206897"/>
    <w:rsid w:val="00206C68"/>
    <w:rsid w:val="00207274"/>
    <w:rsid w:val="002076D8"/>
    <w:rsid w:val="00207CAB"/>
    <w:rsid w:val="002113CC"/>
    <w:rsid w:val="0021142C"/>
    <w:rsid w:val="0021688B"/>
    <w:rsid w:val="00217A56"/>
    <w:rsid w:val="002208EB"/>
    <w:rsid w:val="00224063"/>
    <w:rsid w:val="00224419"/>
    <w:rsid w:val="00226944"/>
    <w:rsid w:val="00232DE4"/>
    <w:rsid w:val="00235024"/>
    <w:rsid w:val="00235397"/>
    <w:rsid w:val="00242118"/>
    <w:rsid w:val="00243CA7"/>
    <w:rsid w:val="002448F1"/>
    <w:rsid w:val="0024728A"/>
    <w:rsid w:val="0025301F"/>
    <w:rsid w:val="00255BFC"/>
    <w:rsid w:val="002620FF"/>
    <w:rsid w:val="0026325D"/>
    <w:rsid w:val="00263CAD"/>
    <w:rsid w:val="002701BA"/>
    <w:rsid w:val="00271A62"/>
    <w:rsid w:val="002732EE"/>
    <w:rsid w:val="00274DF0"/>
    <w:rsid w:val="002827D1"/>
    <w:rsid w:val="00282E70"/>
    <w:rsid w:val="00287B3B"/>
    <w:rsid w:val="00287EC3"/>
    <w:rsid w:val="00292CC0"/>
    <w:rsid w:val="00294705"/>
    <w:rsid w:val="00295013"/>
    <w:rsid w:val="00295213"/>
    <w:rsid w:val="00296D0E"/>
    <w:rsid w:val="002975BD"/>
    <w:rsid w:val="002A1266"/>
    <w:rsid w:val="002A1985"/>
    <w:rsid w:val="002A1EFC"/>
    <w:rsid w:val="002A1FFB"/>
    <w:rsid w:val="002A1FFC"/>
    <w:rsid w:val="002A6A5B"/>
    <w:rsid w:val="002A79B5"/>
    <w:rsid w:val="002B0012"/>
    <w:rsid w:val="002B274F"/>
    <w:rsid w:val="002B33D5"/>
    <w:rsid w:val="002B5678"/>
    <w:rsid w:val="002B5AD5"/>
    <w:rsid w:val="002C0097"/>
    <w:rsid w:val="002C01D1"/>
    <w:rsid w:val="002C231D"/>
    <w:rsid w:val="002C2C4C"/>
    <w:rsid w:val="002C4A72"/>
    <w:rsid w:val="002C655E"/>
    <w:rsid w:val="002C6A9B"/>
    <w:rsid w:val="002D2950"/>
    <w:rsid w:val="002D3326"/>
    <w:rsid w:val="002D4A08"/>
    <w:rsid w:val="002D518F"/>
    <w:rsid w:val="002D534F"/>
    <w:rsid w:val="002D6DF5"/>
    <w:rsid w:val="002E2C47"/>
    <w:rsid w:val="002E609E"/>
    <w:rsid w:val="002E68C8"/>
    <w:rsid w:val="002F5B69"/>
    <w:rsid w:val="003003D2"/>
    <w:rsid w:val="00301B81"/>
    <w:rsid w:val="00302125"/>
    <w:rsid w:val="00302A3D"/>
    <w:rsid w:val="0030420A"/>
    <w:rsid w:val="00310836"/>
    <w:rsid w:val="00311A3E"/>
    <w:rsid w:val="0032623B"/>
    <w:rsid w:val="003275F9"/>
    <w:rsid w:val="00331402"/>
    <w:rsid w:val="00332F86"/>
    <w:rsid w:val="00333C57"/>
    <w:rsid w:val="003372ED"/>
    <w:rsid w:val="00346D9A"/>
    <w:rsid w:val="0034754E"/>
    <w:rsid w:val="00350662"/>
    <w:rsid w:val="00351A77"/>
    <w:rsid w:val="00354A2F"/>
    <w:rsid w:val="00354ED0"/>
    <w:rsid w:val="00356E41"/>
    <w:rsid w:val="003572ED"/>
    <w:rsid w:val="00361973"/>
    <w:rsid w:val="00361C4B"/>
    <w:rsid w:val="00365706"/>
    <w:rsid w:val="00366F03"/>
    <w:rsid w:val="003710C9"/>
    <w:rsid w:val="00372A3B"/>
    <w:rsid w:val="00373B92"/>
    <w:rsid w:val="00384BF0"/>
    <w:rsid w:val="003867D6"/>
    <w:rsid w:val="00386CA9"/>
    <w:rsid w:val="003879F2"/>
    <w:rsid w:val="0039083A"/>
    <w:rsid w:val="0039113F"/>
    <w:rsid w:val="00393788"/>
    <w:rsid w:val="003944B5"/>
    <w:rsid w:val="00394B8E"/>
    <w:rsid w:val="00395801"/>
    <w:rsid w:val="0039624C"/>
    <w:rsid w:val="0039757B"/>
    <w:rsid w:val="003975AE"/>
    <w:rsid w:val="003976BB"/>
    <w:rsid w:val="003A07F8"/>
    <w:rsid w:val="003A275B"/>
    <w:rsid w:val="003A4232"/>
    <w:rsid w:val="003A521E"/>
    <w:rsid w:val="003A6DFA"/>
    <w:rsid w:val="003B0BDE"/>
    <w:rsid w:val="003B2195"/>
    <w:rsid w:val="003B64E7"/>
    <w:rsid w:val="003C71AA"/>
    <w:rsid w:val="003C7E26"/>
    <w:rsid w:val="003D2D7B"/>
    <w:rsid w:val="003D3086"/>
    <w:rsid w:val="003E0E0E"/>
    <w:rsid w:val="003E194F"/>
    <w:rsid w:val="003E1C47"/>
    <w:rsid w:val="003E218B"/>
    <w:rsid w:val="003E2F1E"/>
    <w:rsid w:val="003E4904"/>
    <w:rsid w:val="003E6A20"/>
    <w:rsid w:val="003E6AF9"/>
    <w:rsid w:val="003F159E"/>
    <w:rsid w:val="003F3DAC"/>
    <w:rsid w:val="003F40BD"/>
    <w:rsid w:val="003F4427"/>
    <w:rsid w:val="003F46D1"/>
    <w:rsid w:val="003F6172"/>
    <w:rsid w:val="00400AC1"/>
    <w:rsid w:val="004027D8"/>
    <w:rsid w:val="00403555"/>
    <w:rsid w:val="00406B00"/>
    <w:rsid w:val="00413EB1"/>
    <w:rsid w:val="00417477"/>
    <w:rsid w:val="004314BD"/>
    <w:rsid w:val="0043156F"/>
    <w:rsid w:val="00433F74"/>
    <w:rsid w:val="004347DB"/>
    <w:rsid w:val="00435D7D"/>
    <w:rsid w:val="0043652F"/>
    <w:rsid w:val="00437441"/>
    <w:rsid w:val="00437712"/>
    <w:rsid w:val="004400F9"/>
    <w:rsid w:val="00444B50"/>
    <w:rsid w:val="00445F24"/>
    <w:rsid w:val="00447365"/>
    <w:rsid w:val="00450D9C"/>
    <w:rsid w:val="00451020"/>
    <w:rsid w:val="004547AA"/>
    <w:rsid w:val="00455B56"/>
    <w:rsid w:val="004603FF"/>
    <w:rsid w:val="004612F1"/>
    <w:rsid w:val="00463046"/>
    <w:rsid w:val="004654B4"/>
    <w:rsid w:val="00465857"/>
    <w:rsid w:val="0047026F"/>
    <w:rsid w:val="004734AB"/>
    <w:rsid w:val="00473AAF"/>
    <w:rsid w:val="00481147"/>
    <w:rsid w:val="004866B8"/>
    <w:rsid w:val="00494D7B"/>
    <w:rsid w:val="0049536B"/>
    <w:rsid w:val="0049721F"/>
    <w:rsid w:val="004A278B"/>
    <w:rsid w:val="004A31B6"/>
    <w:rsid w:val="004A3550"/>
    <w:rsid w:val="004B2D18"/>
    <w:rsid w:val="004B3CA3"/>
    <w:rsid w:val="004B5351"/>
    <w:rsid w:val="004C09E5"/>
    <w:rsid w:val="004C0C2A"/>
    <w:rsid w:val="004C1C42"/>
    <w:rsid w:val="004C30BA"/>
    <w:rsid w:val="004D1114"/>
    <w:rsid w:val="004D5287"/>
    <w:rsid w:val="004E0332"/>
    <w:rsid w:val="004E1BB3"/>
    <w:rsid w:val="004E49A0"/>
    <w:rsid w:val="004F321C"/>
    <w:rsid w:val="004F5B42"/>
    <w:rsid w:val="004F72B7"/>
    <w:rsid w:val="0050200E"/>
    <w:rsid w:val="005022F8"/>
    <w:rsid w:val="00502F7C"/>
    <w:rsid w:val="00503641"/>
    <w:rsid w:val="005046C9"/>
    <w:rsid w:val="00511E48"/>
    <w:rsid w:val="0051307E"/>
    <w:rsid w:val="005140EE"/>
    <w:rsid w:val="00514613"/>
    <w:rsid w:val="00517EE5"/>
    <w:rsid w:val="00520DFD"/>
    <w:rsid w:val="005239FF"/>
    <w:rsid w:val="00524371"/>
    <w:rsid w:val="00524A71"/>
    <w:rsid w:val="00532D33"/>
    <w:rsid w:val="005379F1"/>
    <w:rsid w:val="0054092B"/>
    <w:rsid w:val="00541318"/>
    <w:rsid w:val="00541FBF"/>
    <w:rsid w:val="005428EB"/>
    <w:rsid w:val="00550B8E"/>
    <w:rsid w:val="00550D49"/>
    <w:rsid w:val="0055295C"/>
    <w:rsid w:val="00554D36"/>
    <w:rsid w:val="00557578"/>
    <w:rsid w:val="005602DF"/>
    <w:rsid w:val="00561072"/>
    <w:rsid w:val="0056239B"/>
    <w:rsid w:val="005635D9"/>
    <w:rsid w:val="005635F4"/>
    <w:rsid w:val="00563BEA"/>
    <w:rsid w:val="005642C7"/>
    <w:rsid w:val="005650E8"/>
    <w:rsid w:val="00565AD3"/>
    <w:rsid w:val="005665B9"/>
    <w:rsid w:val="00571F20"/>
    <w:rsid w:val="00575B63"/>
    <w:rsid w:val="00583E09"/>
    <w:rsid w:val="005843B7"/>
    <w:rsid w:val="00591B1D"/>
    <w:rsid w:val="005960A3"/>
    <w:rsid w:val="005A153D"/>
    <w:rsid w:val="005A28A2"/>
    <w:rsid w:val="005A2F0C"/>
    <w:rsid w:val="005A61F8"/>
    <w:rsid w:val="005A65F1"/>
    <w:rsid w:val="005B25C4"/>
    <w:rsid w:val="005B2EEF"/>
    <w:rsid w:val="005B6595"/>
    <w:rsid w:val="005C0236"/>
    <w:rsid w:val="005C163D"/>
    <w:rsid w:val="005C6025"/>
    <w:rsid w:val="005C63FB"/>
    <w:rsid w:val="005C7E55"/>
    <w:rsid w:val="005E0A73"/>
    <w:rsid w:val="005E2AA0"/>
    <w:rsid w:val="005E3FD5"/>
    <w:rsid w:val="005E6761"/>
    <w:rsid w:val="005E748C"/>
    <w:rsid w:val="005F15CD"/>
    <w:rsid w:val="005F1AD6"/>
    <w:rsid w:val="005F4D85"/>
    <w:rsid w:val="005F7242"/>
    <w:rsid w:val="00600761"/>
    <w:rsid w:val="006009D9"/>
    <w:rsid w:val="00604C0C"/>
    <w:rsid w:val="00605A0B"/>
    <w:rsid w:val="006064E6"/>
    <w:rsid w:val="006075DF"/>
    <w:rsid w:val="00612E42"/>
    <w:rsid w:val="00615324"/>
    <w:rsid w:val="0062012D"/>
    <w:rsid w:val="00633810"/>
    <w:rsid w:val="00636DB8"/>
    <w:rsid w:val="00640458"/>
    <w:rsid w:val="00644CC2"/>
    <w:rsid w:val="00646FA2"/>
    <w:rsid w:val="00656FBD"/>
    <w:rsid w:val="0065771C"/>
    <w:rsid w:val="0066132F"/>
    <w:rsid w:val="00663246"/>
    <w:rsid w:val="00663B88"/>
    <w:rsid w:val="00664AB9"/>
    <w:rsid w:val="00665441"/>
    <w:rsid w:val="0067040A"/>
    <w:rsid w:val="00670877"/>
    <w:rsid w:val="00674286"/>
    <w:rsid w:val="006763E3"/>
    <w:rsid w:val="00677EA3"/>
    <w:rsid w:val="006803E0"/>
    <w:rsid w:val="006822A6"/>
    <w:rsid w:val="00685F2B"/>
    <w:rsid w:val="00686616"/>
    <w:rsid w:val="00686F58"/>
    <w:rsid w:val="006901AC"/>
    <w:rsid w:val="00690EB6"/>
    <w:rsid w:val="00692B62"/>
    <w:rsid w:val="00696718"/>
    <w:rsid w:val="00697233"/>
    <w:rsid w:val="006A08F7"/>
    <w:rsid w:val="006A158B"/>
    <w:rsid w:val="006A43DD"/>
    <w:rsid w:val="006B0909"/>
    <w:rsid w:val="006B21C1"/>
    <w:rsid w:val="006B426F"/>
    <w:rsid w:val="006C267A"/>
    <w:rsid w:val="006C619F"/>
    <w:rsid w:val="006C64A3"/>
    <w:rsid w:val="006D6A87"/>
    <w:rsid w:val="006E3E83"/>
    <w:rsid w:val="006E40A0"/>
    <w:rsid w:val="006E647F"/>
    <w:rsid w:val="006E6A30"/>
    <w:rsid w:val="006F040B"/>
    <w:rsid w:val="006F7232"/>
    <w:rsid w:val="0070184A"/>
    <w:rsid w:val="0070199D"/>
    <w:rsid w:val="007019C9"/>
    <w:rsid w:val="00702907"/>
    <w:rsid w:val="007042C0"/>
    <w:rsid w:val="0070468D"/>
    <w:rsid w:val="007115BB"/>
    <w:rsid w:val="00711765"/>
    <w:rsid w:val="00716F0D"/>
    <w:rsid w:val="007179F3"/>
    <w:rsid w:val="0072031D"/>
    <w:rsid w:val="007208C7"/>
    <w:rsid w:val="0072400C"/>
    <w:rsid w:val="00731566"/>
    <w:rsid w:val="00733873"/>
    <w:rsid w:val="0073450B"/>
    <w:rsid w:val="00734575"/>
    <w:rsid w:val="00734751"/>
    <w:rsid w:val="00737734"/>
    <w:rsid w:val="00745665"/>
    <w:rsid w:val="00745B93"/>
    <w:rsid w:val="00746851"/>
    <w:rsid w:val="00752C1B"/>
    <w:rsid w:val="00753500"/>
    <w:rsid w:val="00754127"/>
    <w:rsid w:val="0075626F"/>
    <w:rsid w:val="0077111D"/>
    <w:rsid w:val="007726A3"/>
    <w:rsid w:val="00773E72"/>
    <w:rsid w:val="00774394"/>
    <w:rsid w:val="007750A6"/>
    <w:rsid w:val="0077513B"/>
    <w:rsid w:val="0078068D"/>
    <w:rsid w:val="0078207F"/>
    <w:rsid w:val="0078533F"/>
    <w:rsid w:val="00787070"/>
    <w:rsid w:val="007909D2"/>
    <w:rsid w:val="00791EB9"/>
    <w:rsid w:val="0079320D"/>
    <w:rsid w:val="00796035"/>
    <w:rsid w:val="00796A81"/>
    <w:rsid w:val="00797860"/>
    <w:rsid w:val="007A15CE"/>
    <w:rsid w:val="007A2DB1"/>
    <w:rsid w:val="007A300B"/>
    <w:rsid w:val="007A3454"/>
    <w:rsid w:val="007A3671"/>
    <w:rsid w:val="007A466D"/>
    <w:rsid w:val="007A61BF"/>
    <w:rsid w:val="007A7571"/>
    <w:rsid w:val="007A7F6F"/>
    <w:rsid w:val="007B09A8"/>
    <w:rsid w:val="007B23B7"/>
    <w:rsid w:val="007B3175"/>
    <w:rsid w:val="007B4A96"/>
    <w:rsid w:val="007B525F"/>
    <w:rsid w:val="007B5BD5"/>
    <w:rsid w:val="007B7239"/>
    <w:rsid w:val="007B730F"/>
    <w:rsid w:val="007C1DA5"/>
    <w:rsid w:val="007C390D"/>
    <w:rsid w:val="007D04AD"/>
    <w:rsid w:val="007D20B2"/>
    <w:rsid w:val="007D21EC"/>
    <w:rsid w:val="007D3019"/>
    <w:rsid w:val="007D4C07"/>
    <w:rsid w:val="007D5093"/>
    <w:rsid w:val="007D795D"/>
    <w:rsid w:val="007E29F7"/>
    <w:rsid w:val="007E49AA"/>
    <w:rsid w:val="007E7D2B"/>
    <w:rsid w:val="007F0025"/>
    <w:rsid w:val="007F0E14"/>
    <w:rsid w:val="007F533E"/>
    <w:rsid w:val="007F7858"/>
    <w:rsid w:val="00800CE3"/>
    <w:rsid w:val="00802E8B"/>
    <w:rsid w:val="00804521"/>
    <w:rsid w:val="00805606"/>
    <w:rsid w:val="00805C49"/>
    <w:rsid w:val="008105EC"/>
    <w:rsid w:val="008113F2"/>
    <w:rsid w:val="008150D0"/>
    <w:rsid w:val="00816415"/>
    <w:rsid w:val="00816885"/>
    <w:rsid w:val="00820E68"/>
    <w:rsid w:val="0082231E"/>
    <w:rsid w:val="00826974"/>
    <w:rsid w:val="00826987"/>
    <w:rsid w:val="00834150"/>
    <w:rsid w:val="0083491F"/>
    <w:rsid w:val="00837987"/>
    <w:rsid w:val="008442C4"/>
    <w:rsid w:val="008466F3"/>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2D59"/>
    <w:rsid w:val="00883BAD"/>
    <w:rsid w:val="00885C26"/>
    <w:rsid w:val="008902F7"/>
    <w:rsid w:val="0089464F"/>
    <w:rsid w:val="008A01E6"/>
    <w:rsid w:val="008A18D1"/>
    <w:rsid w:val="008A2623"/>
    <w:rsid w:val="008A43D2"/>
    <w:rsid w:val="008A5E43"/>
    <w:rsid w:val="008A7D01"/>
    <w:rsid w:val="008B0EC3"/>
    <w:rsid w:val="008B1291"/>
    <w:rsid w:val="008B1367"/>
    <w:rsid w:val="008B1D34"/>
    <w:rsid w:val="008B266C"/>
    <w:rsid w:val="008B7966"/>
    <w:rsid w:val="008C16EA"/>
    <w:rsid w:val="008C1A08"/>
    <w:rsid w:val="008C22EA"/>
    <w:rsid w:val="008C6D3E"/>
    <w:rsid w:val="008C73C8"/>
    <w:rsid w:val="008D2621"/>
    <w:rsid w:val="008D2E16"/>
    <w:rsid w:val="008D5448"/>
    <w:rsid w:val="008D6288"/>
    <w:rsid w:val="008D71F4"/>
    <w:rsid w:val="008E1BCA"/>
    <w:rsid w:val="008E2951"/>
    <w:rsid w:val="008E3899"/>
    <w:rsid w:val="008E3EB3"/>
    <w:rsid w:val="008E3FB3"/>
    <w:rsid w:val="008E527D"/>
    <w:rsid w:val="008E5483"/>
    <w:rsid w:val="008F2C1B"/>
    <w:rsid w:val="008F622A"/>
    <w:rsid w:val="009016C0"/>
    <w:rsid w:val="00905EA8"/>
    <w:rsid w:val="00906989"/>
    <w:rsid w:val="00907562"/>
    <w:rsid w:val="00910278"/>
    <w:rsid w:val="009116AF"/>
    <w:rsid w:val="009129AF"/>
    <w:rsid w:val="0091583A"/>
    <w:rsid w:val="009159A4"/>
    <w:rsid w:val="00916505"/>
    <w:rsid w:val="009233FD"/>
    <w:rsid w:val="0092577B"/>
    <w:rsid w:val="00925AD6"/>
    <w:rsid w:val="00927EE9"/>
    <w:rsid w:val="00931F46"/>
    <w:rsid w:val="00934168"/>
    <w:rsid w:val="00942ECB"/>
    <w:rsid w:val="00944866"/>
    <w:rsid w:val="0094789E"/>
    <w:rsid w:val="00961A49"/>
    <w:rsid w:val="00961B28"/>
    <w:rsid w:val="0096762F"/>
    <w:rsid w:val="00970F3E"/>
    <w:rsid w:val="00973140"/>
    <w:rsid w:val="009805C6"/>
    <w:rsid w:val="009853F0"/>
    <w:rsid w:val="00987040"/>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DBE"/>
    <w:rsid w:val="009C1FDE"/>
    <w:rsid w:val="009C38B9"/>
    <w:rsid w:val="009C4046"/>
    <w:rsid w:val="009C6539"/>
    <w:rsid w:val="009C7258"/>
    <w:rsid w:val="009C76FF"/>
    <w:rsid w:val="009D374B"/>
    <w:rsid w:val="009D7190"/>
    <w:rsid w:val="009E152A"/>
    <w:rsid w:val="009E3B98"/>
    <w:rsid w:val="009E3C76"/>
    <w:rsid w:val="009E49DE"/>
    <w:rsid w:val="009E532C"/>
    <w:rsid w:val="009E6DBE"/>
    <w:rsid w:val="009E79F3"/>
    <w:rsid w:val="009F1729"/>
    <w:rsid w:val="009F4F5A"/>
    <w:rsid w:val="00A0274C"/>
    <w:rsid w:val="00A048D7"/>
    <w:rsid w:val="00A04E4B"/>
    <w:rsid w:val="00A07BD6"/>
    <w:rsid w:val="00A124A1"/>
    <w:rsid w:val="00A13D54"/>
    <w:rsid w:val="00A13DDD"/>
    <w:rsid w:val="00A15631"/>
    <w:rsid w:val="00A163FD"/>
    <w:rsid w:val="00A165EB"/>
    <w:rsid w:val="00A200BB"/>
    <w:rsid w:val="00A26328"/>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722C0"/>
    <w:rsid w:val="00A73EF8"/>
    <w:rsid w:val="00A757E8"/>
    <w:rsid w:val="00A77747"/>
    <w:rsid w:val="00A81B26"/>
    <w:rsid w:val="00A83497"/>
    <w:rsid w:val="00A9004C"/>
    <w:rsid w:val="00A905D4"/>
    <w:rsid w:val="00A925EC"/>
    <w:rsid w:val="00AA6ABC"/>
    <w:rsid w:val="00AA78F6"/>
    <w:rsid w:val="00AB319C"/>
    <w:rsid w:val="00AC15F4"/>
    <w:rsid w:val="00AC7706"/>
    <w:rsid w:val="00AC77A8"/>
    <w:rsid w:val="00AD2AF9"/>
    <w:rsid w:val="00AD4FC6"/>
    <w:rsid w:val="00AD6217"/>
    <w:rsid w:val="00AD6AE4"/>
    <w:rsid w:val="00AE3176"/>
    <w:rsid w:val="00AF086E"/>
    <w:rsid w:val="00AF0E91"/>
    <w:rsid w:val="00AF7D5A"/>
    <w:rsid w:val="00B01A9F"/>
    <w:rsid w:val="00B02083"/>
    <w:rsid w:val="00B0331D"/>
    <w:rsid w:val="00B05EF9"/>
    <w:rsid w:val="00B05F20"/>
    <w:rsid w:val="00B11E02"/>
    <w:rsid w:val="00B12376"/>
    <w:rsid w:val="00B167F8"/>
    <w:rsid w:val="00B20386"/>
    <w:rsid w:val="00B222F5"/>
    <w:rsid w:val="00B22F9B"/>
    <w:rsid w:val="00B2561E"/>
    <w:rsid w:val="00B270CB"/>
    <w:rsid w:val="00B32019"/>
    <w:rsid w:val="00B33047"/>
    <w:rsid w:val="00B40994"/>
    <w:rsid w:val="00B411E5"/>
    <w:rsid w:val="00B41750"/>
    <w:rsid w:val="00B41EE8"/>
    <w:rsid w:val="00B4369A"/>
    <w:rsid w:val="00B47479"/>
    <w:rsid w:val="00B517CF"/>
    <w:rsid w:val="00B52BED"/>
    <w:rsid w:val="00B53EDF"/>
    <w:rsid w:val="00B554C1"/>
    <w:rsid w:val="00B55D2A"/>
    <w:rsid w:val="00B57B26"/>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536B"/>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733"/>
    <w:rsid w:val="00C01B87"/>
    <w:rsid w:val="00C02F9E"/>
    <w:rsid w:val="00C038E8"/>
    <w:rsid w:val="00C11DF3"/>
    <w:rsid w:val="00C13736"/>
    <w:rsid w:val="00C17842"/>
    <w:rsid w:val="00C20567"/>
    <w:rsid w:val="00C21F1D"/>
    <w:rsid w:val="00C22BA8"/>
    <w:rsid w:val="00C23034"/>
    <w:rsid w:val="00C24E69"/>
    <w:rsid w:val="00C24ECF"/>
    <w:rsid w:val="00C26ED6"/>
    <w:rsid w:val="00C35336"/>
    <w:rsid w:val="00C373D8"/>
    <w:rsid w:val="00C41FEC"/>
    <w:rsid w:val="00C46733"/>
    <w:rsid w:val="00C475C1"/>
    <w:rsid w:val="00C523C7"/>
    <w:rsid w:val="00C5378D"/>
    <w:rsid w:val="00C5381D"/>
    <w:rsid w:val="00C543D3"/>
    <w:rsid w:val="00C54933"/>
    <w:rsid w:val="00C57E43"/>
    <w:rsid w:val="00C6067A"/>
    <w:rsid w:val="00C6156C"/>
    <w:rsid w:val="00C6650B"/>
    <w:rsid w:val="00C677CE"/>
    <w:rsid w:val="00C715B2"/>
    <w:rsid w:val="00C71B0F"/>
    <w:rsid w:val="00C7223C"/>
    <w:rsid w:val="00C72CA5"/>
    <w:rsid w:val="00C73378"/>
    <w:rsid w:val="00C742B8"/>
    <w:rsid w:val="00C75ABE"/>
    <w:rsid w:val="00C769C3"/>
    <w:rsid w:val="00C80E27"/>
    <w:rsid w:val="00C80E59"/>
    <w:rsid w:val="00C83169"/>
    <w:rsid w:val="00C875ED"/>
    <w:rsid w:val="00C910D2"/>
    <w:rsid w:val="00C93645"/>
    <w:rsid w:val="00C969D8"/>
    <w:rsid w:val="00CA04B8"/>
    <w:rsid w:val="00CA0623"/>
    <w:rsid w:val="00CA4E85"/>
    <w:rsid w:val="00CA5439"/>
    <w:rsid w:val="00CA7BF7"/>
    <w:rsid w:val="00CB09DE"/>
    <w:rsid w:val="00CB1B00"/>
    <w:rsid w:val="00CB1B11"/>
    <w:rsid w:val="00CB1EAB"/>
    <w:rsid w:val="00CB2B83"/>
    <w:rsid w:val="00CB3310"/>
    <w:rsid w:val="00CB705E"/>
    <w:rsid w:val="00CB7D93"/>
    <w:rsid w:val="00CB7E39"/>
    <w:rsid w:val="00CC11CF"/>
    <w:rsid w:val="00CC3801"/>
    <w:rsid w:val="00CC5CB1"/>
    <w:rsid w:val="00CC7BF1"/>
    <w:rsid w:val="00CD443D"/>
    <w:rsid w:val="00CD6C64"/>
    <w:rsid w:val="00CE0E73"/>
    <w:rsid w:val="00CE376A"/>
    <w:rsid w:val="00CE4370"/>
    <w:rsid w:val="00CF1BAC"/>
    <w:rsid w:val="00CF1FAE"/>
    <w:rsid w:val="00CF7C9F"/>
    <w:rsid w:val="00D027C2"/>
    <w:rsid w:val="00D0501E"/>
    <w:rsid w:val="00D0736F"/>
    <w:rsid w:val="00D074A4"/>
    <w:rsid w:val="00D14E2A"/>
    <w:rsid w:val="00D155B3"/>
    <w:rsid w:val="00D162EF"/>
    <w:rsid w:val="00D172F0"/>
    <w:rsid w:val="00D22C2C"/>
    <w:rsid w:val="00D236EF"/>
    <w:rsid w:val="00D23BAC"/>
    <w:rsid w:val="00D24768"/>
    <w:rsid w:val="00D30CC3"/>
    <w:rsid w:val="00D32BED"/>
    <w:rsid w:val="00D32D9F"/>
    <w:rsid w:val="00D331F0"/>
    <w:rsid w:val="00D344F9"/>
    <w:rsid w:val="00D348FD"/>
    <w:rsid w:val="00D472A3"/>
    <w:rsid w:val="00D4732F"/>
    <w:rsid w:val="00D60BD0"/>
    <w:rsid w:val="00D612BA"/>
    <w:rsid w:val="00D615F7"/>
    <w:rsid w:val="00D66384"/>
    <w:rsid w:val="00D66DCB"/>
    <w:rsid w:val="00D67B27"/>
    <w:rsid w:val="00D71236"/>
    <w:rsid w:val="00D723A7"/>
    <w:rsid w:val="00D731EA"/>
    <w:rsid w:val="00D741A9"/>
    <w:rsid w:val="00D77B85"/>
    <w:rsid w:val="00D803AC"/>
    <w:rsid w:val="00D8119B"/>
    <w:rsid w:val="00D818CB"/>
    <w:rsid w:val="00D841A8"/>
    <w:rsid w:val="00D87FCA"/>
    <w:rsid w:val="00D92935"/>
    <w:rsid w:val="00D961FF"/>
    <w:rsid w:val="00D966F1"/>
    <w:rsid w:val="00D96CF7"/>
    <w:rsid w:val="00D97E6C"/>
    <w:rsid w:val="00DA0052"/>
    <w:rsid w:val="00DA2337"/>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1D38"/>
    <w:rsid w:val="00DE7CAD"/>
    <w:rsid w:val="00DF2234"/>
    <w:rsid w:val="00DF43A0"/>
    <w:rsid w:val="00DF4486"/>
    <w:rsid w:val="00E0041F"/>
    <w:rsid w:val="00E00AD1"/>
    <w:rsid w:val="00E00E4C"/>
    <w:rsid w:val="00E014E6"/>
    <w:rsid w:val="00E04EE8"/>
    <w:rsid w:val="00E106FF"/>
    <w:rsid w:val="00E11B89"/>
    <w:rsid w:val="00E13646"/>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7FB"/>
    <w:rsid w:val="00E83D06"/>
    <w:rsid w:val="00E86E0E"/>
    <w:rsid w:val="00E924FF"/>
    <w:rsid w:val="00E9271D"/>
    <w:rsid w:val="00E935BB"/>
    <w:rsid w:val="00E9390C"/>
    <w:rsid w:val="00E94E7A"/>
    <w:rsid w:val="00EA45B2"/>
    <w:rsid w:val="00EA59A1"/>
    <w:rsid w:val="00EA5F41"/>
    <w:rsid w:val="00EB15FF"/>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4A6C"/>
    <w:rsid w:val="00EE5B92"/>
    <w:rsid w:val="00EE7C0D"/>
    <w:rsid w:val="00EF2891"/>
    <w:rsid w:val="00EF29ED"/>
    <w:rsid w:val="00EF7E18"/>
    <w:rsid w:val="00F029D3"/>
    <w:rsid w:val="00F0308D"/>
    <w:rsid w:val="00F07C33"/>
    <w:rsid w:val="00F109FB"/>
    <w:rsid w:val="00F1343A"/>
    <w:rsid w:val="00F2001E"/>
    <w:rsid w:val="00F217BC"/>
    <w:rsid w:val="00F26499"/>
    <w:rsid w:val="00F26961"/>
    <w:rsid w:val="00F31D21"/>
    <w:rsid w:val="00F36EF5"/>
    <w:rsid w:val="00F372B6"/>
    <w:rsid w:val="00F40A33"/>
    <w:rsid w:val="00F4449B"/>
    <w:rsid w:val="00F507EC"/>
    <w:rsid w:val="00F52E6F"/>
    <w:rsid w:val="00F53533"/>
    <w:rsid w:val="00F53C3E"/>
    <w:rsid w:val="00F5426A"/>
    <w:rsid w:val="00F5477F"/>
    <w:rsid w:val="00F54814"/>
    <w:rsid w:val="00F606B5"/>
    <w:rsid w:val="00F625FC"/>
    <w:rsid w:val="00F63760"/>
    <w:rsid w:val="00F733B8"/>
    <w:rsid w:val="00F73A34"/>
    <w:rsid w:val="00F742D2"/>
    <w:rsid w:val="00F74677"/>
    <w:rsid w:val="00F75109"/>
    <w:rsid w:val="00F75710"/>
    <w:rsid w:val="00F8155A"/>
    <w:rsid w:val="00F822A6"/>
    <w:rsid w:val="00F84BAA"/>
    <w:rsid w:val="00F85AAB"/>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B329F"/>
    <w:rsid w:val="00FB38A3"/>
    <w:rsid w:val="00FB52F3"/>
    <w:rsid w:val="00FB5547"/>
    <w:rsid w:val="00FC2E68"/>
    <w:rsid w:val="00FC73F1"/>
    <w:rsid w:val="00FD03C6"/>
    <w:rsid w:val="00FD0CAB"/>
    <w:rsid w:val="00FD1394"/>
    <w:rsid w:val="00FD686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A7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0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0A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0A73"/>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558-018-0101-5" TargetMode="External"/><Relationship Id="rId2" Type="http://schemas.openxmlformats.org/officeDocument/2006/relationships/hyperlink" Target="https://www.nature.com/articles/s41558-018-0100-6" TargetMode="External"/><Relationship Id="rId1" Type="http://schemas.openxmlformats.org/officeDocument/2006/relationships/hyperlink" Target="https://www.nature.com/articles/s41893-017-0013-9"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EAAA0-1C55-4EFF-A3A1-CBA283AE4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38677</Words>
  <Characters>220465</Characters>
  <Application>Microsoft Office Word</Application>
  <DocSecurity>0</DocSecurity>
  <Lines>1837</Lines>
  <Paragraphs>517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258625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Creutzig</dc:creator>
  <cp:lastModifiedBy>William Lamb</cp:lastModifiedBy>
  <cp:revision>4</cp:revision>
  <cp:lastPrinted>2018-05-25T11:57:00Z</cp:lastPrinted>
  <dcterms:created xsi:type="dcterms:W3CDTF">2018-06-20T19:01:00Z</dcterms:created>
  <dcterms:modified xsi:type="dcterms:W3CDTF">2018-06-20T20:31:00Z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