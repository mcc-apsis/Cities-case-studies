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42BE2D5C" w:rsidR="008F2C1B" w:rsidRDefault="00BB42D8" w:rsidP="00593D47">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ins w:id="2" w:author="William Lamb" w:date="2018-11-14T16:52:00Z">
        <w:r w:rsidR="00D56DBD">
          <w:rPr>
            <w:rFonts w:eastAsia="Calibri"/>
          </w:rPr>
          <w:t xml:space="preserve"> from case studies</w:t>
        </w:r>
      </w:ins>
    </w:p>
    <w:p w14:paraId="01095423" w14:textId="7C08B1B7" w:rsidR="008F2C1B" w:rsidRDefault="00351A77" w:rsidP="00EB245C">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Max C.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pPr>
        <w:suppressLineNumbers/>
        <w:spacing w:line="480" w:lineRule="auto"/>
        <w:rPr>
          <w:lang w:val="en-US"/>
        </w:rPr>
        <w:pPrChange w:id="3" w:author="William Lamb" w:date="2018-11-09T11:08:00Z">
          <w:pPr>
            <w:suppressLineNumbers/>
          </w:pPr>
        </w:pPrChange>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pPr>
        <w:suppressLineNumbers/>
        <w:spacing w:line="480" w:lineRule="auto"/>
        <w:rPr>
          <w:lang w:val="en-US"/>
        </w:rPr>
        <w:pPrChange w:id="4" w:author="William Lamb" w:date="2018-11-09T11:08:00Z">
          <w:pPr>
            <w:suppressLineNumbers/>
          </w:pPr>
        </w:pPrChange>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pPr>
        <w:suppressLineNumbers/>
        <w:spacing w:line="480" w:lineRule="auto"/>
        <w:rPr>
          <w:lang w:val="en-US"/>
        </w:rPr>
        <w:pPrChange w:id="5" w:author="William Lamb" w:date="2018-11-09T11:08:00Z">
          <w:pPr>
            <w:suppressLineNumbers/>
          </w:pPr>
        </w:pPrChange>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EB245C">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EB245C">
      <w:pPr>
        <w:suppressLineNumbers/>
        <w:spacing w:line="480" w:lineRule="auto"/>
        <w:rPr>
          <w:rFonts w:ascii="Calibri" w:eastAsia="Calibri" w:hAnsi="Calibri" w:cs="Calibri"/>
          <w:lang w:val="en-US"/>
        </w:rPr>
      </w:pPr>
    </w:p>
    <w:p w14:paraId="6DE66F65" w14:textId="07E1888E" w:rsidR="00752C1B" w:rsidRDefault="00752C1B" w:rsidP="00853738">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 xml:space="preserve">solutions, case studies are an unexploited resource.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case studies. </w:t>
      </w:r>
      <w:r w:rsidR="00524C72">
        <w:rPr>
          <w:rFonts w:ascii="Calibri" w:eastAsia="Calibri" w:hAnsi="Calibri" w:cs="Calibri"/>
          <w:b/>
        </w:rPr>
        <w:t>With almost</w:t>
      </w:r>
      <w:r w:rsidR="0085437D">
        <w:rPr>
          <w:rFonts w:ascii="Calibri" w:eastAsia="Calibri" w:hAnsi="Calibri" w:cs="Calibri"/>
          <w:b/>
        </w:rPr>
        <w:t xml:space="preserve"> </w:t>
      </w:r>
      <w:del w:id="6" w:author="William Lamb" w:date="2018-10-31T10:43:00Z">
        <w:r w:rsidR="00F538E3" w:rsidDel="008D380A">
          <w:rPr>
            <w:rFonts w:ascii="Calibri" w:eastAsia="Calibri" w:hAnsi="Calibri" w:cs="Calibri"/>
            <w:b/>
          </w:rPr>
          <w:delText>3</w:delText>
        </w:r>
      </w:del>
      <w:ins w:id="7" w:author="William Lamb" w:date="2018-10-31T10:43:00Z">
        <w:r w:rsidR="008D380A">
          <w:rPr>
            <w:rFonts w:ascii="Calibri" w:eastAsia="Calibri" w:hAnsi="Calibri" w:cs="Calibri"/>
            <w:b/>
          </w:rPr>
          <w:t>4</w:t>
        </w:r>
      </w:ins>
      <w:r w:rsidR="008E40C9">
        <w:rPr>
          <w:rFonts w:ascii="Calibri" w:eastAsia="Calibri" w:hAnsi="Calibri" w:cs="Calibri"/>
          <w:b/>
        </w:rPr>
        <w:t>,</w:t>
      </w:r>
      <w:del w:id="8" w:author="William Lamb" w:date="2018-11-15T16:09:00Z">
        <w:r w:rsidR="00F538E3" w:rsidDel="004944E0">
          <w:rPr>
            <w:rFonts w:ascii="Calibri" w:eastAsia="Calibri" w:hAnsi="Calibri" w:cs="Calibri"/>
            <w:b/>
          </w:rPr>
          <w:delText xml:space="preserve">500 </w:delText>
        </w:r>
      </w:del>
      <w:ins w:id="9" w:author="William Lamb" w:date="2018-11-15T16:09:00Z">
        <w:r w:rsidR="004944E0">
          <w:rPr>
            <w:rFonts w:ascii="Calibri" w:eastAsia="Calibri" w:hAnsi="Calibri" w:cs="Calibri"/>
            <w:b/>
          </w:rPr>
          <w:t xml:space="preserve">051 </w:t>
        </w:r>
      </w:ins>
      <w:r w:rsidR="00F538E3">
        <w:rPr>
          <w:rFonts w:ascii="Calibri" w:eastAsia="Calibri" w:hAnsi="Calibri" w:cs="Calibri"/>
          <w:b/>
        </w:rPr>
        <w:t>cases</w:t>
      </w:r>
      <w:r w:rsidR="00524C72">
        <w:rPr>
          <w:rFonts w:ascii="Calibri" w:eastAsia="Calibri" w:hAnsi="Calibri" w:cs="Calibri"/>
          <w:b/>
        </w:rPr>
        <w:t>, a wealth of evidence is available.</w:t>
      </w:r>
      <w:ins w:id="10" w:author="Felix Creutzig" w:date="2018-10-31T23:11:00Z">
        <w:r w:rsidR="000F4378">
          <w:rPr>
            <w:rFonts w:ascii="Calibri" w:eastAsia="Calibri" w:hAnsi="Calibri" w:cs="Calibri"/>
            <w:b/>
          </w:rPr>
          <w:t xml:space="preserve"> </w:t>
        </w:r>
      </w:ins>
      <w:ins w:id="11" w:author="William Lamb" w:date="2018-11-15T16:08:00Z">
        <w:r w:rsidR="00E13A99" w:rsidRPr="00E13A99">
          <w:rPr>
            <w:rFonts w:ascii="Calibri" w:eastAsia="Calibri" w:hAnsi="Calibri" w:cs="Calibri"/>
            <w:b/>
          </w:rPr>
          <w:t xml:space="preserve">We </w:t>
        </w:r>
      </w:ins>
      <w:ins w:id="12" w:author="William Lamb" w:date="2018-11-16T10:21:00Z">
        <w:r w:rsidR="00D95CC8">
          <w:rPr>
            <w:rFonts w:ascii="Calibri" w:eastAsia="Calibri" w:hAnsi="Calibri" w:cs="Calibri"/>
            <w:b/>
          </w:rPr>
          <w:t xml:space="preserve">find that cities in world regions </w:t>
        </w:r>
      </w:ins>
      <w:ins w:id="13" w:author="William Lamb" w:date="2018-11-16T10:22:00Z">
        <w:r w:rsidR="00D95CC8">
          <w:rPr>
            <w:rFonts w:ascii="Calibri" w:eastAsia="Calibri" w:hAnsi="Calibri" w:cs="Calibri"/>
            <w:b/>
          </w:rPr>
          <w:t xml:space="preserve">with </w:t>
        </w:r>
      </w:ins>
      <w:ins w:id="14" w:author="William Lamb" w:date="2018-11-16T10:21:00Z">
        <w:r w:rsidR="00D95CC8">
          <w:rPr>
            <w:rFonts w:ascii="Calibri" w:eastAsia="Calibri" w:hAnsi="Calibri" w:cs="Calibri"/>
            <w:b/>
          </w:rPr>
          <w:t>the highest future mitigation relevance are un</w:t>
        </w:r>
      </w:ins>
      <w:ins w:id="15" w:author="William Lamb" w:date="2018-11-16T10:22:00Z">
        <w:r w:rsidR="00D95CC8">
          <w:rPr>
            <w:rFonts w:ascii="Calibri" w:eastAsia="Calibri" w:hAnsi="Calibri" w:cs="Calibri"/>
            <w:b/>
          </w:rPr>
          <w:t>derrepresented, while comparative analysis between cities remains limited in scope</w:t>
        </w:r>
        <w:r w:rsidR="00D95CC8" w:rsidRPr="00D95CC8">
          <w:rPr>
            <w:rFonts w:ascii="Calibri" w:eastAsia="Calibri" w:hAnsi="Calibri" w:cs="Calibri"/>
            <w:b/>
            <w:highlight w:val="yellow"/>
            <w:rPrChange w:id="16" w:author="William Lamb" w:date="2018-11-16T10:23:00Z">
              <w:rPr>
                <w:rFonts w:ascii="Calibri" w:eastAsia="Calibri" w:hAnsi="Calibri" w:cs="Calibri"/>
                <w:b/>
              </w:rPr>
            </w:rPrChange>
          </w:rPr>
          <w:t>.</w:t>
        </w:r>
      </w:ins>
      <w:ins w:id="17" w:author="William Lamb" w:date="2018-11-15T16:08:00Z">
        <w:r w:rsidR="00E13A99" w:rsidRPr="00D95CC8" w:rsidDel="00E13A99">
          <w:rPr>
            <w:rFonts w:ascii="Calibri" w:eastAsia="Calibri" w:hAnsi="Calibri" w:cs="Calibri"/>
            <w:b/>
            <w:highlight w:val="yellow"/>
            <w:rPrChange w:id="18" w:author="William Lamb" w:date="2018-11-16T10:23:00Z">
              <w:rPr>
                <w:rFonts w:ascii="Calibri" w:eastAsia="Calibri" w:hAnsi="Calibri" w:cs="Calibri"/>
                <w:b/>
              </w:rPr>
            </w:rPrChange>
          </w:rPr>
          <w:t xml:space="preserve"> </w:t>
        </w:r>
      </w:ins>
      <w:ins w:id="19" w:author="Felix Creutzig" w:date="2018-10-31T23:11:00Z">
        <w:del w:id="20" w:author="William Lamb" w:date="2018-11-15T16:08:00Z">
          <w:r w:rsidR="000F4378" w:rsidRPr="00D95CC8" w:rsidDel="00E13A99">
            <w:rPr>
              <w:rFonts w:ascii="Calibri" w:eastAsia="Calibri" w:hAnsi="Calibri" w:cs="Calibri"/>
              <w:b/>
              <w:highlight w:val="yellow"/>
              <w:rPrChange w:id="21" w:author="William Lamb" w:date="2018-11-16T10:23:00Z">
                <w:rPr>
                  <w:rFonts w:ascii="Calibri" w:eastAsia="Calibri" w:hAnsi="Calibri" w:cs="Calibri"/>
                  <w:b/>
                </w:rPr>
              </w:rPrChange>
            </w:rPr>
            <w:delText xml:space="preserve">We find </w:delText>
          </w:r>
        </w:del>
      </w:ins>
      <w:ins w:id="22" w:author="Felix Creutzig" w:date="2018-10-31T23:12:00Z">
        <w:del w:id="23" w:author="William Lamb" w:date="2018-11-15T16:08:00Z">
          <w:r w:rsidR="000F4378" w:rsidRPr="00D95CC8" w:rsidDel="00E13A99">
            <w:rPr>
              <w:rFonts w:ascii="Calibri" w:eastAsia="Calibri" w:hAnsi="Calibri" w:cs="Calibri"/>
              <w:b/>
              <w:highlight w:val="yellow"/>
              <w:rPrChange w:id="24" w:author="William Lamb" w:date="2018-11-16T10:23:00Z">
                <w:rPr>
                  <w:rFonts w:ascii="Calibri" w:eastAsia="Calibri" w:hAnsi="Calibri" w:cs="Calibri"/>
                  <w:b/>
                </w:rPr>
              </w:rPrChange>
            </w:rPr>
            <w:delText>a limited scope in comparative analysis</w:delText>
          </w:r>
        </w:del>
      </w:ins>
      <w:ins w:id="25" w:author="Felix Creutzig" w:date="2018-10-31T23:13:00Z">
        <w:del w:id="26" w:author="William Lamb" w:date="2018-11-15T16:08:00Z">
          <w:r w:rsidR="000F4378" w:rsidRPr="00D95CC8" w:rsidDel="00E13A99">
            <w:rPr>
              <w:rFonts w:ascii="Calibri" w:eastAsia="Calibri" w:hAnsi="Calibri" w:cs="Calibri"/>
              <w:b/>
              <w:highlight w:val="yellow"/>
              <w:rPrChange w:id="27" w:author="William Lamb" w:date="2018-11-16T10:23:00Z">
                <w:rPr>
                  <w:rFonts w:ascii="Calibri" w:eastAsia="Calibri" w:hAnsi="Calibri" w:cs="Calibri"/>
                  <w:b/>
                </w:rPr>
              </w:rPrChange>
            </w:rPr>
            <w:delText xml:space="preserve"> between cities</w:delText>
          </w:r>
        </w:del>
      </w:ins>
      <w:ins w:id="28" w:author="Felix Creutzig" w:date="2018-10-31T23:12:00Z">
        <w:del w:id="29" w:author="William Lamb" w:date="2018-11-15T16:08:00Z">
          <w:r w:rsidR="000F4378" w:rsidRPr="00D95CC8" w:rsidDel="00E13A99">
            <w:rPr>
              <w:rFonts w:ascii="Calibri" w:eastAsia="Calibri" w:hAnsi="Calibri" w:cs="Calibri"/>
              <w:b/>
              <w:highlight w:val="yellow"/>
              <w:rPrChange w:id="30" w:author="William Lamb" w:date="2018-11-16T10:23:00Z">
                <w:rPr>
                  <w:rFonts w:ascii="Calibri" w:eastAsia="Calibri" w:hAnsi="Calibri" w:cs="Calibri"/>
                  <w:b/>
                </w:rPr>
              </w:rPrChange>
            </w:rPr>
            <w:delText xml:space="preserve">, </w:delText>
          </w:r>
        </w:del>
      </w:ins>
      <w:ins w:id="31" w:author="Felix Creutzig" w:date="2018-10-31T23:13:00Z">
        <w:del w:id="32" w:author="William Lamb" w:date="2018-11-15T16:08:00Z">
          <w:r w:rsidR="000F4378" w:rsidRPr="00D95CC8" w:rsidDel="00E13A99">
            <w:rPr>
              <w:rFonts w:ascii="Calibri" w:eastAsia="Calibri" w:hAnsi="Calibri" w:cs="Calibri"/>
              <w:b/>
              <w:highlight w:val="yellow"/>
              <w:rPrChange w:id="33" w:author="William Lamb" w:date="2018-11-16T10:23:00Z">
                <w:rPr>
                  <w:rFonts w:ascii="Calibri" w:eastAsia="Calibri" w:hAnsi="Calibri" w:cs="Calibri"/>
                  <w:b/>
                </w:rPr>
              </w:rPrChange>
            </w:rPr>
            <w:delText xml:space="preserve">notably </w:delText>
          </w:r>
        </w:del>
      </w:ins>
      <w:ins w:id="34" w:author="Felix Creutzig" w:date="2018-10-31T23:12:00Z">
        <w:del w:id="35" w:author="William Lamb" w:date="2018-11-15T16:08:00Z">
          <w:r w:rsidR="000F4378" w:rsidRPr="00D95CC8" w:rsidDel="00E13A99">
            <w:rPr>
              <w:rFonts w:ascii="Calibri" w:eastAsia="Calibri" w:hAnsi="Calibri" w:cs="Calibri"/>
              <w:b/>
              <w:highlight w:val="yellow"/>
              <w:rPrChange w:id="36" w:author="William Lamb" w:date="2018-11-16T10:23:00Z">
                <w:rPr>
                  <w:rFonts w:ascii="Calibri" w:eastAsia="Calibri" w:hAnsi="Calibri" w:cs="Calibri"/>
                  <w:b/>
                </w:rPr>
              </w:rPrChange>
            </w:rPr>
            <w:delText xml:space="preserve">underrepresenting world regions in cities that have highest future relevance. </w:delText>
          </w:r>
        </w:del>
      </w:ins>
      <w:del w:id="37" w:author="William Lamb" w:date="2018-11-15T16:08:00Z">
        <w:r w:rsidR="00524C72" w:rsidRPr="00D95CC8" w:rsidDel="00E13A99">
          <w:rPr>
            <w:rFonts w:ascii="Calibri" w:eastAsia="Calibri" w:hAnsi="Calibri" w:cs="Calibri"/>
            <w:b/>
            <w:highlight w:val="yellow"/>
            <w:rPrChange w:id="38" w:author="William Lamb" w:date="2018-11-16T10:23:00Z">
              <w:rPr>
                <w:rFonts w:ascii="Calibri" w:eastAsia="Calibri" w:hAnsi="Calibri" w:cs="Calibri"/>
                <w:b/>
              </w:rPr>
            </w:rPrChange>
          </w:rPr>
          <w:delText xml:space="preserve"> </w:delText>
        </w:r>
      </w:del>
      <w:ins w:id="39" w:author="Felix Creutzig" w:date="2018-10-31T23:14:00Z">
        <w:r w:rsidR="000F4378" w:rsidRPr="00D95CC8">
          <w:rPr>
            <w:rFonts w:ascii="Calibri" w:eastAsia="Calibri" w:hAnsi="Calibri" w:cs="Calibri"/>
            <w:b/>
            <w:highlight w:val="yellow"/>
            <w:rPrChange w:id="40" w:author="William Lamb" w:date="2018-11-16T10:23:00Z">
              <w:rPr>
                <w:rFonts w:ascii="Calibri" w:eastAsia="Calibri" w:hAnsi="Calibri" w:cs="Calibri"/>
                <w:b/>
              </w:rPr>
            </w:rPrChange>
          </w:rPr>
          <w:t>Economic instruments, such as pricing, are hardly covered at urban scale, even as the impact of fuel pricing on urban form has been demonstrated in the literature.</w:t>
        </w:r>
        <w:r w:rsidR="000F4378">
          <w:rPr>
            <w:rFonts w:ascii="Calibri" w:eastAsia="Calibri" w:hAnsi="Calibri" w:cs="Calibri"/>
            <w:b/>
          </w:rPr>
          <w:t xml:space="preserve"> </w:t>
        </w:r>
      </w:ins>
      <w:commentRangeStart w:id="41"/>
      <w:del w:id="42" w:author="Felix Creutzig" w:date="2018-10-31T23:15:00Z">
        <w:r w:rsidR="00524C72" w:rsidDel="000F4378">
          <w:rPr>
            <w:rFonts w:ascii="Calibri" w:eastAsia="Calibri" w:hAnsi="Calibri" w:cs="Calibri"/>
            <w:b/>
          </w:rPr>
          <w:delText>However,</w:delText>
        </w:r>
        <w:r w:rsidR="0085437D" w:rsidDel="000F4378">
          <w:rPr>
            <w:rFonts w:ascii="Calibri" w:eastAsia="Calibri" w:hAnsi="Calibri" w:cs="Calibri"/>
            <w:b/>
          </w:rPr>
          <w:delText xml:space="preserve"> </w:delText>
        </w:r>
        <w:r w:rsidDel="000F4378">
          <w:rPr>
            <w:rFonts w:ascii="Calibri" w:eastAsia="Calibri" w:hAnsi="Calibri" w:cs="Calibri"/>
            <w:b/>
          </w:rPr>
          <w:delText>a</w:delText>
        </w:r>
        <w:r w:rsidRPr="00BB42D8" w:rsidDel="000F4378">
          <w:rPr>
            <w:rFonts w:ascii="Calibri" w:eastAsia="Calibri" w:hAnsi="Calibri" w:cs="Calibri"/>
            <w:b/>
          </w:rPr>
          <w:delText xml:space="preserve"> number of </w:delText>
        </w:r>
        <w:r w:rsidDel="000F4378">
          <w:rPr>
            <w:rFonts w:ascii="Calibri" w:eastAsia="Calibri" w:hAnsi="Calibri" w:cs="Calibri"/>
            <w:b/>
          </w:rPr>
          <w:delText xml:space="preserve">practical and </w:delText>
        </w:r>
        <w:r w:rsidRPr="00BB42D8" w:rsidDel="000F4378">
          <w:rPr>
            <w:rFonts w:ascii="Calibri" w:eastAsia="Calibri" w:hAnsi="Calibri" w:cs="Calibri"/>
            <w:b/>
          </w:rPr>
          <w:delText>conceptual challenges</w:delText>
        </w:r>
        <w:r w:rsidDel="000F4378">
          <w:rPr>
            <w:rFonts w:ascii="Calibri" w:eastAsia="Calibri" w:hAnsi="Calibri" w:cs="Calibri"/>
            <w:b/>
          </w:rPr>
          <w:delText xml:space="preserve"> hinder systematic </w:delText>
        </w:r>
        <w:r w:rsidR="00271A62" w:rsidDel="000F4378">
          <w:rPr>
            <w:rFonts w:ascii="Calibri" w:eastAsia="Calibri" w:hAnsi="Calibri" w:cs="Calibri"/>
            <w:b/>
          </w:rPr>
          <w:delText>learning</w:delText>
        </w:r>
        <w:r w:rsidDel="000F4378">
          <w:rPr>
            <w:rFonts w:ascii="Calibri" w:eastAsia="Calibri" w:hAnsi="Calibri" w:cs="Calibri"/>
            <w:b/>
          </w:rPr>
          <w:delText xml:space="preserve">. </w:delText>
        </w:r>
        <w:r w:rsidR="00880349" w:rsidDel="000F4378">
          <w:rPr>
            <w:rFonts w:ascii="Calibri" w:eastAsia="Calibri" w:hAnsi="Calibri" w:cs="Calibri"/>
            <w:b/>
          </w:rPr>
          <w:delText xml:space="preserve">There are strong size, regional and topic biases in case study coverage, </w:delText>
        </w:r>
        <w:r w:rsidR="0044150C" w:rsidDel="000F4378">
          <w:rPr>
            <w:rFonts w:ascii="Calibri" w:eastAsia="Calibri" w:hAnsi="Calibri" w:cs="Calibri"/>
            <w:b/>
          </w:rPr>
          <w:delText xml:space="preserve">and </w:delText>
        </w:r>
        <w:r w:rsidR="008E40C9" w:rsidDel="000F4378">
          <w:rPr>
            <w:rFonts w:ascii="Calibri" w:eastAsia="Calibri" w:hAnsi="Calibri" w:cs="Calibri"/>
            <w:b/>
          </w:rPr>
          <w:delText xml:space="preserve">sparse </w:delText>
        </w:r>
        <w:r w:rsidR="0044150C" w:rsidDel="000F4378">
          <w:rPr>
            <w:rFonts w:ascii="Calibri" w:eastAsia="Calibri" w:hAnsi="Calibri" w:cs="Calibri"/>
            <w:b/>
          </w:rPr>
          <w:delText>efforts to conduct</w:delText>
        </w:r>
        <w:r w:rsidR="008E40C9" w:rsidDel="000F4378">
          <w:rPr>
            <w:rFonts w:ascii="Calibri" w:eastAsia="Calibri" w:hAnsi="Calibri" w:cs="Calibri"/>
            <w:b/>
          </w:rPr>
          <w:delText xml:space="preserve"> comparative analysis </w:delText>
        </w:r>
        <w:r w:rsidR="0044150C" w:rsidDel="000F4378">
          <w:rPr>
            <w:rFonts w:ascii="Calibri" w:eastAsia="Calibri" w:hAnsi="Calibri" w:cs="Calibri"/>
            <w:b/>
          </w:rPr>
          <w:delText xml:space="preserve">and </w:delText>
        </w:r>
        <w:r w:rsidR="008E40C9" w:rsidDel="000F4378">
          <w:rPr>
            <w:rFonts w:ascii="Calibri" w:eastAsia="Calibri" w:hAnsi="Calibri" w:cs="Calibri"/>
            <w:b/>
          </w:rPr>
          <w:delText xml:space="preserve">systematic reviews. </w:delText>
        </w:r>
        <w:commentRangeEnd w:id="41"/>
        <w:r w:rsidR="000F4378" w:rsidDel="000F4378">
          <w:rPr>
            <w:rStyle w:val="CommentReference"/>
          </w:rPr>
          <w:commentReference w:id="41"/>
        </w:r>
      </w:del>
      <w:r w:rsidR="005843B7">
        <w:rPr>
          <w:rFonts w:ascii="Calibri" w:eastAsia="Calibri" w:hAnsi="Calibri" w:cs="Calibri"/>
          <w:b/>
        </w:rPr>
        <w:t>W</w:t>
      </w:r>
      <w:r>
        <w:rPr>
          <w:rFonts w:ascii="Calibri" w:eastAsia="Calibri" w:hAnsi="Calibri" w:cs="Calibri"/>
          <w:b/>
        </w:rPr>
        <w:t xml:space="preserve">e </w:t>
      </w:r>
      <w:r w:rsidR="00F538E3">
        <w:rPr>
          <w:rFonts w:ascii="Calibri" w:eastAsia="Calibri" w:hAnsi="Calibri" w:cs="Calibri"/>
          <w:b/>
        </w:rPr>
        <w:t xml:space="preserve">show how </w:t>
      </w:r>
      <w:r>
        <w:rPr>
          <w:rFonts w:ascii="Calibri" w:eastAsia="Calibri" w:hAnsi="Calibri" w:cs="Calibri"/>
          <w:b/>
        </w:rPr>
        <w:t xml:space="preserve">quantitative typologies </w:t>
      </w:r>
      <w:r w:rsidR="00FB76DA">
        <w:rPr>
          <w:rFonts w:ascii="Calibri" w:eastAsia="Calibri" w:hAnsi="Calibri" w:cs="Calibri"/>
          <w:b/>
        </w:rPr>
        <w:t xml:space="preserve">can be blended </w:t>
      </w:r>
      <w:r>
        <w:rPr>
          <w:rFonts w:ascii="Calibri" w:eastAsia="Calibri" w:hAnsi="Calibri" w:cs="Calibri"/>
          <w:b/>
        </w:rPr>
        <w:t xml:space="preserve">with qualitative knowledge </w:t>
      </w:r>
      <w:r w:rsidR="008E40C9">
        <w:rPr>
          <w:rFonts w:ascii="Calibri" w:eastAsia="Calibri" w:hAnsi="Calibri" w:cs="Calibri"/>
          <w:b/>
        </w:rPr>
        <w:t xml:space="preserve">from cases </w:t>
      </w:r>
      <w:r w:rsidR="00FB76DA">
        <w:rPr>
          <w:rFonts w:ascii="Calibri" w:eastAsia="Calibri" w:hAnsi="Calibri" w:cs="Calibri"/>
          <w:b/>
        </w:rPr>
        <w:t>and argue that such integrative research approaches</w:t>
      </w:r>
      <w:ins w:id="43" w:author="Felix Creutzig" w:date="2018-10-31T23:15:00Z">
        <w:r w:rsidR="000F4378">
          <w:rPr>
            <w:rFonts w:ascii="Calibri" w:eastAsia="Calibri" w:hAnsi="Calibri" w:cs="Calibri"/>
            <w:b/>
          </w:rPr>
          <w:t>, together with systematic tackling of gaps in the urban case study literature,</w:t>
        </w:r>
      </w:ins>
      <w:r w:rsidR="00FB76DA">
        <w:rPr>
          <w:rFonts w:ascii="Calibri" w:eastAsia="Calibri" w:hAnsi="Calibri" w:cs="Calibri"/>
          <w:b/>
        </w:rPr>
        <w:t xml:space="preserve"> are essential on the path towards a </w:t>
      </w:r>
      <w:r w:rsidR="00E96DB0">
        <w:rPr>
          <w:rFonts w:ascii="Calibri" w:eastAsia="Calibri" w:hAnsi="Calibri" w:cs="Calibri"/>
          <w:b/>
        </w:rPr>
        <w:t xml:space="preserve">more synthetic </w:t>
      </w:r>
      <w:r w:rsidR="00FB76DA">
        <w:rPr>
          <w:rFonts w:ascii="Calibri" w:eastAsia="Calibri" w:hAnsi="Calibri" w:cs="Calibri"/>
          <w:b/>
        </w:rPr>
        <w:t>global</w:t>
      </w:r>
      <w:r w:rsidR="008E40C9">
        <w:rPr>
          <w:rFonts w:ascii="Calibri" w:eastAsia="Calibri" w:hAnsi="Calibri" w:cs="Calibri"/>
          <w:b/>
        </w:rPr>
        <w:t xml:space="preserve"> </w:t>
      </w:r>
      <w:r w:rsidR="00FB76DA">
        <w:rPr>
          <w:rFonts w:ascii="Calibri" w:eastAsia="Calibri" w:hAnsi="Calibri" w:cs="Calibri"/>
          <w:b/>
        </w:rPr>
        <w:t>urban science</w:t>
      </w:r>
      <w:r>
        <w:rPr>
          <w:rFonts w:ascii="Calibri" w:eastAsia="Calibri" w:hAnsi="Calibri" w:cs="Calibri"/>
          <w:b/>
        </w:rPr>
        <w:t>.</w:t>
      </w:r>
    </w:p>
    <w:p w14:paraId="3C4C7811" w14:textId="53778BEC" w:rsidR="00752C1B" w:rsidRDefault="009A35AF" w:rsidP="00853738">
      <w:pPr>
        <w:spacing w:line="480" w:lineRule="auto"/>
        <w:rPr>
          <w:rFonts w:ascii="Calibri" w:eastAsia="Calibri" w:hAnsi="Calibri" w:cs="Calibri"/>
        </w:rPr>
      </w:pPr>
      <w:ins w:id="44" w:author="William Lamb" w:date="2018-11-16T10:30:00Z">
        <w:r>
          <w:rPr>
            <w:rFonts w:ascii="Calibri" w:eastAsia="Calibri" w:hAnsi="Calibri" w:cs="Calibri"/>
          </w:rPr>
          <w:t>City-</w:t>
        </w:r>
      </w:ins>
      <w:ins w:id="45" w:author="William Lamb" w:date="2018-11-16T10:28:00Z">
        <w:r>
          <w:rPr>
            <w:rFonts w:ascii="Calibri" w:eastAsia="Calibri" w:hAnsi="Calibri" w:cs="Calibri"/>
          </w:rPr>
          <w:t xml:space="preserve">scale reforms </w:t>
        </w:r>
      </w:ins>
      <w:ins w:id="46" w:author="William Lamb" w:date="2018-11-16T10:29:00Z">
        <w:r>
          <w:rPr>
            <w:rFonts w:ascii="Calibri" w:eastAsia="Calibri" w:hAnsi="Calibri" w:cs="Calibri"/>
          </w:rPr>
          <w:t>in transportation, building design and urban form have a rich potential for reducing energy demand and achieving sustainability co</w:t>
        </w:r>
      </w:ins>
      <w:ins w:id="47" w:author="William Lamb" w:date="2018-11-16T10:30:00Z">
        <w:r>
          <w:rPr>
            <w:rFonts w:ascii="Calibri" w:eastAsia="Calibri" w:hAnsi="Calibri" w:cs="Calibri"/>
          </w:rPr>
          <w:t>-</w:t>
        </w:r>
      </w:ins>
      <w:ins w:id="48" w:author="William Lamb" w:date="2018-11-16T10:29:00Z">
        <w:r>
          <w:rPr>
            <w:rFonts w:ascii="Calibri" w:eastAsia="Calibri" w:hAnsi="Calibri" w:cs="Calibri"/>
          </w:rPr>
          <w:t xml:space="preserve">benefits. </w:t>
        </w:r>
      </w:ins>
      <w:ins w:id="49" w:author="William Lamb" w:date="2018-11-16T10:30:00Z">
        <w:r>
          <w:rPr>
            <w:rFonts w:ascii="Calibri" w:eastAsia="Calibri" w:hAnsi="Calibri" w:cs="Calibri"/>
          </w:rPr>
          <w:t xml:space="preserve">But when it comes to learning about appropriate policies, </w:t>
        </w:r>
      </w:ins>
      <w:del w:id="50" w:author="William Lamb" w:date="2018-11-16T10:31:00Z">
        <w:r w:rsidR="00752C1B" w:rsidRPr="00954475" w:rsidDel="009A35AF">
          <w:rPr>
            <w:rFonts w:ascii="Calibri" w:eastAsia="Calibri" w:hAnsi="Calibri" w:cs="Calibri"/>
          </w:rPr>
          <w:delText xml:space="preserve">When it comes to urban mitigation solutions, </w:delText>
        </w:r>
      </w:del>
      <w:r w:rsidR="00752C1B" w:rsidRPr="00954475">
        <w:rPr>
          <w:rFonts w:ascii="Calibri" w:eastAsia="Calibri" w:hAnsi="Calibri" w:cs="Calibri"/>
        </w:rPr>
        <w:t>the key questions are: what works, for whom, under what conditions</w:t>
      </w:r>
      <w:r w:rsidR="00752C1B">
        <w:rPr>
          <w:rFonts w:ascii="Calibri" w:eastAsia="Calibri" w:hAnsi="Calibri" w:cs="Calibri"/>
        </w:rPr>
        <w:t xml:space="preserve">, and </w:t>
      </w:r>
      <w:r w:rsidR="00752C1B">
        <w:rPr>
          <w:rFonts w:ascii="Calibri" w:eastAsia="Calibri" w:hAnsi="Calibri" w:cs="Calibri"/>
        </w:rPr>
        <w:lastRenderedPageBreak/>
        <w:t>why</w:t>
      </w:r>
      <w:r w:rsidR="00752C1B" w:rsidRPr="00954475">
        <w:rPr>
          <w:rFonts w:ascii="Calibri" w:eastAsia="Calibri" w:hAnsi="Calibri" w:cs="Calibri"/>
        </w:rPr>
        <w:t>?</w:t>
      </w:r>
      <w:r w:rsidR="00752C1B">
        <w:rPr>
          <w:rFonts w:ascii="Calibri" w:eastAsia="Calibri" w:hAnsi="Calibri" w:cs="Calibri"/>
        </w:rPr>
        <w:t xml:space="preserve"> </w:t>
      </w:r>
      <w:del w:id="51" w:author="William Lamb" w:date="2018-11-16T10:25:00Z">
        <w:r w:rsidR="00752C1B" w:rsidDel="00D95CC8">
          <w:rPr>
            <w:rFonts w:ascii="Calibri" w:eastAsia="Calibri" w:hAnsi="Calibri" w:cs="Calibri"/>
          </w:rPr>
          <w:delText xml:space="preserve">Little progress has been made so far. </w:delText>
        </w:r>
      </w:del>
      <w:r w:rsidR="00752C1B">
        <w:rPr>
          <w:rFonts w:ascii="Calibri" w:eastAsia="Calibri" w:hAnsi="Calibri" w:cs="Calibri"/>
        </w:rPr>
        <w:t xml:space="preserve">With no consistent epistemology, enormous variety in boundaries of analysis, and a lack of formal research synthesis, urban mitigation solutions remain diffuse and under-exploited </w:t>
      </w:r>
      <w:r w:rsidR="00752C1B">
        <w:rPr>
          <w:rFonts w:ascii="Calibri" w:eastAsia="Calibri" w:hAnsi="Calibri" w:cs="Calibri"/>
        </w:rPr>
        <w:fldChar w:fldCharType="begin" w:fldLock="1"/>
      </w:r>
      <w:r w:rsidR="004E5E81">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-2","issue":"6288","issued":{"date-parts":[["2016"]]},"page":"873","title":"Leave no city behind","type":"article-journal","volume":"352"},"uris":["http://www.mendeley.com/documents/?uuid=1f2f6d32-8aa2-4874-9741-c521da55f1e1"]},{"id":"ITEM-3","itemData":{"DOI":"10.1016/j.envsci.2017.05.014","ISSN":"18736416","abstract":"©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Policy","id":"ITEM-3","issued":{"date-parts":[["2017"]]},"title":"Learning about climate change solutions in the IPCC and beyond","type":"article-journal","volume":"77"},"uris":["http://www.mendeley.com/documents/?uuid=5f29a900-7eee-3fbb-b4e1-422e4f2f2900"]}],"mendeley":{"formattedCitation":"&lt;sup&gt;1–3&lt;/sup&gt;","plainTextFormattedCitation":"1–3","previouslyFormattedCitation":"&lt;sup&gt;1–3&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1–3</w:t>
      </w:r>
      <w:r w:rsidR="00752C1B">
        <w:rPr>
          <w:rFonts w:ascii="Calibri" w:eastAsia="Calibri" w:hAnsi="Calibri" w:cs="Calibri"/>
        </w:rPr>
        <w:fldChar w:fldCharType="end"/>
      </w:r>
      <w:r w:rsidR="00752C1B">
        <w:rPr>
          <w:rFonts w:ascii="Calibri" w:eastAsia="Calibri" w:hAnsi="Calibri" w:cs="Calibri"/>
        </w:rPr>
        <w:t>.</w:t>
      </w:r>
    </w:p>
    <w:p w14:paraId="5CA7001D" w14:textId="79C988EC" w:rsidR="00752C1B" w:rsidRDefault="00752C1B" w:rsidP="00B474D8">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Sustainability","id":"ITEM-1","issued":{"date-parts":[["2018"]]},"page":"16-22","title":"The politics of rapid urban transformation","type":"article-journal","volume":"31"},"uris":["http://www.mendeley.com/documents/?uuid=d99a888b-e902-45f3-bf81-eb06d4293424"]}],"mendeley":{"formattedCitation":"&lt;sup&gt;5&lt;/sup&gt;","plainTextFormattedCitation":"5","previouslyFormattedCitation":"&lt;sup&gt;5&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04E0DACF" w:rsidR="00752C1B" w:rsidRDefault="00752C1B">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3</w:t>
      </w:r>
      <w:r>
        <w:rPr>
          <w:rFonts w:ascii="Calibri" w:eastAsia="Calibri" w:hAnsi="Calibri" w:cs="Calibri"/>
        </w:rPr>
        <w:fldChar w:fldCharType="end"/>
      </w:r>
      <w:r>
        <w:rPr>
          <w:rFonts w:ascii="Calibri" w:eastAsia="Calibri" w:hAnsi="Calibri" w:cs="Calibri"/>
        </w:rPr>
        <w:t>.</w:t>
      </w:r>
    </w:p>
    <w:p w14:paraId="072A86F5" w14:textId="782FDF4C" w:rsidR="00752C1B" w:rsidRDefault="00752C1B">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w:t>
      </w:r>
      <w:ins w:id="52" w:author="William Lamb" w:date="2018-11-16T10:34:00Z">
        <w:r w:rsidR="009A35AF">
          <w:rPr>
            <w:rFonts w:ascii="Calibri" w:eastAsia="Calibri" w:hAnsi="Calibri" w:cs="Calibri"/>
          </w:rPr>
          <w:t xml:space="preserve">discuss the different opportunities for learning from case studies and </w:t>
        </w:r>
      </w:ins>
      <w:r w:rsidR="0034754E">
        <w:rPr>
          <w:rFonts w:ascii="Calibri" w:eastAsia="Calibri" w:hAnsi="Calibri" w:cs="Calibri"/>
        </w:rPr>
        <w:lastRenderedPageBreak/>
        <w:t>then</w:t>
      </w:r>
      <w:r>
        <w:rPr>
          <w:rFonts w:ascii="Calibri" w:eastAsia="Calibri" w:hAnsi="Calibri" w:cs="Calibri"/>
        </w:rPr>
        <w:t xml:space="preserve"> propose approach</w:t>
      </w:r>
      <w:r w:rsidR="009C1DBE">
        <w:rPr>
          <w:rFonts w:ascii="Calibri" w:eastAsia="Calibri" w:hAnsi="Calibri" w:cs="Calibri"/>
        </w:rPr>
        <w:t>es 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58C11486" w:rsidR="00752C1B" w:rsidRDefault="0089464F">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r w:rsidR="0034754E">
        <w:rPr>
          <w:rFonts w:ascii="Calibri" w:eastAsia="Calibri" w:hAnsi="Calibri" w:cs="Calibri"/>
        </w:rPr>
        <w:t xml:space="preserve"> Our dataset for the proceeding analysis consists of </w:t>
      </w:r>
      <w:del w:id="53" w:author="William Lamb" w:date="2018-10-31T14:33:00Z">
        <w:r w:rsidR="0034754E" w:rsidRPr="0034754E" w:rsidDel="00516C52">
          <w:rPr>
            <w:rFonts w:ascii="Calibri" w:eastAsia="Calibri" w:hAnsi="Calibri" w:cs="Calibri"/>
          </w:rPr>
          <w:delText>3</w:delText>
        </w:r>
      </w:del>
      <w:del w:id="54" w:author="William Lamb" w:date="2018-11-14T16:03:00Z">
        <w:r w:rsidR="0034754E" w:rsidRPr="0034754E" w:rsidDel="00F55922">
          <w:rPr>
            <w:rFonts w:ascii="Calibri" w:eastAsia="Calibri" w:hAnsi="Calibri" w:cs="Calibri"/>
          </w:rPr>
          <w:delText>,44</w:delText>
        </w:r>
      </w:del>
      <w:del w:id="55" w:author="William Lamb" w:date="2018-10-31T14:33:00Z">
        <w:r w:rsidR="0034754E" w:rsidRPr="0034754E" w:rsidDel="00516C52">
          <w:rPr>
            <w:rFonts w:ascii="Calibri" w:eastAsia="Calibri" w:hAnsi="Calibri" w:cs="Calibri"/>
          </w:rPr>
          <w:delText>0</w:delText>
        </w:r>
      </w:del>
      <w:ins w:id="56" w:author="William Lamb" w:date="2018-11-14T16:03:00Z">
        <w:r w:rsidR="00F55922">
          <w:rPr>
            <w:rFonts w:ascii="Calibri" w:eastAsia="Calibri" w:hAnsi="Calibri" w:cs="Calibri"/>
          </w:rPr>
          <w:t xml:space="preserve">4,051 </w:t>
        </w:r>
      </w:ins>
      <w:del w:id="57" w:author="William Lamb" w:date="2018-11-14T16:03:00Z">
        <w:r w:rsidR="0034754E" w:rsidDel="00F55922">
          <w:rPr>
            <w:rFonts w:ascii="Calibri" w:eastAsia="Calibri" w:hAnsi="Calibri" w:cs="Calibri"/>
          </w:rPr>
          <w:delText xml:space="preserve"> </w:delText>
        </w:r>
      </w:del>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p>
    <w:p w14:paraId="5E2A129B" w14:textId="24BC1A71" w:rsidR="00FF4827" w:rsidRPr="00FF4827" w:rsidRDefault="00F742D2">
      <w:pPr>
        <w:pStyle w:val="Heading2"/>
        <w:spacing w:line="480" w:lineRule="auto"/>
        <w:pPrChange w:id="58" w:author="William Lamb" w:date="2018-11-09T11:08:00Z">
          <w:pPr>
            <w:pStyle w:val="Heading2"/>
          </w:pPr>
        </w:pPrChange>
      </w:pPr>
      <w:r>
        <w:t>Urban case studies are</w:t>
      </w:r>
      <w:r w:rsidR="00CC3801">
        <w:t xml:space="preserve"> biased towards large cities</w:t>
      </w:r>
      <w:r w:rsidR="007A7F6F">
        <w:t xml:space="preserve"> and the global North</w:t>
      </w:r>
    </w:p>
    <w:p w14:paraId="242791AE" w14:textId="6D64A657" w:rsidR="004866B8" w:rsidRDefault="004866B8" w:rsidP="00EB245C">
      <w:pPr>
        <w:spacing w:line="480" w:lineRule="auto"/>
        <w:rPr>
          <w:rFonts w:ascii="Calibri" w:eastAsia="Calibri" w:hAnsi="Calibri" w:cs="Calibri"/>
        </w:rPr>
      </w:pPr>
      <w:r>
        <w:rPr>
          <w:rFonts w:ascii="Calibri" w:eastAsia="Calibri" w:hAnsi="Calibri" w:cs="Calibri"/>
        </w:rPr>
        <w:t xml:space="preserve">Cities vary in many dimensions, including size, </w:t>
      </w:r>
      <w:del w:id="59" w:author="William Lamb" w:date="2018-10-23T13:04:00Z">
        <w:r w:rsidDel="0076504B">
          <w:rPr>
            <w:rFonts w:ascii="Calibri" w:eastAsia="Calibri" w:hAnsi="Calibri" w:cs="Calibri"/>
          </w:rPr>
          <w:delText xml:space="preserve">wealth </w:delText>
        </w:r>
      </w:del>
      <w:ins w:id="60" w:author="William Lamb" w:date="2018-10-23T13:04:00Z">
        <w:r w:rsidR="0076504B">
          <w:rPr>
            <w:rFonts w:ascii="Calibri" w:eastAsia="Calibri" w:hAnsi="Calibri" w:cs="Calibri"/>
          </w:rPr>
          <w:t xml:space="preserve">income </w:t>
        </w:r>
      </w:ins>
      <w:r>
        <w:rPr>
          <w:rFonts w:ascii="Calibri" w:eastAsia="Calibri" w:hAnsi="Calibri" w:cs="Calibri"/>
        </w:rPr>
        <w:t xml:space="preserve">and </w:t>
      </w:r>
      <w:ins w:id="61" w:author="William Lamb" w:date="2018-11-16T10:35:00Z">
        <w:r w:rsidR="009A35AF">
          <w:rPr>
            <w:rFonts w:ascii="Calibri" w:eastAsia="Calibri" w:hAnsi="Calibri" w:cs="Calibri"/>
          </w:rPr>
          <w:t>levels</w:t>
        </w:r>
      </w:ins>
      <w:ins w:id="62" w:author="William Lamb" w:date="2018-10-31T14:34:00Z">
        <w:r w:rsidR="00516C52">
          <w:rPr>
            <w:rFonts w:ascii="Calibri" w:eastAsia="Calibri" w:hAnsi="Calibri" w:cs="Calibri"/>
          </w:rPr>
          <w:t xml:space="preserve"> of </w:t>
        </w:r>
      </w:ins>
      <w:del w:id="63" w:author="William Lamb" w:date="2018-10-31T14:35:00Z">
        <w:r w:rsidDel="00516C52">
          <w:rPr>
            <w:rFonts w:ascii="Calibri" w:eastAsia="Calibri" w:hAnsi="Calibri" w:cs="Calibri"/>
          </w:rPr>
          <w:delText>infrastructure</w:delText>
        </w:r>
      </w:del>
      <w:del w:id="64" w:author="William Lamb" w:date="2018-10-23T13:05:00Z">
        <w:r w:rsidDel="0076504B">
          <w:rPr>
            <w:rFonts w:ascii="Calibri" w:eastAsia="Calibri" w:hAnsi="Calibri" w:cs="Calibri"/>
          </w:rPr>
          <w:delText xml:space="preserve"> </w:delText>
        </w:r>
      </w:del>
      <w:ins w:id="65" w:author="William Lamb" w:date="2018-10-23T13:05:00Z">
        <w:r w:rsidR="0076504B">
          <w:rPr>
            <w:rFonts w:ascii="Calibri" w:eastAsia="Calibri" w:hAnsi="Calibri" w:cs="Calibri"/>
          </w:rPr>
          <w:t>access</w:t>
        </w:r>
      </w:ins>
      <w:ins w:id="66" w:author="William Lamb" w:date="2018-10-31T14:35:00Z">
        <w:r w:rsidR="00516C52">
          <w:rPr>
            <w:rFonts w:ascii="Calibri" w:eastAsia="Calibri" w:hAnsi="Calibri" w:cs="Calibri"/>
          </w:rPr>
          <w:t xml:space="preserve"> to different infrastructures (such as </w:t>
        </w:r>
      </w:ins>
      <w:ins w:id="67" w:author="William Lamb" w:date="2018-11-16T10:35:00Z">
        <w:r w:rsidR="009A35AF">
          <w:rPr>
            <w:rFonts w:ascii="Calibri" w:eastAsia="Calibri" w:hAnsi="Calibri" w:cs="Calibri"/>
          </w:rPr>
          <w:t>public transportation</w:t>
        </w:r>
      </w:ins>
      <w:ins w:id="68" w:author="William Lamb" w:date="2018-10-31T14:35:00Z">
        <w:r w:rsidR="00516C52">
          <w:rPr>
            <w:rFonts w:ascii="Calibri" w:eastAsia="Calibri" w:hAnsi="Calibri" w:cs="Calibri"/>
          </w:rPr>
          <w:t xml:space="preserve"> and energy services)</w:t>
        </w:r>
      </w:ins>
      <w:del w:id="69" w:author="William Lamb" w:date="2018-10-23T13:05:00Z">
        <w:r w:rsidDel="0076504B">
          <w:rPr>
            <w:rFonts w:ascii="Calibri" w:eastAsia="Calibri" w:hAnsi="Calibri" w:cs="Calibri"/>
          </w:rPr>
          <w:delText>development</w:delText>
        </w:r>
      </w:del>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1EB8C069" w:rsidR="002C6A9B" w:rsidRDefault="002C6A9B" w:rsidP="00EB245C">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ins w:id="70" w:author="William Lamb" w:date="2018-10-23T16:25:00Z">
        <w:r w:rsidR="00A211C9">
          <w:rPr>
            <w:rFonts w:ascii="Calibri" w:eastAsia="Calibri" w:hAnsi="Calibri" w:cs="Calibri"/>
          </w:rPr>
          <w:t xml:space="preserve">four </w:t>
        </w:r>
      </w:ins>
      <w:r>
        <w:rPr>
          <w:rFonts w:ascii="Calibri" w:eastAsia="Calibri" w:hAnsi="Calibri" w:cs="Calibri"/>
        </w:rPr>
        <w:t xml:space="preserve">different city sizes, from a small number of familiar ‘mega-cities’ (over 10m inhabitants), </w:t>
      </w:r>
      <w:ins w:id="71" w:author="William Lamb" w:date="2018-10-23T16:26:00Z">
        <w:r w:rsidR="00A211C9">
          <w:rPr>
            <w:rFonts w:ascii="Calibri" w:eastAsia="Calibri" w:hAnsi="Calibri" w:cs="Calibri"/>
          </w:rPr>
          <w:t xml:space="preserve">to </w:t>
        </w:r>
      </w:ins>
      <w:del w:id="72" w:author="William Lamb" w:date="2018-10-23T16:24:00Z">
        <w:r w:rsidDel="00A211C9">
          <w:rPr>
            <w:rFonts w:ascii="Calibri" w:eastAsia="Calibri" w:hAnsi="Calibri" w:cs="Calibri"/>
          </w:rPr>
          <w:delText xml:space="preserve">to dozens of smaller national and regional capital cities </w:delText>
        </w:r>
      </w:del>
      <w:ins w:id="73" w:author="William Lamb" w:date="2018-10-23T16:24:00Z">
        <w:r w:rsidR="00A211C9">
          <w:rPr>
            <w:rFonts w:ascii="Calibri" w:eastAsia="Calibri" w:hAnsi="Calibri" w:cs="Calibri"/>
          </w:rPr>
          <w:t xml:space="preserve">large cities between </w:t>
        </w:r>
      </w:ins>
      <w:del w:id="74" w:author="William Lamb" w:date="2018-10-23T16:24:00Z">
        <w:r w:rsidDel="00A211C9">
          <w:rPr>
            <w:rFonts w:ascii="Calibri" w:eastAsia="Calibri" w:hAnsi="Calibri" w:cs="Calibri"/>
          </w:rPr>
          <w:delText>(</w:delText>
        </w:r>
      </w:del>
      <w:r>
        <w:rPr>
          <w:rFonts w:ascii="Calibri" w:eastAsia="Calibri" w:hAnsi="Calibri" w:cs="Calibri"/>
        </w:rPr>
        <w:t>1-10m</w:t>
      </w:r>
      <w:del w:id="75" w:author="William Lamb" w:date="2018-10-23T16:24:00Z">
        <w:r w:rsidDel="00A211C9">
          <w:rPr>
            <w:rFonts w:ascii="Calibri" w:eastAsia="Calibri" w:hAnsi="Calibri" w:cs="Calibri"/>
          </w:rPr>
          <w:delText>)</w:delText>
        </w:r>
      </w:del>
      <w:r>
        <w:rPr>
          <w:rFonts w:ascii="Calibri" w:eastAsia="Calibri" w:hAnsi="Calibri" w:cs="Calibri"/>
        </w:rPr>
        <w:t xml:space="preserve">, </w:t>
      </w:r>
      <w:del w:id="76" w:author="William Lamb" w:date="2018-10-31T14:36:00Z">
        <w:r w:rsidDel="00516C52">
          <w:rPr>
            <w:rFonts w:ascii="Calibri" w:eastAsia="Calibri" w:hAnsi="Calibri" w:cs="Calibri"/>
          </w:rPr>
          <w:delText xml:space="preserve">and </w:delText>
        </w:r>
      </w:del>
      <w:ins w:id="77" w:author="William Lamb" w:date="2018-10-31T14:36:00Z">
        <w:r w:rsidR="00516C52">
          <w:rPr>
            <w:rFonts w:ascii="Calibri" w:eastAsia="Calibri" w:hAnsi="Calibri" w:cs="Calibri"/>
          </w:rPr>
          <w:t xml:space="preserve">to </w:t>
        </w:r>
      </w:ins>
      <w:r>
        <w:rPr>
          <w:rFonts w:ascii="Calibri" w:eastAsia="Calibri" w:hAnsi="Calibri" w:cs="Calibri"/>
        </w:rPr>
        <w:t xml:space="preserve">hundreds of </w:t>
      </w:r>
      <w:del w:id="78" w:author="William Lamb" w:date="2018-10-23T16:26:00Z">
        <w:r w:rsidDel="00A211C9">
          <w:rPr>
            <w:rFonts w:ascii="Calibri" w:eastAsia="Calibri" w:hAnsi="Calibri" w:cs="Calibri"/>
          </w:rPr>
          <w:delText xml:space="preserve">yet </w:delText>
        </w:r>
      </w:del>
      <w:ins w:id="79" w:author="William Lamb" w:date="2018-10-23T16:26:00Z">
        <w:r w:rsidR="00A211C9">
          <w:rPr>
            <w:rFonts w:ascii="Calibri" w:eastAsia="Calibri" w:hAnsi="Calibri" w:cs="Calibri"/>
          </w:rPr>
          <w:t xml:space="preserve">medium (0.3-1m) and </w:t>
        </w:r>
      </w:ins>
      <w:r>
        <w:rPr>
          <w:rFonts w:ascii="Calibri" w:eastAsia="Calibri" w:hAnsi="Calibri" w:cs="Calibri"/>
        </w:rPr>
        <w:t xml:space="preserve">smaller </w:t>
      </w:r>
      <w:ins w:id="80" w:author="William Lamb" w:date="2018-10-23T16:26:00Z">
        <w:r w:rsidR="00A211C9">
          <w:rPr>
            <w:rFonts w:ascii="Calibri" w:eastAsia="Calibri" w:hAnsi="Calibri" w:cs="Calibri"/>
          </w:rPr>
          <w:t xml:space="preserve">(&lt;0.3m) </w:t>
        </w:r>
      </w:ins>
      <w:del w:id="81" w:author="William Lamb" w:date="2018-10-23T13:08:00Z">
        <w:r w:rsidDel="0076504B">
          <w:rPr>
            <w:rFonts w:ascii="Calibri" w:eastAsia="Calibri" w:hAnsi="Calibri" w:cs="Calibri"/>
          </w:rPr>
          <w:delText>metropoles</w:delText>
        </w:r>
      </w:del>
      <w:ins w:id="82" w:author="William Lamb" w:date="2018-10-23T13:08:00Z">
        <w:r w:rsidR="0076504B">
          <w:rPr>
            <w:rFonts w:ascii="Calibri" w:eastAsia="Calibri" w:hAnsi="Calibri" w:cs="Calibri"/>
          </w:rPr>
          <w:t>cities</w:t>
        </w:r>
      </w:ins>
      <w:r>
        <w:rPr>
          <w:rFonts w:ascii="Calibri" w:eastAsia="Calibri" w:hAnsi="Calibri" w:cs="Calibri"/>
        </w:rPr>
        <w:t>. The majority of research so far has focused on larger cities, with</w:t>
      </w:r>
      <w:ins w:id="83" w:author="William Lamb" w:date="2018-11-16T10:36:00Z">
        <w:r w:rsidR="009A35AF">
          <w:rPr>
            <w:rFonts w:ascii="Calibri" w:eastAsia="Calibri" w:hAnsi="Calibri" w:cs="Calibri"/>
          </w:rPr>
          <w:t xml:space="preserve"> a number of</w:t>
        </w:r>
      </w:ins>
      <w:r>
        <w:rPr>
          <w:rFonts w:ascii="Calibri" w:eastAsia="Calibri" w:hAnsi="Calibri" w:cs="Calibri"/>
        </w:rPr>
        <w:t xml:space="preserve"> </w:t>
      </w:r>
      <w:del w:id="84" w:author="William Lamb" w:date="2018-10-23T16:35:00Z">
        <w:r w:rsidDel="00A211C9">
          <w:rPr>
            <w:rFonts w:ascii="Calibri" w:eastAsia="Calibri" w:hAnsi="Calibri" w:cs="Calibri"/>
          </w:rPr>
          <w:delText>a small number of</w:delText>
        </w:r>
      </w:del>
      <w:ins w:id="85" w:author="William Lamb" w:date="2018-10-23T16:35:00Z">
        <w:r w:rsidR="00A211C9">
          <w:rPr>
            <w:rFonts w:ascii="Calibri" w:eastAsia="Calibri" w:hAnsi="Calibri" w:cs="Calibri"/>
          </w:rPr>
          <w:t>specific</w:t>
        </w:r>
      </w:ins>
      <w:r>
        <w:rPr>
          <w:rFonts w:ascii="Calibri" w:eastAsia="Calibri" w:hAnsi="Calibri" w:cs="Calibri"/>
        </w:rPr>
        <w:t xml:space="preserve"> mega-cities receiving particular attention: Beijing (</w:t>
      </w:r>
      <w:del w:id="86" w:author="William Lamb" w:date="2018-10-31T14:37:00Z">
        <w:r w:rsidDel="00516C52">
          <w:rPr>
            <w:rFonts w:ascii="Calibri" w:eastAsia="Calibri" w:hAnsi="Calibri" w:cs="Calibri"/>
          </w:rPr>
          <w:delText xml:space="preserve">284 </w:delText>
        </w:r>
      </w:del>
      <w:ins w:id="87" w:author="William Lamb" w:date="2018-11-14T14:52:00Z">
        <w:r w:rsidR="00D15DE6">
          <w:rPr>
            <w:rFonts w:ascii="Calibri" w:eastAsia="Calibri" w:hAnsi="Calibri" w:cs="Calibri"/>
          </w:rPr>
          <w:t>369</w:t>
        </w:r>
      </w:ins>
      <w:ins w:id="88" w:author="William Lamb" w:date="2018-10-31T14:37:00Z">
        <w:r w:rsidR="00516C52">
          <w:rPr>
            <w:rFonts w:ascii="Calibri" w:eastAsia="Calibri" w:hAnsi="Calibri" w:cs="Calibri"/>
          </w:rPr>
          <w:t xml:space="preserve"> </w:t>
        </w:r>
      </w:ins>
      <w:r>
        <w:rPr>
          <w:rFonts w:ascii="Calibri" w:eastAsia="Calibri" w:hAnsi="Calibri" w:cs="Calibri"/>
        </w:rPr>
        <w:t xml:space="preserve">articles), </w:t>
      </w:r>
      <w:ins w:id="89" w:author="William Lamb" w:date="2018-10-31T14:37:00Z">
        <w:r w:rsidR="00516C52">
          <w:rPr>
            <w:rFonts w:ascii="Calibri" w:eastAsia="Calibri" w:hAnsi="Calibri" w:cs="Calibri"/>
          </w:rPr>
          <w:t>Shanghai (</w:t>
        </w:r>
      </w:ins>
      <w:ins w:id="90" w:author="William Lamb" w:date="2018-11-14T14:52:00Z">
        <w:r w:rsidR="00D15DE6">
          <w:rPr>
            <w:rFonts w:ascii="Calibri" w:eastAsia="Calibri" w:hAnsi="Calibri" w:cs="Calibri"/>
          </w:rPr>
          <w:t>194</w:t>
        </w:r>
      </w:ins>
      <w:ins w:id="91" w:author="William Lamb" w:date="2018-10-31T14:37:00Z">
        <w:r w:rsidR="00516C52">
          <w:rPr>
            <w:rFonts w:ascii="Calibri" w:eastAsia="Calibri" w:hAnsi="Calibri" w:cs="Calibri"/>
          </w:rPr>
          <w:t xml:space="preserve">), </w:t>
        </w:r>
      </w:ins>
      <w:r>
        <w:rPr>
          <w:rFonts w:ascii="Calibri" w:eastAsia="Calibri" w:hAnsi="Calibri" w:cs="Calibri"/>
        </w:rPr>
        <w:t>New York (</w:t>
      </w:r>
      <w:del w:id="92" w:author="William Lamb" w:date="2018-11-14T14:52:00Z">
        <w:r w:rsidDel="00D15DE6">
          <w:rPr>
            <w:rFonts w:ascii="Calibri" w:eastAsia="Calibri" w:hAnsi="Calibri" w:cs="Calibri"/>
          </w:rPr>
          <w:delText>1</w:delText>
        </w:r>
      </w:del>
      <w:del w:id="93" w:author="William Lamb" w:date="2018-10-31T14:37:00Z">
        <w:r w:rsidDel="00516C52">
          <w:rPr>
            <w:rFonts w:ascii="Calibri" w:eastAsia="Calibri" w:hAnsi="Calibri" w:cs="Calibri"/>
          </w:rPr>
          <w:delText>46</w:delText>
        </w:r>
      </w:del>
      <w:ins w:id="94" w:author="William Lamb" w:date="2018-11-14T14:52:00Z">
        <w:r w:rsidR="00D15DE6">
          <w:rPr>
            <w:rFonts w:ascii="Calibri" w:eastAsia="Calibri" w:hAnsi="Calibri" w:cs="Calibri"/>
          </w:rPr>
          <w:t>161</w:t>
        </w:r>
      </w:ins>
      <w:r>
        <w:rPr>
          <w:rFonts w:ascii="Calibri" w:eastAsia="Calibri" w:hAnsi="Calibri" w:cs="Calibri"/>
        </w:rPr>
        <w:t>)</w:t>
      </w:r>
      <w:ins w:id="95" w:author="William Lamb" w:date="2018-10-31T14:38:00Z">
        <w:r w:rsidR="00516C52">
          <w:rPr>
            <w:rFonts w:ascii="Calibri" w:eastAsia="Calibri" w:hAnsi="Calibri" w:cs="Calibri"/>
          </w:rPr>
          <w:t>,</w:t>
        </w:r>
      </w:ins>
      <w:del w:id="96" w:author="William Lamb" w:date="2018-10-31T14:37:00Z">
        <w:r w:rsidDel="00516C52">
          <w:rPr>
            <w:rFonts w:ascii="Calibri" w:eastAsia="Calibri" w:hAnsi="Calibri" w:cs="Calibri"/>
          </w:rPr>
          <w:delText>, Shanghai (140)</w:delText>
        </w:r>
      </w:del>
      <w:r>
        <w:rPr>
          <w:rFonts w:ascii="Calibri" w:eastAsia="Calibri" w:hAnsi="Calibri" w:cs="Calibri"/>
        </w:rPr>
        <w:t xml:space="preserve"> </w:t>
      </w:r>
      <w:del w:id="97" w:author="William Lamb" w:date="2018-10-31T14:38:00Z">
        <w:r w:rsidDel="00516C52">
          <w:rPr>
            <w:rFonts w:ascii="Calibri" w:eastAsia="Calibri" w:hAnsi="Calibri" w:cs="Calibri"/>
          </w:rPr>
          <w:delText xml:space="preserve">and </w:delText>
        </w:r>
      </w:del>
      <w:r>
        <w:rPr>
          <w:rFonts w:ascii="Calibri" w:eastAsia="Calibri" w:hAnsi="Calibri" w:cs="Calibri"/>
        </w:rPr>
        <w:t>London (</w:t>
      </w:r>
      <w:del w:id="98" w:author="William Lamb" w:date="2018-11-14T14:52:00Z">
        <w:r w:rsidDel="00D15DE6">
          <w:rPr>
            <w:rFonts w:ascii="Calibri" w:eastAsia="Calibri" w:hAnsi="Calibri" w:cs="Calibri"/>
          </w:rPr>
          <w:delText>1</w:delText>
        </w:r>
      </w:del>
      <w:del w:id="99" w:author="William Lamb" w:date="2018-10-31T14:38:00Z">
        <w:r w:rsidDel="00516C52">
          <w:rPr>
            <w:rFonts w:ascii="Calibri" w:eastAsia="Calibri" w:hAnsi="Calibri" w:cs="Calibri"/>
          </w:rPr>
          <w:delText>1</w:delText>
        </w:r>
      </w:del>
      <w:del w:id="100" w:author="William Lamb" w:date="2018-11-14T14:52:00Z">
        <w:r w:rsidDel="00D15DE6">
          <w:rPr>
            <w:rFonts w:ascii="Calibri" w:eastAsia="Calibri" w:hAnsi="Calibri" w:cs="Calibri"/>
          </w:rPr>
          <w:delText>7</w:delText>
        </w:r>
      </w:del>
      <w:ins w:id="101" w:author="William Lamb" w:date="2018-11-14T14:52:00Z">
        <w:r w:rsidR="00D15DE6">
          <w:rPr>
            <w:rFonts w:ascii="Calibri" w:eastAsia="Calibri" w:hAnsi="Calibri" w:cs="Calibri"/>
          </w:rPr>
          <w:t>128</w:t>
        </w:r>
      </w:ins>
      <w:r>
        <w:rPr>
          <w:rFonts w:ascii="Calibri" w:eastAsia="Calibri" w:hAnsi="Calibri" w:cs="Calibri"/>
        </w:rPr>
        <w:t>)</w:t>
      </w:r>
      <w:ins w:id="102" w:author="William Lamb" w:date="2018-10-31T14:38:00Z">
        <w:r w:rsidR="00516C52">
          <w:rPr>
            <w:rFonts w:ascii="Calibri" w:eastAsia="Calibri" w:hAnsi="Calibri" w:cs="Calibri"/>
          </w:rPr>
          <w:t xml:space="preserve"> and Tianjin (10</w:t>
        </w:r>
      </w:ins>
      <w:ins w:id="103" w:author="William Lamb" w:date="2018-11-14T14:52:00Z">
        <w:r w:rsidR="00D15DE6">
          <w:rPr>
            <w:rFonts w:ascii="Calibri" w:eastAsia="Calibri" w:hAnsi="Calibri" w:cs="Calibri"/>
          </w:rPr>
          <w:t>1</w:t>
        </w:r>
      </w:ins>
      <w:ins w:id="104" w:author="William Lamb" w:date="2018-10-31T14:38:00Z">
        <w:r w:rsidR="00516C52">
          <w:rPr>
            <w:rFonts w:ascii="Calibri" w:eastAsia="Calibri" w:hAnsi="Calibri" w:cs="Calibri"/>
          </w:rPr>
          <w:t>)</w:t>
        </w:r>
      </w:ins>
      <w:r>
        <w:rPr>
          <w:rFonts w:ascii="Calibri" w:eastAsia="Calibri" w:hAnsi="Calibri" w:cs="Calibri"/>
        </w:rPr>
        <w:t>. Other cities are mentioned in fewer than 100 articles each.</w:t>
      </w:r>
    </w:p>
    <w:p w14:paraId="294798F5" w14:textId="6DD34BAF" w:rsidR="0075626F" w:rsidRDefault="0075626F" w:rsidP="00EB245C">
      <w:pPr>
        <w:keepNext/>
        <w:spacing w:line="480" w:lineRule="auto"/>
      </w:pPr>
      <w:del w:id="105" w:author="William Lamb" w:date="2018-10-30T13:12:00Z">
        <w:r w:rsidDel="008E726E">
          <w:rPr>
            <w:noProof/>
          </w:rPr>
          <w:lastRenderedPageBreak/>
          <w:drawing>
            <wp:inline distT="0" distB="0" distL="0" distR="0" wp14:anchorId="7F0C110A" wp14:editId="6C3FF50B">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del>
      <w:ins w:id="106" w:author="William Lamb" w:date="2018-11-14T14:51:00Z">
        <w:r w:rsidR="00D15DE6">
          <w:rPr>
            <w:noProof/>
          </w:rPr>
          <w:drawing>
            <wp:inline distT="0" distB="0" distL="0" distR="0" wp14:anchorId="5E0B6F8F" wp14:editId="6D1C86B2">
              <wp:extent cx="4183388" cy="3044958"/>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3388" cy="3044958"/>
                      </a:xfrm>
                      <a:prstGeom prst="rect">
                        <a:avLst/>
                      </a:prstGeom>
                    </pic:spPr>
                  </pic:pic>
                </a:graphicData>
              </a:graphic>
            </wp:inline>
          </w:drawing>
        </w:r>
      </w:ins>
    </w:p>
    <w:p w14:paraId="3AC3A7E0" w14:textId="19299A4F" w:rsidR="0075626F" w:rsidRDefault="0075626F" w:rsidP="000708F6">
      <w:pPr>
        <w:pStyle w:val="Caption"/>
        <w:spacing w:line="480" w:lineRule="auto"/>
        <w:rPr>
          <w:rFonts w:ascii="Calibri" w:eastAsia="Calibri" w:hAnsi="Calibri" w:cs="Calibri"/>
        </w:rPr>
      </w:pPr>
      <w:bookmarkStart w:id="107" w:name="_Ref512426545"/>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1</w:t>
      </w:r>
      <w:r>
        <w:rPr>
          <w:b/>
        </w:rPr>
        <w:fldChar w:fldCharType="end"/>
      </w:r>
      <w:bookmarkEnd w:id="107"/>
      <w:r w:rsidRPr="00A15631">
        <w:rPr>
          <w:b/>
        </w:rPr>
        <w:t xml:space="preserve">: </w:t>
      </w:r>
      <w:r>
        <w:rPr>
          <w:b/>
        </w:rPr>
        <w:t>Number of</w:t>
      </w:r>
      <w:r w:rsidRPr="00A15631">
        <w:rPr>
          <w:b/>
        </w:rPr>
        <w:t xml:space="preserve"> urban climate mitigation articles, grouped according to city size. </w:t>
      </w:r>
      <w:r>
        <w:t xml:space="preserve">The </w:t>
      </w:r>
      <w:del w:id="108" w:author="William Lamb" w:date="2018-11-14T14:52:00Z">
        <w:r w:rsidDel="00D15DE6">
          <w:delText xml:space="preserve">15 </w:delText>
        </w:r>
      </w:del>
      <w:ins w:id="109" w:author="William Lamb" w:date="2018-11-14T14:52:00Z">
        <w:r w:rsidR="00D15DE6">
          <w:t xml:space="preserve">12 </w:t>
        </w:r>
      </w:ins>
      <w:r>
        <w:t>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115948B9" w14:textId="235F9AF4" w:rsidR="0075626F" w:rsidDel="00516C52" w:rsidRDefault="0075626F" w:rsidP="00B474D8">
      <w:pPr>
        <w:spacing w:line="480" w:lineRule="auto"/>
        <w:rPr>
          <w:del w:id="110" w:author="William Lamb" w:date="2018-10-31T14:38:00Z"/>
          <w:rFonts w:ascii="Calibri" w:eastAsia="Calibri" w:hAnsi="Calibri" w:cs="Calibri"/>
        </w:rPr>
      </w:pPr>
    </w:p>
    <w:p w14:paraId="268AC922" w14:textId="27EF2C03" w:rsidR="0075626F" w:rsidRDefault="0075626F">
      <w:pPr>
        <w:spacing w:line="480" w:lineRule="auto"/>
      </w:pPr>
      <w:r>
        <w:rPr>
          <w:rFonts w:ascii="Calibri" w:eastAsia="Calibri" w:hAnsi="Calibri" w:cs="Calibri"/>
        </w:rPr>
        <w:t xml:space="preserve">Considering the global distribution of population, the current focus on larger cities does not seem to be justified. Just </w:t>
      </w:r>
      <w:del w:id="111" w:author="William Lamb" w:date="2018-10-31T14:39:00Z">
        <w:r w:rsidDel="00516C52">
          <w:rPr>
            <w:rFonts w:ascii="Calibri" w:eastAsia="Calibri" w:hAnsi="Calibri" w:cs="Calibri"/>
          </w:rPr>
          <w:delText>10</w:delText>
        </w:r>
      </w:del>
      <w:ins w:id="112" w:author="William Lamb" w:date="2018-10-31T14:39:00Z">
        <w:r w:rsidR="00516C52">
          <w:rPr>
            <w:rFonts w:ascii="Calibri" w:eastAsia="Calibri" w:hAnsi="Calibri" w:cs="Calibri"/>
          </w:rPr>
          <w:t>1</w:t>
        </w:r>
      </w:ins>
      <w:ins w:id="113" w:author="William Lamb" w:date="2018-10-31T14:41:00Z">
        <w:r w:rsidR="00516C52">
          <w:rPr>
            <w:rFonts w:ascii="Calibri" w:eastAsia="Calibri" w:hAnsi="Calibri" w:cs="Calibri"/>
          </w:rPr>
          <w:t>2</w:t>
        </w:r>
      </w:ins>
      <w:r>
        <w:rPr>
          <w:rFonts w:ascii="Calibri" w:eastAsia="Calibri" w:hAnsi="Calibri" w:cs="Calibri"/>
        </w:rPr>
        <w:t>% of the world’s urban population lives in mega-cities, compared to 4</w:t>
      </w:r>
      <w:ins w:id="114" w:author="William Lamb" w:date="2018-10-31T14:55:00Z">
        <w:r w:rsidR="006E1D84">
          <w:rPr>
            <w:rFonts w:ascii="Calibri" w:eastAsia="Calibri" w:hAnsi="Calibri" w:cs="Calibri"/>
          </w:rPr>
          <w:t>3</w:t>
        </w:r>
      </w:ins>
      <w:del w:id="115" w:author="William Lamb" w:date="2018-10-31T14:55:00Z">
        <w:r w:rsidDel="006E1D84">
          <w:rPr>
            <w:rFonts w:ascii="Calibri" w:eastAsia="Calibri" w:hAnsi="Calibri" w:cs="Calibri"/>
          </w:rPr>
          <w:delText>0</w:delText>
        </w:r>
      </w:del>
      <w:r>
        <w:rPr>
          <w:rFonts w:ascii="Calibri" w:eastAsia="Calibri" w:hAnsi="Calibri" w:cs="Calibri"/>
        </w:rPr>
        <w:t xml:space="preserve">% in small cities – yet both groups are treated </w:t>
      </w:r>
      <w:ins w:id="116" w:author="William Lamb" w:date="2018-10-31T14:56:00Z">
        <w:r w:rsidR="006E1D84">
          <w:rPr>
            <w:rFonts w:ascii="Calibri" w:eastAsia="Calibri" w:hAnsi="Calibri" w:cs="Calibri"/>
          </w:rPr>
          <w:t xml:space="preserve">almost </w:t>
        </w:r>
      </w:ins>
      <w:r>
        <w:rPr>
          <w:rFonts w:ascii="Calibri" w:eastAsia="Calibri" w:hAnsi="Calibri" w:cs="Calibri"/>
        </w:rPr>
        <w:t xml:space="preserve">equally in research, </w:t>
      </w:r>
      <w:del w:id="117" w:author="William Lamb" w:date="2018-10-31T14:55:00Z">
        <w:r w:rsidDel="006E1D84">
          <w:rPr>
            <w:rFonts w:ascii="Calibri" w:eastAsia="Calibri" w:hAnsi="Calibri" w:cs="Calibri"/>
          </w:rPr>
          <w:delText xml:space="preserve">each </w:delText>
        </w:r>
      </w:del>
      <w:r>
        <w:rPr>
          <w:rFonts w:ascii="Calibri" w:eastAsia="Calibri" w:hAnsi="Calibri" w:cs="Calibri"/>
        </w:rPr>
        <w:t xml:space="preserve">receiving </w:t>
      </w:r>
      <w:ins w:id="118" w:author="William Lamb" w:date="2018-11-14T15:06:00Z">
        <w:r w:rsidR="00204997">
          <w:rPr>
            <w:rFonts w:ascii="Calibri" w:eastAsia="Calibri" w:hAnsi="Calibri" w:cs="Calibri"/>
          </w:rPr>
          <w:t>23</w:t>
        </w:r>
      </w:ins>
      <w:ins w:id="119" w:author="William Lamb" w:date="2018-10-31T14:56:00Z">
        <w:r w:rsidR="006E1D84">
          <w:rPr>
            <w:rFonts w:ascii="Calibri" w:eastAsia="Calibri" w:hAnsi="Calibri" w:cs="Calibri"/>
          </w:rPr>
          <w:t xml:space="preserve">% and </w:t>
        </w:r>
      </w:ins>
      <w:ins w:id="120" w:author="William Lamb" w:date="2018-11-14T15:07:00Z">
        <w:r w:rsidR="00204997">
          <w:rPr>
            <w:rFonts w:ascii="Calibri" w:eastAsia="Calibri" w:hAnsi="Calibri" w:cs="Calibri"/>
          </w:rPr>
          <w:t>19</w:t>
        </w:r>
      </w:ins>
      <w:ins w:id="121" w:author="William Lamb" w:date="2018-10-31T14:56:00Z">
        <w:r w:rsidR="006E1D84">
          <w:rPr>
            <w:rFonts w:ascii="Calibri" w:eastAsia="Calibri" w:hAnsi="Calibri" w:cs="Calibri"/>
          </w:rPr>
          <w:t xml:space="preserve">%, respectively </w:t>
        </w:r>
      </w:ins>
      <w:del w:id="122" w:author="William Lamb" w:date="2018-10-31T14:56:00Z">
        <w:r w:rsidDel="006E1D84">
          <w:rPr>
            <w:rFonts w:ascii="Calibri" w:eastAsia="Calibri" w:hAnsi="Calibri" w:cs="Calibri"/>
          </w:rPr>
          <w:delText xml:space="preserve">approximately 20% </w:delText>
        </w:r>
      </w:del>
      <w:r>
        <w:rPr>
          <w:rFonts w:ascii="Calibri" w:eastAsia="Calibri" w:hAnsi="Calibri" w:cs="Calibri"/>
        </w:rPr>
        <w:t>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w:t>
      </w:r>
      <w:del w:id="123" w:author="William Lamb" w:date="2018-10-31T14:57:00Z">
        <w:r w:rsidDel="006E1D84">
          <w:rPr>
            <w:rFonts w:ascii="Calibri" w:eastAsia="Calibri" w:hAnsi="Calibri" w:cs="Calibri"/>
          </w:rPr>
          <w:delText>10</w:delText>
        </w:r>
      </w:del>
      <w:ins w:id="124" w:author="William Lamb" w:date="2018-10-31T14:57:00Z">
        <w:r w:rsidR="006E1D84">
          <w:rPr>
            <w:rFonts w:ascii="Calibri" w:eastAsia="Calibri" w:hAnsi="Calibri" w:cs="Calibri"/>
          </w:rPr>
          <w:t>7</w:t>
        </w:r>
      </w:ins>
      <w:r>
        <w:rPr>
          <w:rFonts w:ascii="Calibri" w:eastAsia="Calibri" w:hAnsi="Calibri" w:cs="Calibri"/>
        </w:rPr>
        <w:t>%)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w:t>
      </w:r>
      <w:ins w:id="125" w:author="William Lamb" w:date="2018-10-31T15:12:00Z">
        <w:r w:rsidR="00D06C69">
          <w:t xml:space="preserve"> in all regions apart from North America</w:t>
        </w:r>
      </w:ins>
      <w:r>
        <w:t>.</w:t>
      </w:r>
      <w:del w:id="126" w:author="William Lamb" w:date="2018-10-31T15:11:00Z">
        <w:r w:rsidDel="00D06C69">
          <w:delText xml:space="preserve"> This pattern is repeated for literature citations, with progressively larger cities receiving, on average, more citations (SI Text</w:delText>
        </w:r>
        <w:r w:rsidR="00435728" w:rsidDel="00D06C69">
          <w:delText xml:space="preserve"> Figure 2</w:delText>
        </w:r>
        <w:r w:rsidDel="00D06C69">
          <w:delText>).</w:delText>
        </w:r>
      </w:del>
    </w:p>
    <w:p w14:paraId="2356EBAC" w14:textId="2DA20606" w:rsidR="0075626F" w:rsidRDefault="0075626F">
      <w:pPr>
        <w:keepNext/>
        <w:spacing w:line="480" w:lineRule="auto"/>
      </w:pPr>
      <w:del w:id="127" w:author="William Lamb" w:date="2018-10-30T13:30:00Z">
        <w:r w:rsidDel="008E726E">
          <w:rPr>
            <w:noProof/>
          </w:rPr>
          <w:lastRenderedPageBreak/>
          <w:drawing>
            <wp:inline distT="0" distB="0" distL="0" distR="0" wp14:anchorId="6FAB1258" wp14:editId="2367507C">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del>
      <w:ins w:id="128" w:author="William Lamb" w:date="2018-11-14T15:04:00Z">
        <w:r w:rsidR="00204997">
          <w:rPr>
            <w:noProof/>
          </w:rPr>
          <w:drawing>
            <wp:inline distT="0" distB="0" distL="0" distR="0" wp14:anchorId="3BCDF237" wp14:editId="7C86C071">
              <wp:extent cx="5760720" cy="266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64460"/>
                      </a:xfrm>
                      <a:prstGeom prst="rect">
                        <a:avLst/>
                      </a:prstGeom>
                    </pic:spPr>
                  </pic:pic>
                </a:graphicData>
              </a:graphic>
            </wp:inline>
          </w:drawing>
        </w:r>
      </w:ins>
    </w:p>
    <w:p w14:paraId="589BE4F3" w14:textId="441CB8B7" w:rsidR="0075626F" w:rsidRDefault="0075626F">
      <w:pPr>
        <w:pStyle w:val="Caption"/>
        <w:spacing w:line="480" w:lineRule="auto"/>
      </w:pPr>
      <w:bookmarkStart w:id="129" w:name="_Ref512426532"/>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2</w:t>
      </w:r>
      <w:r>
        <w:rPr>
          <w:b/>
        </w:rPr>
        <w:fldChar w:fldCharType="end"/>
      </w:r>
      <w:bookmarkEnd w:id="129"/>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ins w:id="130" w:author="William Lamb" w:date="2018-10-25T11:59:00Z">
        <w:r w:rsidR="00147E3A">
          <w:t xml:space="preserve"> and </w:t>
        </w:r>
      </w:ins>
      <w:ins w:id="131" w:author="William Lamb" w:date="2018-10-25T12:00:00Z">
        <w:r w:rsidR="00147E3A">
          <w:t xml:space="preserve">the United Nations Population Division </w:t>
        </w:r>
      </w:ins>
      <w:ins w:id="132" w:author="William Lamb" w:date="2018-10-25T11:59:00Z">
        <w:r w:rsidR="00147E3A">
          <w:t>regionalisation</w:t>
        </w:r>
      </w:ins>
      <w:r w:rsidR="00B41750" w:rsidRPr="001500E5">
        <w:t xml:space="preserve"> </w:t>
      </w:r>
      <w:ins w:id="133" w:author="William Lamb" w:date="2018-10-25T12:00:00Z">
        <w:r w:rsidR="00147E3A">
          <w:t xml:space="preserve">are </w:t>
        </w:r>
      </w:ins>
      <w:r w:rsidR="00B41750" w:rsidRPr="001500E5">
        <w:t xml:space="preserve">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74226252" w:rsidR="0075626F" w:rsidRDefault="0075626F">
      <w:pPr>
        <w:spacing w:line="480" w:lineRule="auto"/>
        <w:rPr>
          <w:rFonts w:ascii="Calibri" w:eastAsia="Calibri" w:hAnsi="Calibri" w:cs="Calibri"/>
        </w:rPr>
      </w:pPr>
      <w:r>
        <w:rPr>
          <w:rFonts w:ascii="Calibri" w:eastAsia="Calibri" w:hAnsi="Calibri" w:cs="Calibri"/>
        </w:rPr>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w:t>
      </w:r>
      <w:del w:id="134" w:author="William Lamb" w:date="2018-10-31T15:35:00Z">
        <w:r w:rsidR="00435728" w:rsidDel="00B50BD9">
          <w:rPr>
            <w:rFonts w:ascii="Calibri" w:eastAsia="Calibri" w:hAnsi="Calibri" w:cs="Calibri"/>
          </w:rPr>
          <w:delText>3</w:delText>
        </w:r>
      </w:del>
      <w:ins w:id="135" w:author="William Lamb" w:date="2018-10-31T15:35:00Z">
        <w:r w:rsidR="00B50BD9">
          <w:rPr>
            <w:rFonts w:ascii="Calibri" w:eastAsia="Calibri" w:hAnsi="Calibri" w:cs="Calibri"/>
          </w:rPr>
          <w:t>2</w:t>
        </w:r>
      </w:ins>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xml:space="preserve">. And </w:t>
      </w:r>
      <w:ins w:id="136" w:author="William Lamb" w:date="2018-11-16T10:38:00Z">
        <w:r w:rsidR="00853738">
          <w:rPr>
            <w:rFonts w:ascii="Calibri" w:eastAsia="Calibri" w:hAnsi="Calibri" w:cs="Calibri"/>
          </w:rPr>
          <w:t xml:space="preserve">one of </w:t>
        </w:r>
      </w:ins>
      <w:r>
        <w:rPr>
          <w:rFonts w:ascii="Calibri" w:eastAsia="Calibri" w:hAnsi="Calibri" w:cs="Calibri"/>
        </w:rPr>
        <w:t>the least well represented segment</w:t>
      </w:r>
      <w:ins w:id="137" w:author="William Lamb" w:date="2018-11-16T10:38:00Z">
        <w:r w:rsidR="00853738">
          <w:rPr>
            <w:rFonts w:ascii="Calibri" w:eastAsia="Calibri" w:hAnsi="Calibri" w:cs="Calibri"/>
          </w:rPr>
          <w:t>s</w:t>
        </w:r>
      </w:ins>
      <w:r>
        <w:rPr>
          <w:rFonts w:ascii="Calibri" w:eastAsia="Calibri" w:hAnsi="Calibri" w:cs="Calibri"/>
        </w:rPr>
        <w: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w:t>
      </w:r>
      <w:del w:id="138" w:author="William Lamb" w:date="2018-11-14T15:59:00Z">
        <w:r w:rsidR="00435728" w:rsidDel="00F55922">
          <w:rPr>
            <w:rFonts w:ascii="Calibri" w:eastAsia="Calibri" w:hAnsi="Calibri" w:cs="Calibri"/>
          </w:rPr>
          <w:delText>4</w:delText>
        </w:r>
      </w:del>
      <w:ins w:id="139" w:author="William Lamb" w:date="2018-11-14T15:59:00Z">
        <w:r w:rsidR="00F55922">
          <w:rPr>
            <w:rFonts w:ascii="Calibri" w:eastAsia="Calibri" w:hAnsi="Calibri" w:cs="Calibri"/>
          </w:rPr>
          <w:t>3</w:t>
        </w:r>
      </w:ins>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ins w:id="140" w:author="William Lamb" w:date="2018-10-31T15:36:00Z">
        <w:r w:rsidR="00B50BD9">
          <w:rPr>
            <w:rFonts w:ascii="Calibri" w:eastAsia="Calibri" w:hAnsi="Calibri" w:cs="Calibri"/>
          </w:rPr>
          <w:t xml:space="preserve"> </w:t>
        </w:r>
      </w:ins>
    </w:p>
    <w:p w14:paraId="475265FF" w14:textId="6074B9DC" w:rsidR="00481147" w:rsidRDefault="005E3FD5">
      <w:pPr>
        <w:spacing w:line="480" w:lineRule="auto"/>
        <w:rPr>
          <w:rFonts w:ascii="Calibri" w:eastAsia="Calibri" w:hAnsi="Calibri" w:cs="Calibri"/>
        </w:rPr>
      </w:pPr>
      <w:r>
        <w:rPr>
          <w:rFonts w:ascii="Calibri" w:eastAsia="Calibri" w:hAnsi="Calibri" w:cs="Calibri"/>
        </w:rPr>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ins w:id="141" w:author="William Lamb" w:date="2018-10-23T13:19:00Z">
        <w:r w:rsidR="0076504B">
          <w:rPr>
            <w:rFonts w:ascii="Calibri" w:eastAsia="Calibri" w:hAnsi="Calibri" w:cs="Calibri"/>
          </w:rPr>
          <w:t xml:space="preserve">urban </w:t>
        </w:r>
      </w:ins>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ins w:id="142" w:author="William Lamb" w:date="2018-10-23T13:11:00Z">
        <w:r w:rsidR="0076504B">
          <w:rPr>
            <w:rFonts w:ascii="Calibri" w:eastAsia="Calibri" w:hAnsi="Calibri" w:cs="Calibri"/>
          </w:rPr>
          <w:t>and comprehensive low-carbon retrofitting</w:t>
        </w:r>
      </w:ins>
      <w:ins w:id="143" w:author="William Lamb" w:date="2018-10-23T13:19:00Z">
        <w:r w:rsidR="0076504B">
          <w:rPr>
            <w:rFonts w:ascii="Calibri" w:eastAsia="Calibri" w:hAnsi="Calibri" w:cs="Calibri"/>
          </w:rPr>
          <w:t>, worldwide</w:t>
        </w:r>
      </w:ins>
      <w:del w:id="144" w:author="William Lamb" w:date="2018-10-23T13:19:00Z">
        <w:r w:rsidR="00AF7D5A" w:rsidDel="0076504B">
          <w:rPr>
            <w:rFonts w:ascii="Calibri" w:eastAsia="Calibri" w:hAnsi="Calibri" w:cs="Calibri"/>
          </w:rPr>
          <w:delText>wealthier</w:delText>
        </w:r>
        <w:r w:rsidR="00481147" w:rsidDel="0076504B">
          <w:rPr>
            <w:rFonts w:ascii="Calibri" w:eastAsia="Calibri" w:hAnsi="Calibri" w:cs="Calibri"/>
          </w:rPr>
          <w:delText xml:space="preserve"> </w:delText>
        </w:r>
      </w:del>
      <w:del w:id="145" w:author="William Lamb" w:date="2018-10-23T13:16:00Z">
        <w:r w:rsidR="000A1E3D" w:rsidDel="0076504B">
          <w:rPr>
            <w:rFonts w:ascii="Calibri" w:eastAsia="Calibri" w:hAnsi="Calibri" w:cs="Calibri"/>
          </w:rPr>
          <w:delText xml:space="preserve">Northern </w:delText>
        </w:r>
      </w:del>
      <w:del w:id="146" w:author="William Lamb" w:date="2018-10-23T13:19:00Z">
        <w:r w:rsidR="00481147" w:rsidDel="0076504B">
          <w:rPr>
            <w:rFonts w:ascii="Calibri" w:eastAsia="Calibri" w:hAnsi="Calibri" w:cs="Calibri"/>
          </w:rPr>
          <w:delText>cities</w:delText>
        </w:r>
      </w:del>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del w:id="147" w:author="William Lamb" w:date="2018-10-23T13:21:00Z">
        <w:r w:rsidR="000A1E3D" w:rsidDel="0076504B">
          <w:rPr>
            <w:rFonts w:ascii="Calibri" w:eastAsia="Calibri" w:hAnsi="Calibri" w:cs="Calibri"/>
          </w:rPr>
          <w:delText xml:space="preserve">these </w:delText>
        </w:r>
      </w:del>
      <w:ins w:id="148" w:author="William Lamb" w:date="2018-10-23T13:21:00Z">
        <w:r w:rsidR="0076504B">
          <w:rPr>
            <w:rFonts w:ascii="Calibri" w:eastAsia="Calibri" w:hAnsi="Calibri" w:cs="Calibri"/>
          </w:rPr>
          <w:t xml:space="preserve">wealthier </w:t>
        </w:r>
      </w:ins>
      <w:ins w:id="149" w:author="William Lamb" w:date="2018-10-23T13:27:00Z">
        <w:r w:rsidR="00F30EFF">
          <w:rPr>
            <w:rFonts w:ascii="Calibri" w:eastAsia="Calibri" w:hAnsi="Calibri" w:cs="Calibri"/>
          </w:rPr>
          <w:t xml:space="preserve">and high-emitting </w:t>
        </w:r>
      </w:ins>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del w:id="150" w:author="William Lamb" w:date="2018-10-23T13:31:00Z">
        <w:r w:rsidR="000A1E3D" w:rsidDel="00F30EFF">
          <w:rPr>
            <w:rFonts w:ascii="Calibri" w:eastAsia="Calibri" w:hAnsi="Calibri" w:cs="Calibri"/>
          </w:rPr>
          <w:delText>,</w:delText>
        </w:r>
      </w:del>
      <w:ins w:id="151" w:author="William Lamb" w:date="2018-10-23T13:31:00Z">
        <w:r w:rsidR="00F30EFF">
          <w:rPr>
            <w:rFonts w:ascii="Calibri" w:eastAsia="Calibri" w:hAnsi="Calibri" w:cs="Calibri"/>
          </w:rPr>
          <w:t>:</w:t>
        </w:r>
      </w:ins>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10.1038/s41558-018-0152-7","ISSN":"1758-6798","author":[{"dropping-particle":"","family":"Kartha","given":"Sivan","non-dropping-particle":"","parse-names":false,"suffix":""},{"dropping-particle":"","family":"Athanasiou","given":"Tom","non-dropping-particle":"","parse-names":false,"suffix":""},{"dropping-particle":"","family":"Caney","given":"S","non-dropping-particle":"","parse-names":false,"suffix":""},{"dropping-particle":"","family":"Cripps","given":"E","non-dropping-particle":"","parse-names":false,"suffix":""},{"dropping-particle":"","family":"Dooley","given":"K","non-dropping-particle":"","parse-names":false,"suffix":""},{"dropping-particle":"","family":"Dubash","given":"N.K.","non-dropping-particle":"","parse-names":false,"suffix":""},{"dropping-particle":"","family":"Fei","given":"T","non-dropping-particle":"","parse-names":false,"suffix":""},{"dropping-particle":"","family":"Harris","given":"P.G.","non-dropping-particle":"","parse-names":false,"suffix":""},{"dropping-particle":"","family":"Holz","given":"C.","non-dropping-particle":"","parse-names":false,"suffix":""},{"dropping-particle":"","family":"Lahn","given":"B.","non-dropping-particle":"","parse-names":false,"suffix":""},{"dropping-particle":"","family":"Moellendorf","given":"D.","non-dropping-particle":"","parse-names":false,"suffix":""},{"dropping-particle":"","family":"Muller","given":"B.","non-dropping-particle":"","parse-names":false,"suffix":""},{"dropping-particle":"","family":"Roberts","given":"T.J.","non-dropping-particle":"","parse-names":false,"suffix":""},{"dropping-particle":"","family":"Sagar","given":"A.","non-dropping-particle":"","parse-names":false,"suffix":""},{"dropping-particle":"","family":"Shue","given":"H.","non-dropping-particle":"","parse-names":false,"suffix":""},{"dropping-particle":"","family":"Singer","given":"P.","non-dropping-particle":"","parse-names":false,"suffix":""},{"dropping-particle":"","family":"Winkler","given":"H.","non-dropping-particle":"","parse-names":false,"suffix":""}],"container-title":"Nature Climate Change","id":"ITEM-1","issue":"May","issued":{"date-parts":[["2018"]]},"page":"348-349","publisher":"Springer US","title":"Cascading biases against poorer countries","type":"article-journal","volume":"8"},"uris":["http://www.mendeley.com/documents/?uuid=f6c8150b-be2b-4b4d-bcf5-2d0f11c5edda"]}],"mendeley":{"formattedCitation":"&lt;sup&gt;8&lt;/sup&gt;","plainTextFormattedCitation":"8","previouslyFormattedCitation":"&lt;sup&gt;8&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 xml:space="preserve">will originate from </w:t>
      </w:r>
      <w:ins w:id="152" w:author="William Lamb" w:date="2018-10-23T13:28:00Z">
        <w:r w:rsidR="00F30EFF">
          <w:rPr>
            <w:rFonts w:ascii="Calibri" w:eastAsia="Calibri" w:hAnsi="Calibri" w:cs="Calibri"/>
          </w:rPr>
          <w:t xml:space="preserve">up-coming </w:t>
        </w:r>
      </w:ins>
      <w:r w:rsidR="00F217BC">
        <w:rPr>
          <w:rFonts w:ascii="Calibri" w:eastAsia="Calibri" w:hAnsi="Calibri" w:cs="Calibri"/>
        </w:rPr>
        <w:t>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{"citationItems":[{"id":"ITEM-1","itemData":{"DOI":"10.1016/S0140-6736(16)30068-X","ISBN":"0140-6736","ISSN":"1474547X","PMID":"27671670","abstract":"Land-use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basis.","author":[{"dropping-particle":"","family":"Sallis","given":"James F.","non-dropping-particle":"","parse-names":false,"suffix":""},{"dropping-particle":"","family":"Bull","given":"Fiona","non-dropping-particle":"","parse-names":false,"suffix":""},{"dropping-particle":"","family":"Burdett","given":"Ricky","non-dropping-particle":"","parse-names":false,"suffix":""},{"dropping-particle":"","family":"Frank","given":"Lawrence D.","non-dropping-particle":"","parse-names":false,"suffix":""},{"dropping-particle":"","family":"Griffiths","given":"Peter","non-dropping-particle":"","parse-names":false,"suffix":""},{"dropping-particle":"","family":"Giles-Corti","given":"Billie","non-dropping-particle":"","parse-names":false,"suffix":""},{"dropping-particle":"","family":"Stevenson","given":"Mark","non-dropping-particle":"","parse-names":false,"suffix":""}],"container-title":"The Lancet","id":"ITEM-1","issue":"10062","issued":{"date-parts":[["2016"]]},"page":"2936-2947","publisher":"Elsevier Ltd","title":"Use of science to guide city planning policy and practice: how to achieve healthy and sustainable future cities","type":"article-journal","volume":"388"},"uris":["http://www.mendeley.com/documents/?uuid=0c78de7a-b5c6-459d-9107-f61f1cb32a8d"]}],"mendeley":{"formattedCitation":"&lt;sup&gt;9&lt;/sup&gt;","plainTextFormattedCitation":"9","previouslyFormattedCitation":"&lt;sup&gt;9&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w:t>
      </w:r>
      <w:r w:rsidR="00F217BC">
        <w:rPr>
          <w:rFonts w:ascii="Calibri" w:eastAsia="Calibri" w:hAnsi="Calibri" w:cs="Calibri"/>
        </w:rPr>
        <w:lastRenderedPageBreak/>
        <w:t>urban forms requires a major shift in research focus.</w:t>
      </w:r>
      <w:ins w:id="153" w:author="William Lamb" w:date="2018-10-31T15:57:00Z">
        <w:r w:rsidR="007D3CEE">
          <w:rPr>
            <w:rFonts w:ascii="Calibri" w:eastAsia="Calibri" w:hAnsi="Calibri" w:cs="Calibri"/>
          </w:rPr>
          <w:t xml:space="preserve"> </w:t>
        </w:r>
      </w:ins>
      <w:ins w:id="154" w:author="William Lamb" w:date="2018-11-16T10:39:00Z">
        <w:r w:rsidR="00853738">
          <w:rPr>
            <w:rFonts w:ascii="Calibri" w:eastAsia="Calibri" w:hAnsi="Calibri" w:cs="Calibri"/>
          </w:rPr>
          <w:t>Although</w:t>
        </w:r>
      </w:ins>
      <w:ins w:id="155" w:author="William Lamb" w:date="2018-10-31T15:57:00Z">
        <w:r w:rsidR="007D3CEE">
          <w:rPr>
            <w:rFonts w:ascii="Calibri" w:eastAsia="Calibri" w:hAnsi="Calibri" w:cs="Calibri"/>
          </w:rPr>
          <w:t xml:space="preserve"> we do observe an uptake in case studies on </w:t>
        </w:r>
      </w:ins>
      <w:ins w:id="156" w:author="William Lamb" w:date="2018-10-31T15:58:00Z">
        <w:r w:rsidR="007D3CEE">
          <w:rPr>
            <w:rFonts w:ascii="Calibri" w:eastAsia="Calibri" w:hAnsi="Calibri" w:cs="Calibri"/>
          </w:rPr>
          <w:t>Asian cities</w:t>
        </w:r>
      </w:ins>
      <w:ins w:id="157" w:author="William Lamb" w:date="2018-11-16T10:39:00Z">
        <w:r w:rsidR="00853738">
          <w:rPr>
            <w:rFonts w:ascii="Calibri" w:eastAsia="Calibri" w:hAnsi="Calibri" w:cs="Calibri"/>
          </w:rPr>
          <w:t xml:space="preserve"> since </w:t>
        </w:r>
      </w:ins>
      <w:ins w:id="158" w:author="William Lamb" w:date="2018-11-16T10:40:00Z">
        <w:r w:rsidR="00853738">
          <w:rPr>
            <w:rFonts w:ascii="Calibri" w:eastAsia="Calibri" w:hAnsi="Calibri" w:cs="Calibri"/>
          </w:rPr>
          <w:t xml:space="preserve">the </w:t>
        </w:r>
      </w:ins>
      <w:ins w:id="159" w:author="William Lamb" w:date="2018-11-16T10:39:00Z">
        <w:r w:rsidR="00853738">
          <w:rPr>
            <w:rFonts w:ascii="Calibri" w:eastAsia="Calibri" w:hAnsi="Calibri" w:cs="Calibri"/>
          </w:rPr>
          <w:t>IPCC 5</w:t>
        </w:r>
        <w:r w:rsidR="00853738" w:rsidRPr="00CE1148">
          <w:rPr>
            <w:rFonts w:ascii="Calibri" w:eastAsia="Calibri" w:hAnsi="Calibri" w:cs="Calibri"/>
            <w:vertAlign w:val="superscript"/>
          </w:rPr>
          <w:t>th</w:t>
        </w:r>
        <w:r w:rsidR="00853738">
          <w:rPr>
            <w:rFonts w:ascii="Calibri" w:eastAsia="Calibri" w:hAnsi="Calibri" w:cs="Calibri"/>
          </w:rPr>
          <w:t xml:space="preserve"> Assessment Report</w:t>
        </w:r>
      </w:ins>
      <w:ins w:id="160" w:author="William Lamb" w:date="2018-10-31T15:58:00Z">
        <w:r w:rsidR="007D3CEE">
          <w:rPr>
            <w:rFonts w:ascii="Calibri" w:eastAsia="Calibri" w:hAnsi="Calibri" w:cs="Calibri"/>
          </w:rPr>
          <w:t xml:space="preserve">, </w:t>
        </w:r>
      </w:ins>
      <w:ins w:id="161" w:author="William Lamb" w:date="2018-11-16T10:40:00Z">
        <w:r w:rsidR="00853738">
          <w:rPr>
            <w:rFonts w:ascii="Calibri" w:eastAsia="Calibri" w:hAnsi="Calibri" w:cs="Calibri"/>
          </w:rPr>
          <w:t>there has</w:t>
        </w:r>
      </w:ins>
      <w:ins w:id="162" w:author="William Lamb" w:date="2018-10-31T15:58:00Z">
        <w:r w:rsidR="007D3CEE">
          <w:rPr>
            <w:rFonts w:ascii="Calibri" w:eastAsia="Calibri" w:hAnsi="Calibri" w:cs="Calibri"/>
          </w:rPr>
          <w:t xml:space="preserve"> only a very limited expansion of cases on African and Latin American cities (SI Text Fig 4).</w:t>
        </w:r>
      </w:ins>
    </w:p>
    <w:p w14:paraId="06D057B2" w14:textId="11EBFBAE" w:rsidR="00F217BC" w:rsidRDefault="000A5F74">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w:t>
      </w:r>
      <w:del w:id="163" w:author="William Lamb" w:date="2018-10-31T16:03:00Z">
        <w:r w:rsidR="005428EB" w:rsidDel="003E2EAE">
          <w:rPr>
            <w:rFonts w:ascii="Calibri" w:eastAsia="Calibri" w:hAnsi="Calibri" w:cs="Calibri"/>
          </w:rPr>
          <w:delText>3</w:delText>
        </w:r>
      </w:del>
      <w:ins w:id="164" w:author="William Lamb" w:date="2018-10-31T16:03:00Z">
        <w:r w:rsidR="003E2EAE">
          <w:rPr>
            <w:rFonts w:ascii="Calibri" w:eastAsia="Calibri" w:hAnsi="Calibri" w:cs="Calibri"/>
          </w:rPr>
          <w:t>5</w:t>
        </w:r>
      </w:ins>
      <w:r w:rsidR="001754F8">
        <w:rPr>
          <w:rFonts w:ascii="Calibri" w:eastAsia="Calibri" w:hAnsi="Calibri" w:cs="Calibri"/>
        </w:rPr>
        <w:t>% (</w:t>
      </w:r>
      <w:del w:id="165" w:author="William Lamb" w:date="2018-10-31T16:03:00Z">
        <w:r w:rsidR="001754F8" w:rsidDel="003E2EAE">
          <w:rPr>
            <w:rFonts w:ascii="Calibri" w:eastAsia="Calibri" w:hAnsi="Calibri" w:cs="Calibri"/>
          </w:rPr>
          <w:delText>281</w:delText>
        </w:r>
      </w:del>
      <w:ins w:id="166" w:author="William Lamb" w:date="2018-10-31T16:03:00Z">
        <w:r w:rsidR="003E2EAE">
          <w:rPr>
            <w:rFonts w:ascii="Calibri" w:eastAsia="Calibri" w:hAnsi="Calibri" w:cs="Calibri"/>
          </w:rPr>
          <w:t>3</w:t>
        </w:r>
      </w:ins>
      <w:ins w:id="167" w:author="William Lamb" w:date="2018-11-14T16:02:00Z">
        <w:r w:rsidR="00F55922">
          <w:rPr>
            <w:rFonts w:ascii="Calibri" w:eastAsia="Calibri" w:hAnsi="Calibri" w:cs="Calibri"/>
          </w:rPr>
          <w:t>03</w:t>
        </w:r>
      </w:ins>
      <w:r w:rsidR="001754F8">
        <w:rPr>
          <w:rFonts w:ascii="Calibri" w:eastAsia="Calibri" w:hAnsi="Calibri" w:cs="Calibri"/>
        </w:rPr>
        <w:t>/1228)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del w:id="168" w:author="William Lamb" w:date="2018-10-23T13:53:00Z">
        <w:r w:rsidR="005428EB" w:rsidDel="00FB5F2C">
          <w:rPr>
            <w:rFonts w:ascii="Calibri" w:eastAsia="Calibri" w:hAnsi="Calibri" w:cs="Calibri"/>
          </w:rPr>
          <w:delText>small agglomerations</w:delText>
        </w:r>
      </w:del>
      <w:ins w:id="169" w:author="William Lamb" w:date="2018-10-23T13:53:00Z">
        <w:r w:rsidR="00FB5F2C">
          <w:rPr>
            <w:rFonts w:ascii="Calibri" w:eastAsia="Calibri" w:hAnsi="Calibri" w:cs="Calibri"/>
          </w:rPr>
          <w:t>these</w:t>
        </w:r>
      </w:ins>
      <w:r w:rsidR="005428EB">
        <w:rPr>
          <w:rFonts w:ascii="Calibri" w:eastAsia="Calibri" w:hAnsi="Calibri" w:cs="Calibri"/>
        </w:rPr>
        <w:t xml:space="preserve">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pPr>
        <w:pStyle w:val="Heading2"/>
        <w:spacing w:line="480" w:lineRule="auto"/>
        <w:rPr>
          <w:rFonts w:eastAsia="Calibri"/>
        </w:rPr>
        <w:pPrChange w:id="170" w:author="William Lamb" w:date="2018-11-09T11:08:00Z">
          <w:pPr>
            <w:pStyle w:val="Heading2"/>
          </w:pPr>
        </w:pPrChange>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5EAA66BE" w:rsidR="00F966D5" w:rsidRDefault="0055295C" w:rsidP="00EB245C">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buildings, transport, waste), policies (infrastructure provisioning, behavioural incentives) and overarching concerns (</w:t>
      </w:r>
      <w:del w:id="171" w:author="William Lamb" w:date="2018-11-16T10:41:00Z">
        <w:r w:rsidDel="00853738">
          <w:rPr>
            <w:rFonts w:ascii="Calibri" w:eastAsia="Calibri" w:hAnsi="Calibri" w:cs="Calibri"/>
          </w:rPr>
          <w:delText xml:space="preserve">human well-being, </w:delText>
        </w:r>
      </w:del>
      <w:ins w:id="172" w:author="William Lamb" w:date="2018-11-16T10:41:00Z">
        <w:r w:rsidR="00853738">
          <w:rPr>
            <w:rFonts w:ascii="Calibri" w:eastAsia="Calibri" w:hAnsi="Calibri" w:cs="Calibri"/>
          </w:rPr>
          <w:t xml:space="preserve">social and environmental </w:t>
        </w:r>
      </w:ins>
      <w:r>
        <w:rPr>
          <w:rFonts w:ascii="Calibri" w:eastAsia="Calibri" w:hAnsi="Calibri" w:cs="Calibri"/>
        </w:rPr>
        <w:t>sustainability</w:t>
      </w:r>
      <w:ins w:id="173" w:author="William Lamb" w:date="2018-11-16T10:42:00Z">
        <w:r w:rsidR="00853738">
          <w:rPr>
            <w:rFonts w:ascii="Calibri" w:eastAsia="Calibri" w:hAnsi="Calibri" w:cs="Calibri"/>
          </w:rPr>
          <w:t xml:space="preserve"> </w:t>
        </w:r>
      </w:ins>
      <w:ins w:id="174" w:author="William Lamb" w:date="2018-11-16T10:43:00Z">
        <w:r w:rsidR="00853738">
          <w:rPr>
            <w:rFonts w:ascii="Calibri" w:eastAsia="Calibri" w:hAnsi="Calibri" w:cs="Calibri"/>
          </w:rPr>
          <w:fldChar w:fldCharType="begin" w:fldLock="1"/>
        </w:r>
      </w:ins>
      <w:r w:rsidR="002B76FF">
        <w:rPr>
          <w:rFonts w:ascii="Calibri" w:eastAsia="Calibri" w:hAnsi="Calibri" w:cs="Calibri"/>
        </w:rPr>
        <w:instrText>ADDIN CSL_CITATION {"citationItems":[{"id":"ITEM-1","itemData":{"DOI":"10.1038/s41893-018-0021-4","ISSN":"2398-9629","author":[{"dropping-particle":"","family":"O'Neill","given":"Daniel W","non-dropping-particle":"","parse-names":false,"suffix":""},{"dropping-particle":"","family":"Fanning","given":"Andrew L","non-dropping-particle":"","parse-names":false,"suffix":""},{"dropping-particle":"","family":"Lamb","given":"William F","non-dropping-particle":"","parse-names":false,"suffix":""},{"dropping-particle":"","family":"Steinberger","given":"Julia K","non-dropping-particle":"","parse-names":false,"suffix":""}],"container-title":"Nature Sustainability","id":"ITEM-1","issued":{"date-parts":[["2018"]]},"title":"A good life for all within planetary boundaries","type":"article-journal"},"uris":["http://www.mendeley.com/documents/?uuid=e46f28ae-c802-4e3e-9250-2367f8e41f6e"]}],"mendeley":{"formattedCitation":"&lt;sup&gt;10&lt;/sup&gt;","plainTextFormattedCitation":"10","previouslyFormattedCitation":"&lt;sup&gt;10&lt;/sup&gt;"},"properties":{"noteIndex":0},"schema":"https://github.com/citation-style-language/schema/raw/master/csl-citation.json"}</w:instrText>
      </w:r>
      <w:r w:rsidR="00853738">
        <w:rPr>
          <w:rFonts w:ascii="Calibri" w:eastAsia="Calibri" w:hAnsi="Calibri" w:cs="Calibri"/>
        </w:rPr>
        <w:fldChar w:fldCharType="separate"/>
      </w:r>
      <w:r w:rsidR="00853738" w:rsidRPr="00853738">
        <w:rPr>
          <w:rFonts w:ascii="Calibri" w:eastAsia="Calibri" w:hAnsi="Calibri" w:cs="Calibri"/>
          <w:noProof/>
          <w:vertAlign w:val="superscript"/>
        </w:rPr>
        <w:t>10</w:t>
      </w:r>
      <w:ins w:id="175" w:author="William Lamb" w:date="2018-11-16T10:43:00Z">
        <w:r w:rsidR="00853738">
          <w:rPr>
            <w:rFonts w:ascii="Calibri" w:eastAsia="Calibri" w:hAnsi="Calibri" w:cs="Calibri"/>
          </w:rPr>
          <w:fldChar w:fldCharType="end"/>
        </w:r>
      </w:ins>
      <w:r>
        <w:rPr>
          <w:rFonts w:ascii="Calibri" w:eastAsia="Calibri" w:hAnsi="Calibri" w:cs="Calibri"/>
        </w:rPr>
        <w:t xml:space="preserve">).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58D10730" w:rsidR="004B5351" w:rsidRDefault="00BA4927" w:rsidP="00EB245C">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w:t>
      </w:r>
      <w:del w:id="176" w:author="William Lamb" w:date="2018-11-14T16:03:00Z">
        <w:r w:rsidR="00F52E6F" w:rsidDel="00F55922">
          <w:rPr>
            <w:rFonts w:ascii="Calibri" w:eastAsia="Calibri" w:hAnsi="Calibri" w:cs="Calibri"/>
          </w:rPr>
          <w:delText>3,440</w:delText>
        </w:r>
      </w:del>
      <w:ins w:id="177" w:author="William Lamb" w:date="2018-11-14T16:03:00Z">
        <w:r w:rsidR="00F55922">
          <w:rPr>
            <w:rFonts w:ascii="Calibri" w:eastAsia="Calibri" w:hAnsi="Calibri" w:cs="Calibri"/>
          </w:rPr>
          <w:t>4,051</w:t>
        </w:r>
      </w:ins>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 xml:space="preserve">documents </w:t>
      </w:r>
      <w:r w:rsidR="00800CE3">
        <w:rPr>
          <w:rFonts w:ascii="Calibri" w:eastAsia="Calibri" w:hAnsi="Calibri" w:cs="Calibri"/>
        </w:rPr>
        <w:lastRenderedPageBreak/>
        <w:t>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del w:id="178" w:author="William Lamb" w:date="2018-11-14T16:04:00Z">
        <w:r w:rsidR="00857192" w:rsidDel="00660609">
          <w:rPr>
            <w:rFonts w:ascii="Calibri" w:eastAsia="Calibri" w:hAnsi="Calibri" w:cs="Calibri"/>
          </w:rPr>
          <w:delText xml:space="preserve"> </w:delText>
        </w:r>
        <w:r w:rsidR="00F52E6F" w:rsidDel="00660609">
          <w:rPr>
            <w:rFonts w:ascii="Calibri" w:eastAsia="Calibri" w:hAnsi="Calibri" w:cs="Calibri"/>
          </w:rPr>
          <w:delText>Th</w:delText>
        </w:r>
        <w:r w:rsidR="002D3326" w:rsidDel="00660609">
          <w:rPr>
            <w:rFonts w:ascii="Calibri" w:eastAsia="Calibri" w:hAnsi="Calibri" w:cs="Calibri"/>
          </w:rPr>
          <w:delText>e</w:delText>
        </w:r>
        <w:r w:rsidR="008E2951" w:rsidDel="00660609">
          <w:rPr>
            <w:rFonts w:ascii="Calibri" w:eastAsia="Calibri" w:hAnsi="Calibri" w:cs="Calibri"/>
          </w:rPr>
          <w:delText xml:space="preserve"> unsupervised ‘learning’</w:delText>
        </w:r>
        <w:r w:rsidR="00857192" w:rsidDel="00660609">
          <w:rPr>
            <w:rFonts w:ascii="Calibri" w:eastAsia="Calibri" w:hAnsi="Calibri" w:cs="Calibri"/>
          </w:rPr>
          <w:delText xml:space="preserve"> </w:delText>
        </w:r>
        <w:r w:rsidR="002D3326" w:rsidDel="00660609">
          <w:rPr>
            <w:rFonts w:ascii="Calibri" w:eastAsia="Calibri" w:hAnsi="Calibri" w:cs="Calibri"/>
          </w:rPr>
          <w:delText xml:space="preserve">in this method also </w:delText>
        </w:r>
        <w:r w:rsidR="00857192" w:rsidDel="00660609">
          <w:rPr>
            <w:rFonts w:ascii="Calibri" w:eastAsia="Calibri" w:hAnsi="Calibri" w:cs="Calibri"/>
          </w:rPr>
          <w:delText xml:space="preserve">reduces subjectivity </w:delText>
        </w:r>
        <w:r w:rsidR="00F52E6F" w:rsidDel="00660609">
          <w:rPr>
            <w:rFonts w:ascii="Calibri" w:eastAsia="Calibri" w:hAnsi="Calibri" w:cs="Calibri"/>
          </w:rPr>
          <w:delText xml:space="preserve">in </w:delText>
        </w:r>
        <w:r w:rsidR="002D3326" w:rsidDel="00660609">
          <w:rPr>
            <w:rFonts w:ascii="Calibri" w:eastAsia="Calibri" w:hAnsi="Calibri" w:cs="Calibri"/>
          </w:rPr>
          <w:delText xml:space="preserve">one’s overall </w:delText>
        </w:r>
        <w:r w:rsidR="00F52E6F" w:rsidDel="00660609">
          <w:rPr>
            <w:rFonts w:ascii="Calibri" w:eastAsia="Calibri" w:hAnsi="Calibri" w:cs="Calibri"/>
          </w:rPr>
          <w:delText xml:space="preserve">assessment of </w:delText>
        </w:r>
        <w:r w:rsidR="002D3326" w:rsidDel="00660609">
          <w:rPr>
            <w:rFonts w:ascii="Calibri" w:eastAsia="Calibri" w:hAnsi="Calibri" w:cs="Calibri"/>
          </w:rPr>
          <w:delText>a body of literature.</w:delText>
        </w:r>
      </w:del>
    </w:p>
    <w:p w14:paraId="0E1AE873" w14:textId="72BC6F12" w:rsidR="00BA4927" w:rsidRDefault="00CD6C64" w:rsidP="00EB245C">
      <w:pPr>
        <w:spacing w:line="480" w:lineRule="auto"/>
        <w:rPr>
          <w:rFonts w:ascii="Calibri" w:eastAsia="Calibri" w:hAnsi="Calibri" w:cs="Calibri"/>
        </w:rPr>
      </w:pPr>
      <w:del w:id="179" w:author="William Lamb" w:date="2018-10-31T10:36:00Z">
        <w:r w:rsidDel="008078CB">
          <w:rPr>
            <w:rFonts w:ascii="Calibri" w:eastAsia="Calibri" w:hAnsi="Calibri" w:cs="Calibri"/>
            <w:noProof/>
          </w:rPr>
          <w:drawing>
            <wp:inline distT="0" distB="0" distL="0" distR="0" wp14:anchorId="7DB85370" wp14:editId="3686A862">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del>
      <w:ins w:id="180" w:author="William Lamb" w:date="2018-11-15T22:12:00Z">
        <w:r w:rsidR="0010369F">
          <w:rPr>
            <w:rFonts w:ascii="Calibri" w:eastAsia="Calibri" w:hAnsi="Calibri" w:cs="Calibri"/>
            <w:noProof/>
          </w:rPr>
          <w:drawing>
            <wp:inline distT="0" distB="0" distL="0" distR="0" wp14:anchorId="41FDE932" wp14:editId="44FE89A2">
              <wp:extent cx="5760720" cy="3695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ins>
    </w:p>
    <w:p w14:paraId="6E99FCD2" w14:textId="5B416241" w:rsidR="00994AE5" w:rsidRPr="00D66384" w:rsidRDefault="008637D8" w:rsidP="000708F6">
      <w:pPr>
        <w:pStyle w:val="Caption"/>
        <w:spacing w:line="480" w:lineRule="auto"/>
        <w:rPr>
          <w:b/>
        </w:rPr>
      </w:pPr>
      <w:bookmarkStart w:id="181"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C574DD">
        <w:rPr>
          <w:b/>
          <w:noProof/>
        </w:rPr>
        <w:t>3</w:t>
      </w:r>
      <w:r w:rsidR="003A275B" w:rsidRPr="00D66384">
        <w:rPr>
          <w:b/>
        </w:rPr>
        <w:fldChar w:fldCharType="end"/>
      </w:r>
      <w:bookmarkEnd w:id="181"/>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0F67ABEC" w:rsidR="002D3326" w:rsidRDefault="00CD6C64" w:rsidP="000708F6">
      <w:pPr>
        <w:spacing w:line="480" w:lineRule="auto"/>
        <w:rPr>
          <w:ins w:id="182" w:author="William Lamb" w:date="2018-10-31T16:30:00Z"/>
          <w:rFonts w:ascii="Calibri" w:eastAsia="Calibri" w:hAnsi="Calibri" w:cs="Calibri"/>
        </w:rPr>
      </w:pPr>
      <w:commentRangeStart w:id="183"/>
      <w:r>
        <w:rPr>
          <w:rFonts w:ascii="Calibri" w:eastAsia="Calibri" w:hAnsi="Calibri" w:cs="Calibri"/>
        </w:rPr>
        <w:t>Demand</w:t>
      </w:r>
      <w:commentRangeEnd w:id="183"/>
      <w:r w:rsidR="00314D21">
        <w:rPr>
          <w:rStyle w:val="CommentReference"/>
        </w:rPr>
        <w:commentReference w:id="183"/>
      </w:r>
      <w:r>
        <w:rPr>
          <w:rFonts w:ascii="Calibri" w:eastAsia="Calibri" w:hAnsi="Calibri" w:cs="Calibri"/>
        </w:rPr>
        <w:t xml:space="preserve">-side topics (i.e. those that focus on end-use sectors and behaviours) are prevalent in </w:t>
      </w:r>
      <w:del w:id="184" w:author="William Lamb" w:date="2018-10-31T16:22:00Z">
        <w:r w:rsidDel="009251C5">
          <w:rPr>
            <w:rFonts w:ascii="Calibri" w:eastAsia="Calibri" w:hAnsi="Calibri" w:cs="Calibri"/>
          </w:rPr>
          <w:delText xml:space="preserve">the </w:delText>
        </w:r>
      </w:del>
      <w:r>
        <w:rPr>
          <w:rFonts w:ascii="Calibri" w:eastAsia="Calibri" w:hAnsi="Calibri" w:cs="Calibri"/>
        </w:rPr>
        <w:t xml:space="preserve">case studies. These include </w:t>
      </w:r>
      <w:del w:id="185" w:author="William Lamb" w:date="2018-10-31T16:22:00Z">
        <w:r w:rsidR="00EE30A7" w:rsidDel="009251C5">
          <w:rPr>
            <w:rFonts w:ascii="Calibri" w:eastAsia="Calibri" w:hAnsi="Calibri" w:cs="Calibri"/>
          </w:rPr>
          <w:delText xml:space="preserve">including </w:delText>
        </w:r>
      </w:del>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ins w:id="186" w:author="William Lamb" w:date="2018-10-31T17:05:00Z">
        <w:r w:rsidR="00F620F5">
          <w:rPr>
            <w:rFonts w:ascii="Calibri" w:eastAsia="Calibri" w:hAnsi="Calibri" w:cs="Calibri"/>
          </w:rPr>
          <w:t xml:space="preserve">, </w:t>
        </w:r>
      </w:ins>
      <w:del w:id="187" w:author="William Lamb" w:date="2018-10-31T17:05:00Z">
        <w:r w:rsidR="00A32826" w:rsidDel="00F620F5">
          <w:rPr>
            <w:rFonts w:ascii="Calibri" w:eastAsia="Calibri" w:hAnsi="Calibri" w:cs="Calibri"/>
          </w:rPr>
          <w:delText xml:space="preserve"> </w:delText>
        </w:r>
        <w:r w:rsidR="002D3326" w:rsidDel="00F620F5">
          <w:rPr>
            <w:rFonts w:ascii="Calibri" w:eastAsia="Calibri" w:hAnsi="Calibri" w:cs="Calibri"/>
          </w:rPr>
          <w:delText xml:space="preserve">and </w:delText>
        </w:r>
      </w:del>
      <w:r w:rsidR="002D3326">
        <w:rPr>
          <w:rFonts w:ascii="Calibri" w:eastAsia="Calibri" w:hAnsi="Calibri" w:cs="Calibri"/>
        </w:rPr>
        <w:t xml:space="preserve">heat </w:t>
      </w:r>
      <w:ins w:id="188" w:author="William Lamb" w:date="2018-10-31T17:05:00Z">
        <w:r w:rsidR="00F620F5">
          <w:rPr>
            <w:rFonts w:ascii="Calibri" w:eastAsia="Calibri" w:hAnsi="Calibri" w:cs="Calibri"/>
          </w:rPr>
          <w:t xml:space="preserve">and cooling </w:t>
        </w:r>
      </w:ins>
      <w:r w:rsidR="00A32826">
        <w:rPr>
          <w:rFonts w:ascii="Calibri" w:eastAsia="Calibri" w:hAnsi="Calibri" w:cs="Calibri"/>
        </w:rPr>
        <w:t xml:space="preserve">demand in buildings – alongside issues of urban </w:t>
      </w:r>
      <w:ins w:id="189" w:author="William Lamb" w:date="2018-10-31T16:22:00Z">
        <w:r w:rsidR="009251C5">
          <w:rPr>
            <w:rFonts w:ascii="Calibri" w:eastAsia="Calibri" w:hAnsi="Calibri" w:cs="Calibri"/>
          </w:rPr>
          <w:t xml:space="preserve">climate </w:t>
        </w:r>
      </w:ins>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ins w:id="190" w:author="William Lamb" w:date="2018-10-31T16:29:00Z">
        <w:r w:rsidR="00314D21" w:rsidRPr="00F620F5">
          <w:rPr>
            <w:rFonts w:ascii="Calibri" w:eastAsia="Calibri" w:hAnsi="Calibri" w:cs="Calibri"/>
          </w:rPr>
          <w:fldChar w:fldCharType="begin"/>
        </w:r>
        <w:r w:rsidR="00314D21" w:rsidRPr="00314D21">
          <w:rPr>
            <w:rFonts w:ascii="Calibri" w:eastAsia="Calibri" w:hAnsi="Calibri" w:cs="Calibri"/>
          </w:rPr>
          <w:instrText xml:space="preserve"> REF _Ref515539893 \h </w:instrText>
        </w:r>
      </w:ins>
      <w:r w:rsidR="00314D21" w:rsidRPr="00314D21">
        <w:rPr>
          <w:rFonts w:ascii="Calibri" w:eastAsia="Calibri" w:hAnsi="Calibri" w:cs="Calibri"/>
          <w:rPrChange w:id="191" w:author="William Lamb" w:date="2018-10-31T16:29:00Z">
            <w:rPr>
              <w:rFonts w:ascii="Calibri" w:eastAsia="Calibri" w:hAnsi="Calibri" w:cs="Calibri"/>
              <w:b/>
            </w:rPr>
          </w:rPrChange>
        </w:rPr>
        <w:instrText xml:space="preserve"> \* MERGEFORMAT </w:instrText>
      </w:r>
      <w:r w:rsidR="00314D21" w:rsidRPr="00F620F5">
        <w:rPr>
          <w:rFonts w:ascii="Calibri" w:eastAsia="Calibri" w:hAnsi="Calibri" w:cs="Calibri"/>
        </w:rPr>
      </w:r>
      <w:r w:rsidR="00314D21" w:rsidRPr="00F620F5">
        <w:rPr>
          <w:rFonts w:ascii="Calibri" w:eastAsia="Calibri" w:hAnsi="Calibri" w:cs="Calibri"/>
          <w:rPrChange w:id="192" w:author="William Lamb" w:date="2018-10-31T16:29:00Z">
            <w:rPr>
              <w:rFonts w:ascii="Calibri" w:eastAsia="Calibri" w:hAnsi="Calibri" w:cs="Calibri"/>
            </w:rPr>
          </w:rPrChange>
        </w:rPr>
        <w:fldChar w:fldCharType="separate"/>
      </w:r>
      <w:ins w:id="193" w:author="William Lamb" w:date="2018-10-31T16:29:00Z">
        <w:r w:rsidR="00314D21" w:rsidRPr="00314D21">
          <w:rPr>
            <w:rPrChange w:id="194" w:author="William Lamb" w:date="2018-10-31T16:29:00Z">
              <w:rPr>
                <w:b/>
              </w:rPr>
            </w:rPrChange>
          </w:rPr>
          <w:t xml:space="preserve">Figure </w:t>
        </w:r>
        <w:r w:rsidR="00314D21" w:rsidRPr="00314D21">
          <w:rPr>
            <w:noProof/>
            <w:rPrChange w:id="195" w:author="William Lamb" w:date="2018-10-31T16:29:00Z">
              <w:rPr>
                <w:b/>
                <w:noProof/>
              </w:rPr>
            </w:rPrChange>
          </w:rPr>
          <w:t>4</w:t>
        </w:r>
        <w:r w:rsidR="00314D21" w:rsidRPr="00F620F5">
          <w:rPr>
            <w:rFonts w:ascii="Calibri" w:eastAsia="Calibri" w:hAnsi="Calibri" w:cs="Calibri"/>
          </w:rPr>
          <w:fldChar w:fldCharType="end"/>
        </w:r>
        <w:r w:rsidR="00314D21" w:rsidRPr="00F620F5">
          <w:rPr>
            <w:rFonts w:ascii="Calibri" w:eastAsia="Calibri" w:hAnsi="Calibri" w:cs="Calibri"/>
          </w:rPr>
          <w:t>;</w:t>
        </w:r>
        <w:r w:rsidR="00314D21">
          <w:rPr>
            <w:rFonts w:ascii="Calibri" w:eastAsia="Calibri" w:hAnsi="Calibri" w:cs="Calibri"/>
          </w:rPr>
          <w:t xml:space="preserve"> </w:t>
        </w:r>
      </w:ins>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Of the 1</w:t>
      </w:r>
      <w:del w:id="196" w:author="William Lamb" w:date="2018-10-31T16:22:00Z">
        <w:r w:rsidDel="009251C5">
          <w:rPr>
            <w:rFonts w:ascii="Calibri" w:eastAsia="Calibri" w:hAnsi="Calibri" w:cs="Calibri"/>
          </w:rPr>
          <w:delText>7</w:delText>
        </w:r>
      </w:del>
      <w:ins w:id="197" w:author="William Lamb" w:date="2018-10-31T16:22:00Z">
        <w:r w:rsidR="009251C5">
          <w:rPr>
            <w:rFonts w:ascii="Calibri" w:eastAsia="Calibri" w:hAnsi="Calibri" w:cs="Calibri"/>
          </w:rPr>
          <w:t>6</w:t>
        </w:r>
      </w:ins>
      <w:r>
        <w:rPr>
          <w:rFonts w:ascii="Calibri" w:eastAsia="Calibri" w:hAnsi="Calibri" w:cs="Calibri"/>
        </w:rPr>
        <w:t xml:space="preserve"> topics we identify, only </w:t>
      </w:r>
      <w:del w:id="198" w:author="William Lamb" w:date="2018-11-15T22:12:00Z">
        <w:r w:rsidDel="008F3623">
          <w:rPr>
            <w:rFonts w:ascii="Calibri" w:eastAsia="Calibri" w:hAnsi="Calibri" w:cs="Calibri"/>
          </w:rPr>
          <w:delText xml:space="preserve">a </w:delText>
        </w:r>
      </w:del>
      <w:ins w:id="199" w:author="William Lamb" w:date="2018-11-15T22:12:00Z">
        <w:r w:rsidR="008F3623">
          <w:rPr>
            <w:rFonts w:ascii="Calibri" w:eastAsia="Calibri" w:hAnsi="Calibri" w:cs="Calibri"/>
          </w:rPr>
          <w:t>two</w:t>
        </w:r>
      </w:ins>
      <w:del w:id="200" w:author="William Lamb" w:date="2018-11-15T22:12:00Z">
        <w:r w:rsidDel="008F3623">
          <w:rPr>
            <w:rFonts w:ascii="Calibri" w:eastAsia="Calibri" w:hAnsi="Calibri" w:cs="Calibri"/>
          </w:rPr>
          <w:delText>single</w:delText>
        </w:r>
      </w:del>
      <w:r>
        <w:rPr>
          <w:rFonts w:ascii="Calibri" w:eastAsia="Calibri" w:hAnsi="Calibri" w:cs="Calibri"/>
        </w:rPr>
        <w:t xml:space="preserve"> focuses on supply-side mitigation – on</w:t>
      </w:r>
      <w:ins w:id="201" w:author="William Lamb" w:date="2018-11-15T22:13:00Z">
        <w:r w:rsidR="008F3623">
          <w:rPr>
            <w:rFonts w:ascii="Calibri" w:eastAsia="Calibri" w:hAnsi="Calibri" w:cs="Calibri"/>
          </w:rPr>
          <w:t xml:space="preserve"> energy systems</w:t>
        </w:r>
      </w:ins>
      <w:ins w:id="202" w:author="William Lamb" w:date="2018-11-16T10:44:00Z">
        <w:r w:rsidR="007C46E3">
          <w:rPr>
            <w:rFonts w:ascii="Calibri" w:eastAsia="Calibri" w:hAnsi="Calibri" w:cs="Calibri"/>
          </w:rPr>
          <w:t xml:space="preserve"> (e.</w:t>
        </w:r>
      </w:ins>
      <w:ins w:id="203" w:author="William Lamb" w:date="2018-11-16T10:45:00Z">
        <w:r w:rsidR="007C46E3">
          <w:rPr>
            <w:rFonts w:ascii="Calibri" w:eastAsia="Calibri" w:hAnsi="Calibri" w:cs="Calibri"/>
          </w:rPr>
          <w:t>g. grid management and storage)</w:t>
        </w:r>
      </w:ins>
      <w:ins w:id="204" w:author="William Lamb" w:date="2018-11-15T22:13:00Z">
        <w:r w:rsidR="008F3623">
          <w:rPr>
            <w:rFonts w:ascii="Calibri" w:eastAsia="Calibri" w:hAnsi="Calibri" w:cs="Calibri"/>
          </w:rPr>
          <w:t xml:space="preserve"> and</w:t>
        </w:r>
      </w:ins>
      <w:r>
        <w:rPr>
          <w:rFonts w:ascii="Calibri" w:eastAsia="Calibri" w:hAnsi="Calibri" w:cs="Calibri"/>
        </w:rPr>
        <w:t xml:space="preserve"> </w:t>
      </w:r>
      <w:ins w:id="205" w:author="William Lamb" w:date="2018-11-14T16:05:00Z">
        <w:r w:rsidR="00660609">
          <w:rPr>
            <w:rFonts w:ascii="Calibri" w:eastAsia="Calibri" w:hAnsi="Calibri" w:cs="Calibri"/>
          </w:rPr>
          <w:t>renewable energy</w:t>
        </w:r>
      </w:ins>
      <w:ins w:id="206" w:author="William Lamb" w:date="2018-11-16T10:45:00Z">
        <w:r w:rsidR="007C46E3">
          <w:rPr>
            <w:rFonts w:ascii="Calibri" w:eastAsia="Calibri" w:hAnsi="Calibri" w:cs="Calibri"/>
          </w:rPr>
          <w:t xml:space="preserve"> (most prominently, solar PV)</w:t>
        </w:r>
      </w:ins>
      <w:del w:id="207" w:author="William Lamb" w:date="2018-11-14T16:05:00Z">
        <w:r w:rsidR="00A32826" w:rsidDel="00660609">
          <w:rPr>
            <w:rFonts w:ascii="Calibri" w:eastAsia="Calibri" w:hAnsi="Calibri" w:cs="Calibri"/>
          </w:rPr>
          <w:delText>solar PV</w:delText>
        </w:r>
      </w:del>
      <w:r w:rsidR="00A32826">
        <w:rPr>
          <w:rFonts w:ascii="Calibri" w:eastAsia="Calibri" w:hAnsi="Calibri" w:cs="Calibri"/>
        </w:rPr>
        <w:t>.</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del w:id="208" w:author="William Lamb" w:date="2018-11-14T16:06:00Z">
        <w:r w:rsidR="00153D84" w:rsidDel="00660609">
          <w:rPr>
            <w:rFonts w:ascii="Calibri" w:eastAsia="Calibri" w:hAnsi="Calibri" w:cs="Calibri"/>
          </w:rPr>
          <w:delText>with</w:delText>
        </w:r>
        <w:r w:rsidR="00271A62" w:rsidDel="00660609">
          <w:rPr>
            <w:rFonts w:ascii="Calibri" w:eastAsia="Calibri" w:hAnsi="Calibri" w:cs="Calibri"/>
          </w:rPr>
          <w:delText xml:space="preserve">in </w:delText>
        </w:r>
      </w:del>
      <w:ins w:id="209" w:author="William Lamb" w:date="2018-11-14T16:06:00Z">
        <w:r w:rsidR="00660609">
          <w:rPr>
            <w:rFonts w:ascii="Calibri" w:eastAsia="Calibri" w:hAnsi="Calibri" w:cs="Calibri"/>
          </w:rPr>
          <w:t xml:space="preserve">alongside </w:t>
        </w:r>
      </w:ins>
      <w:del w:id="210" w:author="William Lamb" w:date="2018-11-14T16:06:00Z">
        <w:r w:rsidR="00271A62" w:rsidDel="00660609">
          <w:rPr>
            <w:rFonts w:ascii="Calibri" w:eastAsia="Calibri" w:hAnsi="Calibri" w:cs="Calibri"/>
          </w:rPr>
          <w:delText xml:space="preserve">the </w:delText>
        </w:r>
      </w:del>
      <w:r w:rsidR="00271A62">
        <w:rPr>
          <w:rFonts w:ascii="Calibri" w:eastAsia="Calibri" w:hAnsi="Calibri" w:cs="Calibri"/>
        </w:rPr>
        <w:t>urban mitigation</w:t>
      </w:r>
      <w:del w:id="211" w:author="William Lamb" w:date="2018-11-14T16:06:00Z">
        <w:r w:rsidR="00271A62" w:rsidDel="00660609">
          <w:rPr>
            <w:rFonts w:ascii="Calibri" w:eastAsia="Calibri" w:hAnsi="Calibri" w:cs="Calibri"/>
          </w:rPr>
          <w:delText xml:space="preserve"> cases</w:delText>
        </w:r>
      </w:del>
      <w:ins w:id="212" w:author="William Lamb" w:date="2018-11-14T16:06:00Z">
        <w:r w:rsidR="00660609">
          <w:rPr>
            <w:rFonts w:ascii="Calibri" w:eastAsia="Calibri" w:hAnsi="Calibri" w:cs="Calibri"/>
          </w:rPr>
          <w:t xml:space="preserve"> issues</w:t>
        </w:r>
      </w:ins>
      <w:r w:rsidR="0079320D">
        <w:rPr>
          <w:rFonts w:ascii="Calibri" w:eastAsia="Calibri" w:hAnsi="Calibri" w:cs="Calibri"/>
        </w:rPr>
        <w:t xml:space="preserve">, </w:t>
      </w:r>
      <w:del w:id="213" w:author="William Lamb" w:date="2018-10-31T16:29:00Z">
        <w:r w:rsidR="0079320D" w:rsidDel="00314D21">
          <w:rPr>
            <w:rFonts w:ascii="Calibri" w:eastAsia="Calibri" w:hAnsi="Calibri" w:cs="Calibri"/>
          </w:rPr>
          <w:delText>including</w:delText>
        </w:r>
        <w:r w:rsidR="00271A62" w:rsidDel="00314D21">
          <w:rPr>
            <w:rFonts w:ascii="Calibri" w:eastAsia="Calibri" w:hAnsi="Calibri" w:cs="Calibri"/>
          </w:rPr>
          <w:delText xml:space="preserve"> </w:delText>
        </w:r>
      </w:del>
      <w:ins w:id="214" w:author="William Lamb" w:date="2018-10-31T16:29:00Z">
        <w:r w:rsidR="00314D21">
          <w:rPr>
            <w:rFonts w:ascii="Calibri" w:eastAsia="Calibri" w:hAnsi="Calibri" w:cs="Calibri"/>
          </w:rPr>
          <w:t xml:space="preserve">such </w:t>
        </w:r>
      </w:ins>
      <w:del w:id="215" w:author="William Lamb" w:date="2018-11-15T22:13:00Z">
        <w:r w:rsidR="007D21EC" w:rsidDel="008F3623">
          <w:rPr>
            <w:rFonts w:ascii="Calibri" w:eastAsia="Calibri" w:hAnsi="Calibri" w:cs="Calibri"/>
          </w:rPr>
          <w:delText xml:space="preserve">air pollution, </w:delText>
        </w:r>
      </w:del>
      <w:r w:rsidR="007D21EC">
        <w:rPr>
          <w:rFonts w:ascii="Calibri" w:eastAsia="Calibri" w:hAnsi="Calibri" w:cs="Calibri"/>
        </w:rPr>
        <w:t>water demand</w:t>
      </w:r>
      <w:del w:id="216" w:author="William Lamb" w:date="2018-11-14T16:06:00Z">
        <w:r w:rsidR="007D21EC" w:rsidDel="00660609">
          <w:rPr>
            <w:rFonts w:ascii="Calibri" w:eastAsia="Calibri" w:hAnsi="Calibri" w:cs="Calibri"/>
          </w:rPr>
          <w:delText>,</w:delText>
        </w:r>
      </w:del>
      <w:ins w:id="217" w:author="William Lamb" w:date="2018-11-14T16:06:00Z">
        <w:r w:rsidR="00660609">
          <w:rPr>
            <w:rFonts w:ascii="Calibri" w:eastAsia="Calibri" w:hAnsi="Calibri" w:cs="Calibri"/>
          </w:rPr>
          <w:t xml:space="preserve"> and</w:t>
        </w:r>
      </w:ins>
      <w:r w:rsidR="007D21EC">
        <w:rPr>
          <w:rFonts w:ascii="Calibri" w:eastAsia="Calibri" w:hAnsi="Calibri" w:cs="Calibri"/>
        </w:rPr>
        <w:t xml:space="preserve"> urban ecology</w:t>
      </w:r>
      <w:del w:id="218" w:author="William Lamb" w:date="2018-11-14T16:06:00Z">
        <w:r w:rsidR="007D21EC" w:rsidDel="00660609">
          <w:rPr>
            <w:rFonts w:ascii="Calibri" w:eastAsia="Calibri" w:hAnsi="Calibri" w:cs="Calibri"/>
          </w:rPr>
          <w:delText xml:space="preserve"> and climate adaptation</w:delText>
        </w:r>
      </w:del>
      <w:r w:rsidR="007D21EC">
        <w:rPr>
          <w:rFonts w:ascii="Calibri" w:eastAsia="Calibri" w:hAnsi="Calibri" w:cs="Calibri"/>
        </w:rPr>
        <w:t>.</w:t>
      </w:r>
    </w:p>
    <w:p w14:paraId="7BB16A18" w14:textId="6F32C174" w:rsidR="00880585" w:rsidDel="00314D21" w:rsidRDefault="00880585" w:rsidP="00B474D8">
      <w:pPr>
        <w:spacing w:line="480" w:lineRule="auto"/>
        <w:rPr>
          <w:del w:id="219" w:author="William Lamb" w:date="2018-10-31T16:25:00Z"/>
          <w:rFonts w:ascii="Calibri" w:eastAsia="Calibri" w:hAnsi="Calibri" w:cs="Calibri"/>
        </w:rPr>
      </w:pPr>
    </w:p>
    <w:p w14:paraId="0F49B939" w14:textId="5731D111" w:rsidR="00A32826" w:rsidRDefault="003F40BD" w:rsidP="00A14D47">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 xml:space="preserve">observe that emissions </w:t>
      </w:r>
      <w:ins w:id="220" w:author="William Lamb" w:date="2018-11-16T10:45:00Z">
        <w:r w:rsidR="007C46E3">
          <w:rPr>
            <w:rFonts w:ascii="Calibri" w:eastAsia="Calibri" w:hAnsi="Calibri" w:cs="Calibri"/>
          </w:rPr>
          <w:t xml:space="preserve">and energy </w:t>
        </w:r>
      </w:ins>
      <w:r w:rsidR="00A32826">
        <w:rPr>
          <w:rFonts w:ascii="Calibri" w:eastAsia="Calibri" w:hAnsi="Calibri" w:cs="Calibri"/>
        </w:rPr>
        <w:t xml:space="preserve">accounting </w:t>
      </w:r>
      <w:ins w:id="221" w:author="William Lamb" w:date="2018-11-16T10:46:00Z">
        <w:r w:rsidR="007C46E3">
          <w:rPr>
            <w:rFonts w:ascii="Calibri" w:eastAsia="Calibri" w:hAnsi="Calibri" w:cs="Calibri"/>
          </w:rPr>
          <w:t xml:space="preserve">is a </w:t>
        </w:r>
      </w:ins>
      <w:del w:id="222" w:author="William Lamb" w:date="2018-11-16T10:46:00Z">
        <w:r w:rsidR="00A32826" w:rsidDel="007C46E3">
          <w:rPr>
            <w:rFonts w:ascii="Calibri" w:eastAsia="Calibri" w:hAnsi="Calibri" w:cs="Calibri"/>
          </w:rPr>
          <w:delText xml:space="preserve">and </w:delText>
        </w:r>
      </w:del>
      <w:del w:id="223" w:author="William Lamb" w:date="2018-11-15T22:14:00Z">
        <w:r w:rsidR="00A32826" w:rsidDel="008F3623">
          <w:rPr>
            <w:rFonts w:ascii="Calibri" w:eastAsia="Calibri" w:hAnsi="Calibri" w:cs="Calibri"/>
          </w:rPr>
          <w:delText>urban form</w:delText>
        </w:r>
      </w:del>
      <w:del w:id="224" w:author="William Lamb" w:date="2018-11-16T10:46:00Z">
        <w:r w:rsidR="00A32826" w:rsidDel="007C46E3">
          <w:rPr>
            <w:rFonts w:ascii="Calibri" w:eastAsia="Calibri" w:hAnsi="Calibri" w:cs="Calibri"/>
          </w:rPr>
          <w:delText xml:space="preserve"> are</w:delText>
        </w:r>
      </w:del>
      <w:r w:rsidR="00A32826">
        <w:rPr>
          <w:rFonts w:ascii="Calibri" w:eastAsia="Calibri" w:hAnsi="Calibri" w:cs="Calibri"/>
        </w:rPr>
        <w:t xml:space="preserve"> frequent subject</w:t>
      </w:r>
      <w:del w:id="225" w:author="William Lamb" w:date="2018-11-16T10:46:00Z">
        <w:r w:rsidR="00A32826" w:rsidDel="007C46E3">
          <w:rPr>
            <w:rFonts w:ascii="Calibri" w:eastAsia="Calibri" w:hAnsi="Calibri" w:cs="Calibri"/>
          </w:rPr>
          <w:delText>s</w:delText>
        </w:r>
      </w:del>
      <w:r w:rsidR="00A32826">
        <w:rPr>
          <w:rFonts w:ascii="Calibri" w:eastAsia="Calibri" w:hAnsi="Calibri" w:cs="Calibri"/>
        </w:rPr>
        <w:t xml:space="preserve">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C574DD" w:rsidRPr="00C574DD">
        <w:t xml:space="preserve">Figure </w:t>
      </w:r>
      <w:r w:rsidR="00C574DD" w:rsidRPr="00C574D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2B76FF">
        <w:rPr>
          <w:rFonts w:ascii="Calibri" w:eastAsia="Calibri" w:hAnsi="Calibri" w:cs="Calibri"/>
        </w:rPr>
        <w:instrText>ADDIN CSL_CITATION {"citationItems":[{"id":"ITEM-1","itemData":{"DOI":"10.1371/journal.pone.0151328","ISSN":"19326203","PMID":"27023182","abstract":"This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efficiency.","author":[{"dropping-particle":"","family":"Gonzalez-Brambila","given":"Claudia N.","non-dropping-particle":"","parse-names":false,"suffix":""},{"dropping-particle":"","family":"Reyes-Gonzalez","given":"Leonardo","non-dropping-particle":"","parse-names":false,"suffix":""},{"dropping-particle":"","family":"Veloso","given":"Francisco","non-dropping-particle":"","parse-names":false,"suffix":""},{"dropping-particle":"","family":"Perez-Angón","given":"Miguel Angel","non-dropping-particle":"","parse-names":false,"suffix":""}],"container-title":"PLoS ONE","id":"ITEM-1","issue":"3","issued":{"date-parts":[["2016"]]},"title":"The scientific impact of developing nations","type":"article-journal","volume":"11"},"uris":["http://www.mendeley.com/documents/?uuid=d8fcfb78-d2c3-479a-bdbf-ef047c7d2b58"]}],"mendeley":{"formattedCitation":"&lt;sup&gt;11&lt;/sup&gt;","plainTextFormattedCitation":"11","previouslyFormattedCitation":"&lt;sup&gt;11&lt;/sup&gt;"},"properties":{"noteIndex":0},"schema":"https://github.com/citation-style-language/schema/raw/master/csl-citation.json"}</w:instrText>
      </w:r>
      <w:r w:rsidR="0083491F">
        <w:rPr>
          <w:rFonts w:ascii="Calibri" w:eastAsia="Calibri" w:hAnsi="Calibri" w:cs="Calibri"/>
        </w:rPr>
        <w:fldChar w:fldCharType="separate"/>
      </w:r>
      <w:r w:rsidR="00853738" w:rsidRPr="00853738">
        <w:rPr>
          <w:rFonts w:ascii="Calibri" w:eastAsia="Calibri" w:hAnsi="Calibri" w:cs="Calibri"/>
          <w:noProof/>
          <w:vertAlign w:val="superscript"/>
        </w:rPr>
        <w:t>11</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in all other regions.</w:t>
      </w:r>
      <w:del w:id="226" w:author="William Lamb" w:date="2018-11-14T16:10:00Z">
        <w:r w:rsidR="00A32826" w:rsidDel="00330416">
          <w:rPr>
            <w:rFonts w:ascii="Calibri" w:eastAsia="Calibri" w:hAnsi="Calibri" w:cs="Calibri"/>
          </w:rPr>
          <w:delText xml:space="preserve"> </w:delText>
        </w:r>
        <w:r w:rsidR="00663246" w:rsidDel="00330416">
          <w:rPr>
            <w:rFonts w:ascii="Calibri" w:eastAsia="Calibri" w:hAnsi="Calibri" w:cs="Calibri"/>
          </w:rPr>
          <w:delText>And despite specifying no climate adaptation keywords in our search query, it</w:delText>
        </w:r>
        <w:r w:rsidR="00A32826" w:rsidDel="00330416">
          <w:rPr>
            <w:rFonts w:ascii="Calibri" w:eastAsia="Calibri" w:hAnsi="Calibri" w:cs="Calibri"/>
          </w:rPr>
          <w:delText xml:space="preserve"> emerges as </w:delText>
        </w:r>
        <w:r w:rsidR="002D3326" w:rsidDel="00330416">
          <w:rPr>
            <w:rFonts w:ascii="Calibri" w:eastAsia="Calibri" w:hAnsi="Calibri" w:cs="Calibri"/>
          </w:rPr>
          <w:delText>the most</w:delText>
        </w:r>
        <w:r w:rsidR="00A32826" w:rsidDel="00330416">
          <w:rPr>
            <w:rFonts w:ascii="Calibri" w:eastAsia="Calibri" w:hAnsi="Calibri" w:cs="Calibri"/>
          </w:rPr>
          <w:delText xml:space="preserve"> prominent topic in </w:delText>
        </w:r>
        <w:r w:rsidDel="00330416">
          <w:rPr>
            <w:rFonts w:ascii="Calibri" w:eastAsia="Calibri" w:hAnsi="Calibri" w:cs="Calibri"/>
          </w:rPr>
          <w:delText xml:space="preserve">the cities of </w:delText>
        </w:r>
        <w:r w:rsidR="00A32826" w:rsidDel="00330416">
          <w:rPr>
            <w:rFonts w:ascii="Calibri" w:eastAsia="Calibri" w:hAnsi="Calibri" w:cs="Calibri"/>
          </w:rPr>
          <w:delText xml:space="preserve">Africa, </w:delText>
        </w:r>
        <w:r w:rsidR="0025301F" w:rsidDel="00330416">
          <w:rPr>
            <w:rFonts w:ascii="Calibri" w:eastAsia="Calibri" w:hAnsi="Calibri" w:cs="Calibri"/>
          </w:rPr>
          <w:delText>Latin America and Oceania</w:delText>
        </w:r>
        <w:r w:rsidR="00663246" w:rsidDel="00330416">
          <w:rPr>
            <w:rFonts w:ascii="Calibri" w:eastAsia="Calibri" w:hAnsi="Calibri" w:cs="Calibri"/>
          </w:rPr>
          <w:delText xml:space="preserve">, reflecting </w:delText>
        </w:r>
        <w:r w:rsidR="00EE4A6C" w:rsidDel="00330416">
          <w:rPr>
            <w:rFonts w:ascii="Calibri" w:eastAsia="Calibri" w:hAnsi="Calibri" w:cs="Calibri"/>
          </w:rPr>
          <w:delText xml:space="preserve">a </w:delText>
        </w:r>
        <w:r w:rsidR="00CD6C64" w:rsidDel="00330416">
          <w:rPr>
            <w:rFonts w:ascii="Calibri" w:eastAsia="Calibri" w:hAnsi="Calibri" w:cs="Calibri"/>
          </w:rPr>
          <w:delText>commitment to joint case studies on both adaptation and mitigation in these regions.</w:delText>
        </w:r>
      </w:del>
    </w:p>
    <w:p w14:paraId="1B39DD87" w14:textId="62B99B70" w:rsidR="00A535C2" w:rsidRDefault="00E32437" w:rsidP="00EE350A">
      <w:pPr>
        <w:spacing w:line="480" w:lineRule="auto"/>
        <w:rPr>
          <w:rFonts w:ascii="Calibri" w:eastAsia="Calibri" w:hAnsi="Calibri" w:cs="Calibri"/>
        </w:rPr>
      </w:pPr>
      <w:r>
        <w:rPr>
          <w:rFonts w:ascii="Calibri" w:eastAsia="Calibri" w:hAnsi="Calibri" w:cs="Calibri"/>
        </w:rPr>
        <w:t xml:space="preserve">Individual cities are hotspots for particular mitigation topics. </w:t>
      </w:r>
      <w:r w:rsidR="00733873">
        <w:rPr>
          <w:rFonts w:ascii="Calibri" w:eastAsia="Calibri" w:hAnsi="Calibri" w:cs="Calibri"/>
        </w:rPr>
        <w:t>Low-carbon t</w:t>
      </w:r>
      <w:r>
        <w:rPr>
          <w:rFonts w:ascii="Calibri" w:eastAsia="Calibri" w:hAnsi="Calibri" w:cs="Calibri"/>
        </w:rPr>
        <w:t xml:space="preserve">ransportation case studies are well developed for </w:t>
      </w:r>
      <w:r w:rsidR="00733873">
        <w:rPr>
          <w:rFonts w:ascii="Calibri" w:eastAsia="Calibri" w:hAnsi="Calibri" w:cs="Calibri"/>
        </w:rPr>
        <w:t>Beijing</w:t>
      </w:r>
      <w:ins w:id="227" w:author="William Lamb" w:date="2018-11-14T16:18:00Z">
        <w:r w:rsidR="000B49B0">
          <w:rPr>
            <w:rFonts w:ascii="Calibri" w:eastAsia="Calibri" w:hAnsi="Calibri" w:cs="Calibri"/>
          </w:rPr>
          <w:t>, Shanghai</w:t>
        </w:r>
      </w:ins>
      <w:r w:rsidR="00733873">
        <w:rPr>
          <w:rFonts w:ascii="Calibri" w:eastAsia="Calibri" w:hAnsi="Calibri" w:cs="Calibri"/>
        </w:rPr>
        <w:t xml:space="preserve"> and </w:t>
      </w:r>
      <w:r>
        <w:rPr>
          <w:rFonts w:ascii="Calibri" w:eastAsia="Calibri" w:hAnsi="Calibri" w:cs="Calibri"/>
        </w:rPr>
        <w:t>London, but scarcely researched in New York City</w:t>
      </w:r>
      <w:r w:rsidR="00733873">
        <w:rPr>
          <w:rFonts w:ascii="Calibri" w:eastAsia="Calibri" w:hAnsi="Calibri" w:cs="Calibri"/>
        </w:rPr>
        <w:t xml:space="preserve">, </w:t>
      </w:r>
      <w:ins w:id="228" w:author="William Lamb" w:date="2018-11-14T16:22:00Z">
        <w:r w:rsidR="000B49B0">
          <w:rPr>
            <w:rFonts w:ascii="Calibri" w:eastAsia="Calibri" w:hAnsi="Calibri" w:cs="Calibri"/>
          </w:rPr>
          <w:t xml:space="preserve">where cases have </w:t>
        </w:r>
      </w:ins>
      <w:ins w:id="229" w:author="William Lamb" w:date="2018-11-14T16:20:00Z">
        <w:r w:rsidR="000B49B0">
          <w:rPr>
            <w:rFonts w:ascii="Calibri" w:eastAsia="Calibri" w:hAnsi="Calibri" w:cs="Calibri"/>
          </w:rPr>
          <w:t xml:space="preserve">a greater focus on </w:t>
        </w:r>
      </w:ins>
      <w:ins w:id="230" w:author="William Lamb" w:date="2018-11-16T11:03:00Z">
        <w:r w:rsidR="00410C04">
          <w:rPr>
            <w:rFonts w:ascii="Calibri" w:eastAsia="Calibri" w:hAnsi="Calibri" w:cs="Calibri"/>
          </w:rPr>
          <w:t>buildings</w:t>
        </w:r>
      </w:ins>
      <w:del w:id="231" w:author="William Lamb" w:date="2018-11-14T16:21:00Z">
        <w:r w:rsidR="00733873" w:rsidDel="000B49B0">
          <w:rPr>
            <w:rFonts w:ascii="Calibri" w:eastAsia="Calibri" w:hAnsi="Calibri" w:cs="Calibri"/>
          </w:rPr>
          <w:delText xml:space="preserve">Tianjin, </w:delText>
        </w:r>
      </w:del>
      <w:del w:id="232" w:author="William Lamb" w:date="2018-11-14T16:18:00Z">
        <w:r w:rsidR="00733873" w:rsidDel="000B49B0">
          <w:rPr>
            <w:rFonts w:ascii="Calibri" w:eastAsia="Calibri" w:hAnsi="Calibri" w:cs="Calibri"/>
          </w:rPr>
          <w:delText xml:space="preserve">Los Angeles, </w:delText>
        </w:r>
      </w:del>
      <w:del w:id="233" w:author="William Lamb" w:date="2018-11-14T16:21:00Z">
        <w:r w:rsidR="00733873" w:rsidDel="000B49B0">
          <w:rPr>
            <w:rFonts w:ascii="Calibri" w:eastAsia="Calibri" w:hAnsi="Calibri" w:cs="Calibri"/>
          </w:rPr>
          <w:delText>Tokyo</w:delText>
        </w:r>
        <w:r w:rsidDel="000B49B0">
          <w:rPr>
            <w:rFonts w:ascii="Calibri" w:eastAsia="Calibri" w:hAnsi="Calibri" w:cs="Calibri"/>
          </w:rPr>
          <w:delText xml:space="preserve"> and </w:delText>
        </w:r>
      </w:del>
      <w:ins w:id="234" w:author="William Lamb" w:date="2018-11-14T16:18:00Z">
        <w:r w:rsidR="000B49B0" w:rsidDel="000B49B0">
          <w:rPr>
            <w:rFonts w:ascii="Calibri" w:eastAsia="Calibri" w:hAnsi="Calibri" w:cs="Calibri"/>
          </w:rPr>
          <w:t xml:space="preserve"> </w:t>
        </w:r>
        <w:r w:rsidR="000B49B0">
          <w:rPr>
            <w:rFonts w:ascii="Calibri" w:eastAsia="Calibri" w:hAnsi="Calibri" w:cs="Calibri"/>
          </w:rPr>
          <w:t>(</w:t>
        </w:r>
      </w:ins>
      <w:del w:id="235" w:author="William Lamb" w:date="2018-11-14T16:18:00Z">
        <w:r w:rsidDel="000B49B0">
          <w:rPr>
            <w:rFonts w:ascii="Calibri" w:eastAsia="Calibri" w:hAnsi="Calibri" w:cs="Calibri"/>
          </w:rPr>
          <w:delText>Chicago (</w:delText>
        </w:r>
      </w:del>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r w:rsidR="00C574DD" w:rsidRPr="00C574DD">
        <w:t>Figure 4</w:t>
      </w:r>
      <w:r w:rsidR="00733873" w:rsidRPr="00733873">
        <w:rPr>
          <w:rFonts w:ascii="Calibri" w:eastAsia="Calibri" w:hAnsi="Calibri" w:cs="Calibri"/>
        </w:rPr>
        <w:fldChar w:fldCharType="end"/>
      </w:r>
      <w:r>
        <w:rPr>
          <w:rFonts w:ascii="Calibri" w:eastAsia="Calibri" w:hAnsi="Calibri" w:cs="Calibri"/>
        </w:rPr>
        <w:t>). Emissions accounting dominates the case study work on top-tier cities in China (Beijing, Shanghai and Tianjin), while</w:t>
      </w:r>
      <w:ins w:id="236" w:author="William Lamb" w:date="2018-11-14T16:22:00Z">
        <w:r w:rsidR="000B49B0">
          <w:rPr>
            <w:rFonts w:ascii="Calibri" w:eastAsia="Calibri" w:hAnsi="Calibri" w:cs="Calibri"/>
          </w:rPr>
          <w:t xml:space="preserve"> issues of water demand, urban ecology and</w:t>
        </w:r>
      </w:ins>
      <w:r>
        <w:rPr>
          <w:rFonts w:ascii="Calibri" w:eastAsia="Calibri" w:hAnsi="Calibri" w:cs="Calibri"/>
        </w:rPr>
        <w:t xml:space="preserve"> </w:t>
      </w:r>
      <w:ins w:id="237" w:author="William Lamb" w:date="2018-11-14T16:21:00Z">
        <w:r w:rsidR="000B49B0">
          <w:rPr>
            <w:rFonts w:ascii="Calibri" w:eastAsia="Calibri" w:hAnsi="Calibri" w:cs="Calibri"/>
          </w:rPr>
          <w:t>climate governance receive less attention</w:t>
        </w:r>
      </w:ins>
      <w:del w:id="238" w:author="William Lamb" w:date="2018-11-14T16:22:00Z">
        <w:r w:rsidDel="000B49B0">
          <w:rPr>
            <w:rFonts w:ascii="Calibri" w:eastAsia="Calibri" w:hAnsi="Calibri" w:cs="Calibri"/>
          </w:rPr>
          <w:delText xml:space="preserve">topics around urban ecology, water demand and waste management are overlooked here </w:delText>
        </w:r>
      </w:del>
      <w:ins w:id="239" w:author="William Lamb" w:date="2018-11-14T16:22:00Z">
        <w:r w:rsidR="000B49B0">
          <w:rPr>
            <w:rFonts w:ascii="Calibri" w:eastAsia="Calibri" w:hAnsi="Calibri" w:cs="Calibri"/>
          </w:rPr>
          <w:t xml:space="preserve"> </w:t>
        </w:r>
      </w:ins>
      <w:r>
        <w:rPr>
          <w:rFonts w:ascii="Calibri" w:eastAsia="Calibri" w:hAnsi="Calibri" w:cs="Calibri"/>
        </w:rPr>
        <w:t>– at least in the mitigation focused literature we identify</w:t>
      </w:r>
      <w:ins w:id="240" w:author="William Lamb" w:date="2018-11-15T17:00:00Z">
        <w:r w:rsidR="00CD56ED">
          <w:rPr>
            <w:rFonts w:ascii="Calibri" w:eastAsia="Calibri" w:hAnsi="Calibri" w:cs="Calibri"/>
          </w:rPr>
          <w:t xml:space="preserve"> from Web of Science and Scopus</w:t>
        </w:r>
      </w:ins>
      <w:r>
        <w:rPr>
          <w:rFonts w:ascii="Calibri" w:eastAsia="Calibri" w:hAnsi="Calibri" w:cs="Calibri"/>
        </w:rPr>
        <w:t xml:space="preserve">. </w:t>
      </w:r>
      <w:r w:rsidR="00435728">
        <w:rPr>
          <w:rFonts w:ascii="Calibri" w:eastAsia="Calibri" w:hAnsi="Calibri" w:cs="Calibri"/>
        </w:rPr>
        <w:t>Table 2</w:t>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w:t>
      </w:r>
      <w:ins w:id="241" w:author="William Lamb" w:date="2018-11-14T16:33:00Z">
        <w:r w:rsidR="008C1DB9">
          <w:rPr>
            <w:rFonts w:ascii="Calibri" w:eastAsia="Calibri" w:hAnsi="Calibri" w:cs="Calibri"/>
          </w:rPr>
          <w:t xml:space="preserve"> 9</w:t>
        </w:r>
      </w:ins>
      <w:r w:rsidRPr="007179F3">
        <w:rPr>
          <w:rFonts w:ascii="Calibri" w:eastAsia="Calibri" w:hAnsi="Calibri" w:cs="Calibri"/>
        </w:rPr>
        <w:t xml:space="preserve"> articles we identify for the largest urban centre in Africa, Cairo, showing not just the</w:t>
      </w:r>
      <w:r>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ins w:id="242" w:author="William Lamb" w:date="2018-11-16T11:13:00Z">
        <w:r w:rsidR="00CF43C1">
          <w:rPr>
            <w:rFonts w:ascii="Calibri" w:eastAsia="Calibri" w:hAnsi="Calibri" w:cs="Calibri"/>
          </w:rPr>
          <w:t xml:space="preserve">relatively </w:t>
        </w:r>
      </w:ins>
      <w:r w:rsidR="003F40BD">
        <w:rPr>
          <w:rFonts w:ascii="Calibri" w:eastAsia="Calibri" w:hAnsi="Calibri" w:cs="Calibri"/>
        </w:rPr>
        <w:t xml:space="preserve">narrow </w:t>
      </w:r>
      <w:r w:rsidR="00C543D3">
        <w:rPr>
          <w:rFonts w:ascii="Calibri" w:eastAsia="Calibri" w:hAnsi="Calibri" w:cs="Calibri"/>
        </w:rPr>
        <w:t>focus on building design</w:t>
      </w:r>
      <w:del w:id="243" w:author="William Lamb" w:date="2018-11-14T16:38:00Z">
        <w:r w:rsidR="00C543D3" w:rsidDel="008C1DB9">
          <w:rPr>
            <w:rFonts w:ascii="Calibri" w:eastAsia="Calibri" w:hAnsi="Calibri" w:cs="Calibri"/>
          </w:rPr>
          <w:delText xml:space="preserve"> and technologies</w:delText>
        </w:r>
      </w:del>
      <w:r w:rsidR="00C543D3">
        <w:rPr>
          <w:rFonts w:ascii="Calibri" w:eastAsia="Calibri" w:hAnsi="Calibri" w:cs="Calibri"/>
        </w:rPr>
        <w:t>.</w:t>
      </w:r>
    </w:p>
    <w:p w14:paraId="3B702D6D" w14:textId="6FA45FBE" w:rsidR="00E32437" w:rsidRDefault="00B41750">
      <w:pPr>
        <w:keepNext/>
        <w:spacing w:line="480" w:lineRule="auto"/>
      </w:pPr>
      <w:del w:id="244" w:author="William Lamb" w:date="2018-10-31T09:52:00Z">
        <w:r w:rsidDel="00D55897">
          <w:rPr>
            <w:noProof/>
          </w:rPr>
          <w:lastRenderedPageBreak/>
          <w:drawing>
            <wp:inline distT="0" distB="0" distL="0" distR="0" wp14:anchorId="7F4DD678" wp14:editId="29A5E141">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del>
      <w:ins w:id="245" w:author="William Lamb" w:date="2018-11-16T11:03:00Z">
        <w:r w:rsidR="00F16D19">
          <w:rPr>
            <w:noProof/>
          </w:rPr>
          <w:drawing>
            <wp:inline distT="0" distB="0" distL="0" distR="0" wp14:anchorId="0FF9ECCB" wp14:editId="55C858DB">
              <wp:extent cx="5760720" cy="435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51655"/>
                      </a:xfrm>
                      <a:prstGeom prst="rect">
                        <a:avLst/>
                      </a:prstGeom>
                    </pic:spPr>
                  </pic:pic>
                </a:graphicData>
              </a:graphic>
            </wp:inline>
          </w:drawing>
        </w:r>
      </w:ins>
    </w:p>
    <w:p w14:paraId="5F194D09" w14:textId="19BCAC7C" w:rsidR="007179F3" w:rsidRDefault="00E32437">
      <w:pPr>
        <w:pStyle w:val="Caption"/>
        <w:spacing w:line="480" w:lineRule="auto"/>
      </w:pPr>
      <w:bookmarkStart w:id="246"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C574DD">
        <w:rPr>
          <w:b/>
          <w:noProof/>
        </w:rPr>
        <w:t>4</w:t>
      </w:r>
      <w:r w:rsidRPr="00053266">
        <w:rPr>
          <w:b/>
        </w:rPr>
        <w:fldChar w:fldCharType="end"/>
      </w:r>
      <w:bookmarkEnd w:id="246"/>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w:t>
      </w:r>
      <w:del w:id="247" w:author="William Lamb" w:date="2018-11-14T16:17:00Z">
        <w:r w:rsidR="00A516A5" w:rsidRPr="00A516A5" w:rsidDel="000B49B0">
          <w:delText>0</w:delText>
        </w:r>
      </w:del>
      <w:ins w:id="248" w:author="William Lamb" w:date="2018-11-14T16:17:00Z">
        <w:r w:rsidR="009E19B2">
          <w:t>0</w:t>
        </w:r>
      </w:ins>
      <w:r w:rsidR="00A516A5" w:rsidRPr="00A516A5">
        <w:t xml:space="preserve">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CB249E">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6763E3">
        <w:fldChar w:fldCharType="separate"/>
      </w:r>
      <w:r w:rsidR="008E40C9" w:rsidRPr="008E40C9">
        <w:rPr>
          <w:i w:val="0"/>
          <w:noProof/>
          <w:vertAlign w:val="superscript"/>
        </w:rPr>
        <w:t>6</w:t>
      </w:r>
      <w:r w:rsidR="006763E3">
        <w:fldChar w:fldCharType="end"/>
      </w:r>
      <w:r w:rsidR="006763E3">
        <w:t>.</w:t>
      </w:r>
    </w:p>
    <w:p w14:paraId="3DA180E2" w14:textId="21726853" w:rsidR="00E3025F" w:rsidRDefault="00E3025F">
      <w:pPr>
        <w:spacing w:line="480" w:lineRule="auto"/>
        <w:rPr>
          <w:ins w:id="249" w:author="William Lamb" w:date="2018-11-15T16:16:00Z"/>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sidR="002B76FF">
        <w:rPr>
          <w:rFonts w:ascii="Calibri" w:eastAsia="Calibri" w:hAnsi="Calibri" w:cs="Calibri"/>
        </w:rPr>
        <w:instrText>ADDIN CSL_CITATION {"citationItems":[{"id":"ITEM-1","itemData":{"DOI":"10.1016/j.enpol.2013.07.035","ISBN":"0301-4215","ISSN":"03014215","abstract":"Household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author":[{"dropping-particle":"","family":"Wiedenhofer","given":"Dominik","non-dropping-particle":"","parse-names":false,"suffix":""},{"dropping-particle":"","family":"Lenzen","given":"Manfred","non-dropping-particle":"","parse-names":false,"suffix":""},{"dropping-particle":"","family":"Steinberger","given":"Julia K.","non-dropping-particle":"","parse-names":false,"suffix":""}],"container-title":"Energy Policy","id":"ITEM-1","issued":{"date-parts":[["2013"]]},"page":"696-707","publisher":"Elsevier","title":"Energy requirements of consumption: Urban form, climatic and socio-economic factors, rebounds and their policy implications","type":"article-journal","volume":"63"},"uris":["http://www.mendeley.com/documents/?uuid=43ca3c95-4b79-477b-8c96-c616864cb986"]},{"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12,13&lt;/sup&gt;","plainTextFormattedCitation":"12,13","previouslyFormattedCitation":"&lt;sup&gt;12,13&lt;/sup&gt;"},"properties":{"noteIndex":0},"schema":"https://github.com/citation-style-language/schema/raw/master/csl-citation.json"}</w:instrText>
      </w:r>
      <w:r>
        <w:rPr>
          <w:rFonts w:ascii="Calibri" w:eastAsia="Calibri" w:hAnsi="Calibri" w:cs="Calibri"/>
        </w:rPr>
        <w:fldChar w:fldCharType="separate"/>
      </w:r>
      <w:r w:rsidR="00853738" w:rsidRPr="00853738">
        <w:rPr>
          <w:rFonts w:ascii="Calibri" w:eastAsia="Calibri" w:hAnsi="Calibri" w:cs="Calibri"/>
          <w:noProof/>
          <w:vertAlign w:val="superscript"/>
        </w:rPr>
        <w:t>12,13</w:t>
      </w:r>
      <w:r>
        <w:rPr>
          <w:rFonts w:ascii="Calibri" w:eastAsia="Calibri" w:hAnsi="Calibri" w:cs="Calibri"/>
        </w:rPr>
        <w:fldChar w:fldCharType="end"/>
      </w:r>
      <w:r>
        <w:rPr>
          <w:rFonts w:ascii="Calibri" w:eastAsia="Calibri" w:hAnsi="Calibri" w:cs="Calibri"/>
        </w:rPr>
        <w:t>. Urban form is indeed one of the most prevalent topics in the set of case studies</w:t>
      </w:r>
      <w:del w:id="250" w:author="William Lamb" w:date="2018-11-16T11:04:00Z">
        <w:r w:rsidDel="007E1FC4">
          <w:rPr>
            <w:rFonts w:ascii="Calibri" w:eastAsia="Calibri" w:hAnsi="Calibri" w:cs="Calibri"/>
          </w:rPr>
          <w:delText>, after governance and energy use</w:delText>
        </w:r>
      </w:del>
      <w:r>
        <w:rPr>
          <w:rFonts w:ascii="Calibri" w:eastAsia="Calibri" w:hAnsi="Calibri" w:cs="Calibri"/>
        </w:rPr>
        <w:t xml:space="preserve">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w:t>
      </w:r>
      <w:del w:id="251" w:author="William Lamb" w:date="2018-11-14T16:53:00Z">
        <w:r w:rsidDel="00D56DBD">
          <w:rPr>
            <w:rFonts w:ascii="Calibri" w:eastAsia="Calibri" w:hAnsi="Calibri" w:cs="Calibri"/>
          </w:rPr>
          <w:delText>Yet a</w:delText>
        </w:r>
      </w:del>
      <w:ins w:id="252" w:author="William Lamb" w:date="2018-11-14T16:53:00Z">
        <w:r w:rsidR="00D56DBD">
          <w:rPr>
            <w:rFonts w:ascii="Calibri" w:eastAsia="Calibri" w:hAnsi="Calibri" w:cs="Calibri"/>
          </w:rPr>
          <w:t>A</w:t>
        </w:r>
      </w:ins>
      <w:r>
        <w:rPr>
          <w:rFonts w:ascii="Calibri" w:eastAsia="Calibri" w:hAnsi="Calibri" w:cs="Calibri"/>
        </w:rPr>
        <w:t xml:space="preserve">n important question </w:t>
      </w:r>
      <w:del w:id="253" w:author="William Lamb" w:date="2018-11-14T16:54:00Z">
        <w:r w:rsidDel="00D56DBD">
          <w:rPr>
            <w:rFonts w:ascii="Calibri" w:eastAsia="Calibri" w:hAnsi="Calibri" w:cs="Calibri"/>
          </w:rPr>
          <w:delText xml:space="preserve">in the context of learning </w:delText>
        </w:r>
      </w:del>
      <w:r>
        <w:rPr>
          <w:rFonts w:ascii="Calibri" w:eastAsia="Calibri" w:hAnsi="Calibri" w:cs="Calibri"/>
        </w:rPr>
        <w:t xml:space="preserve">is whether future urbanisation challenges </w:t>
      </w:r>
      <w:del w:id="254" w:author="William Lamb" w:date="2018-11-14T16:53:00Z">
        <w:r w:rsidDel="00D56DBD">
          <w:rPr>
            <w:rFonts w:ascii="Calibri" w:eastAsia="Calibri" w:hAnsi="Calibri" w:cs="Calibri"/>
          </w:rPr>
          <w:delText xml:space="preserve">(or opportunities) </w:delText>
        </w:r>
      </w:del>
      <w:ins w:id="255" w:author="William Lamb" w:date="2018-11-14T16:53:00Z">
        <w:r w:rsidR="00D56DBD">
          <w:rPr>
            <w:rFonts w:ascii="Calibri" w:eastAsia="Calibri" w:hAnsi="Calibri" w:cs="Calibri"/>
          </w:rPr>
          <w:t xml:space="preserve">related to urban form </w:t>
        </w:r>
      </w:ins>
      <w:r>
        <w:rPr>
          <w:rFonts w:ascii="Calibri" w:eastAsia="Calibri" w:hAnsi="Calibri" w:cs="Calibri"/>
        </w:rPr>
        <w:t xml:space="preserve">are being anticipated and mitigated, rather than responded to post-hoc.  We therefore search abstracts directly for keywords that might indicate such “forward looking” studies (e.g. “scenario” or “2050”; see methods for more detail), finding </w:t>
      </w:r>
      <w:del w:id="256" w:author="William Lamb" w:date="2018-11-15T13:07:00Z">
        <w:r w:rsidDel="00224432">
          <w:rPr>
            <w:rFonts w:ascii="Calibri" w:eastAsia="Calibri" w:hAnsi="Calibri" w:cs="Calibri"/>
          </w:rPr>
          <w:delText xml:space="preserve">333 </w:delText>
        </w:r>
      </w:del>
      <w:ins w:id="257" w:author="William Lamb" w:date="2018-11-15T13:07:00Z">
        <w:r w:rsidR="00224432">
          <w:rPr>
            <w:rFonts w:ascii="Calibri" w:eastAsia="Calibri" w:hAnsi="Calibri" w:cs="Calibri"/>
          </w:rPr>
          <w:t xml:space="preserve">750 </w:t>
        </w:r>
      </w:ins>
      <w:r>
        <w:rPr>
          <w:rFonts w:ascii="Calibri" w:eastAsia="Calibri" w:hAnsi="Calibri" w:cs="Calibri"/>
        </w:rPr>
        <w:t xml:space="preserve">documents that mainly emphasise </w:t>
      </w:r>
      <w:del w:id="258" w:author="William Lamb" w:date="2018-11-15T13:30:00Z">
        <w:r w:rsidDel="007A4AD8">
          <w:rPr>
            <w:rFonts w:ascii="Calibri" w:eastAsia="Calibri" w:hAnsi="Calibri" w:cs="Calibri"/>
          </w:rPr>
          <w:delText>CO</w:delText>
        </w:r>
        <w:r w:rsidRPr="00D66384" w:rsidDel="007A4AD8">
          <w:rPr>
            <w:rFonts w:ascii="Calibri" w:eastAsia="Calibri" w:hAnsi="Calibri" w:cs="Calibri"/>
            <w:vertAlign w:val="subscript"/>
          </w:rPr>
          <w:delText>2</w:delText>
        </w:r>
        <w:r w:rsidDel="007A4AD8">
          <w:rPr>
            <w:rFonts w:ascii="Calibri" w:eastAsia="Calibri" w:hAnsi="Calibri" w:cs="Calibri"/>
          </w:rPr>
          <w:delText xml:space="preserve"> </w:delText>
        </w:r>
      </w:del>
      <w:ins w:id="259" w:author="William Lamb" w:date="2018-11-15T13:30:00Z">
        <w:r w:rsidR="007A4AD8">
          <w:rPr>
            <w:rFonts w:ascii="Calibri" w:eastAsia="Calibri" w:hAnsi="Calibri" w:cs="Calibri"/>
          </w:rPr>
          <w:t xml:space="preserve">GHG </w:t>
        </w:r>
      </w:ins>
      <w:r>
        <w:rPr>
          <w:rFonts w:ascii="Calibri" w:eastAsia="Calibri" w:hAnsi="Calibri" w:cs="Calibri"/>
        </w:rPr>
        <w:t xml:space="preserve">emissions accounting, </w:t>
      </w:r>
      <w:ins w:id="260" w:author="William Lamb" w:date="2018-11-15T13:31:00Z">
        <w:r w:rsidR="007A4AD8">
          <w:rPr>
            <w:rFonts w:ascii="Calibri" w:eastAsia="Calibri" w:hAnsi="Calibri" w:cs="Calibri"/>
          </w:rPr>
          <w:t xml:space="preserve">climate governance, </w:t>
        </w:r>
      </w:ins>
      <w:ins w:id="261" w:author="William Lamb" w:date="2018-11-15T13:32:00Z">
        <w:r w:rsidR="007A4AD8">
          <w:rPr>
            <w:rFonts w:ascii="Calibri" w:eastAsia="Calibri" w:hAnsi="Calibri" w:cs="Calibri"/>
          </w:rPr>
          <w:t xml:space="preserve">energy consumption and </w:t>
        </w:r>
      </w:ins>
      <w:r>
        <w:rPr>
          <w:rFonts w:ascii="Calibri" w:eastAsia="Calibri" w:hAnsi="Calibri" w:cs="Calibri"/>
        </w:rPr>
        <w:t xml:space="preserve">transportation </w:t>
      </w:r>
      <w:del w:id="262" w:author="William Lamb" w:date="2018-11-15T13:32:00Z">
        <w:r w:rsidDel="007A4AD8">
          <w:rPr>
            <w:rFonts w:ascii="Calibri" w:eastAsia="Calibri" w:hAnsi="Calibri" w:cs="Calibri"/>
          </w:rPr>
          <w:delText xml:space="preserve">and air pollution </w:delText>
        </w:r>
      </w:del>
      <w:r>
        <w:rPr>
          <w:rFonts w:ascii="Calibri" w:eastAsia="Calibri" w:hAnsi="Calibri" w:cs="Calibri"/>
        </w:rPr>
        <w:t>(SI Text</w:t>
      </w:r>
      <w:r w:rsidR="00435728">
        <w:rPr>
          <w:rFonts w:ascii="Calibri" w:eastAsia="Calibri" w:hAnsi="Calibri" w:cs="Calibri"/>
        </w:rPr>
        <w:t xml:space="preserve"> Table 3</w:t>
      </w:r>
      <w:r>
        <w:rPr>
          <w:rFonts w:ascii="Calibri" w:eastAsia="Calibri" w:hAnsi="Calibri" w:cs="Calibri"/>
        </w:rPr>
        <w:t>). Notably</w:t>
      </w:r>
      <w:del w:id="263" w:author="William Lamb" w:date="2018-11-15T13:32:00Z">
        <w:r w:rsidDel="007A4AD8">
          <w:rPr>
            <w:rFonts w:ascii="Calibri" w:eastAsia="Calibri" w:hAnsi="Calibri" w:cs="Calibri"/>
          </w:rPr>
          <w:delText>, urban form is less prominent in these studies, and the</w:delText>
        </w:r>
      </w:del>
      <w:ins w:id="264" w:author="William Lamb" w:date="2018-11-15T13:32:00Z">
        <w:r w:rsidR="007A4AD8">
          <w:rPr>
            <w:rFonts w:ascii="Calibri" w:eastAsia="Calibri" w:hAnsi="Calibri" w:cs="Calibri"/>
          </w:rPr>
          <w:t xml:space="preserve">, </w:t>
        </w:r>
      </w:ins>
      <w:ins w:id="265" w:author="William Lamb" w:date="2018-11-15T13:33:00Z">
        <w:r w:rsidR="009E19B2">
          <w:rPr>
            <w:rFonts w:ascii="Calibri" w:eastAsia="Calibri" w:hAnsi="Calibri" w:cs="Calibri"/>
          </w:rPr>
          <w:t xml:space="preserve">urban form is less </w:t>
        </w:r>
        <w:r w:rsidR="009E19B2">
          <w:rPr>
            <w:rFonts w:ascii="Calibri" w:eastAsia="Calibri" w:hAnsi="Calibri" w:cs="Calibri"/>
          </w:rPr>
          <w:lastRenderedPageBreak/>
          <w:t xml:space="preserve">prominent, and </w:t>
        </w:r>
      </w:ins>
      <w:ins w:id="266" w:author="William Lamb" w:date="2018-11-15T13:32:00Z">
        <w:r w:rsidR="007A4AD8">
          <w:rPr>
            <w:rFonts w:ascii="Calibri" w:eastAsia="Calibri" w:hAnsi="Calibri" w:cs="Calibri"/>
          </w:rPr>
          <w:t>the</w:t>
        </w:r>
      </w:ins>
      <w:r>
        <w:rPr>
          <w:rFonts w:ascii="Calibri" w:eastAsia="Calibri" w:hAnsi="Calibri" w:cs="Calibri"/>
        </w:rPr>
        <w:t xml:space="preserve"> fastest urbanising region, Africa, is particularly under-represented in this subset of documents. Just </w:t>
      </w:r>
      <w:del w:id="267" w:author="William Lamb" w:date="2018-11-15T13:08:00Z">
        <w:r w:rsidDel="00224432">
          <w:rPr>
            <w:rFonts w:ascii="Calibri" w:eastAsia="Calibri" w:hAnsi="Calibri" w:cs="Calibri"/>
          </w:rPr>
          <w:delText>2</w:delText>
        </w:r>
      </w:del>
      <w:ins w:id="268" w:author="William Lamb" w:date="2018-11-15T13:08:00Z">
        <w:r w:rsidR="00224432">
          <w:rPr>
            <w:rFonts w:ascii="Calibri" w:eastAsia="Calibri" w:hAnsi="Calibri" w:cs="Calibri"/>
          </w:rPr>
          <w:t>8</w:t>
        </w:r>
      </w:ins>
      <w:r>
        <w:rPr>
          <w:rFonts w:ascii="Calibri" w:eastAsia="Calibri" w:hAnsi="Calibri" w:cs="Calibri"/>
        </w:rPr>
        <w:t>% of the case study literature in Africa takes a forward looking orientation (</w:t>
      </w:r>
      <w:del w:id="269" w:author="William Lamb" w:date="2018-11-15T13:33:00Z">
        <w:r w:rsidDel="009E19B2">
          <w:rPr>
            <w:rFonts w:ascii="Calibri" w:eastAsia="Calibri" w:hAnsi="Calibri" w:cs="Calibri"/>
          </w:rPr>
          <w:delText xml:space="preserve">3 </w:delText>
        </w:r>
      </w:del>
      <w:ins w:id="270" w:author="William Lamb" w:date="2018-11-15T13:33:00Z">
        <w:r w:rsidR="009E19B2">
          <w:rPr>
            <w:rFonts w:ascii="Calibri" w:eastAsia="Calibri" w:hAnsi="Calibri" w:cs="Calibri"/>
          </w:rPr>
          <w:t xml:space="preserve">12 </w:t>
        </w:r>
      </w:ins>
      <w:r>
        <w:rPr>
          <w:rFonts w:ascii="Calibri" w:eastAsia="Calibri" w:hAnsi="Calibri" w:cs="Calibri"/>
        </w:rPr>
        <w:t xml:space="preserve">studies), contrasting with an average of </w:t>
      </w:r>
      <w:del w:id="271" w:author="William Lamb" w:date="2018-11-15T13:10:00Z">
        <w:r w:rsidDel="00224432">
          <w:rPr>
            <w:rFonts w:ascii="Calibri" w:eastAsia="Calibri" w:hAnsi="Calibri" w:cs="Calibri"/>
          </w:rPr>
          <w:delText>10</w:delText>
        </w:r>
      </w:del>
      <w:ins w:id="272" w:author="William Lamb" w:date="2018-11-15T13:10:00Z">
        <w:r w:rsidR="00224432">
          <w:rPr>
            <w:rFonts w:ascii="Calibri" w:eastAsia="Calibri" w:hAnsi="Calibri" w:cs="Calibri"/>
          </w:rPr>
          <w:t>16</w:t>
        </w:r>
      </w:ins>
      <w:r>
        <w:rPr>
          <w:rFonts w:ascii="Calibri" w:eastAsia="Calibri" w:hAnsi="Calibri" w:cs="Calibri"/>
        </w:rPr>
        <w:t xml:space="preserve">% in other regions (SI Text </w:t>
      </w:r>
      <w:r w:rsidR="00435728">
        <w:rPr>
          <w:rFonts w:ascii="Calibri" w:eastAsia="Calibri" w:hAnsi="Calibri" w:cs="Calibri"/>
        </w:rPr>
        <w:t>Table 4</w:t>
      </w:r>
      <w:r>
        <w:rPr>
          <w:rFonts w:ascii="Calibri" w:eastAsia="Calibri" w:hAnsi="Calibri" w:cs="Calibri"/>
        </w:rPr>
        <w:t>).</w:t>
      </w:r>
    </w:p>
    <w:p w14:paraId="41B413E2" w14:textId="52791836" w:rsidR="00EE350A" w:rsidRDefault="00EE350A">
      <w:pPr>
        <w:spacing w:line="480" w:lineRule="auto"/>
        <w:rPr>
          <w:rFonts w:ascii="Calibri" w:eastAsia="Calibri" w:hAnsi="Calibri" w:cs="Calibri"/>
        </w:rPr>
      </w:pPr>
      <w:ins w:id="273" w:author="William Lamb" w:date="2018-11-15T16:17:00Z">
        <w:r>
          <w:t xml:space="preserve">Policy focused cases </w:t>
        </w:r>
      </w:ins>
      <w:ins w:id="274" w:author="William Lamb" w:date="2018-11-15T16:18:00Z">
        <w:r>
          <w:t>associated with the “climate governance</w:t>
        </w:r>
      </w:ins>
      <w:ins w:id="275" w:author="William Lamb" w:date="2018-11-15T16:19:00Z">
        <w:r>
          <w:t xml:space="preserve">” topic tend to </w:t>
        </w:r>
      </w:ins>
      <w:ins w:id="276" w:author="William Lamb" w:date="2018-11-15T16:17:00Z">
        <w:r>
          <w:t xml:space="preserve">refer to </w:t>
        </w:r>
      </w:ins>
      <w:ins w:id="277" w:author="William Lamb" w:date="2018-11-15T16:18:00Z">
        <w:r>
          <w:t>mitigation action plans, multi-level coordination and generic governance issues</w:t>
        </w:r>
      </w:ins>
      <w:ins w:id="278" w:author="William Lamb" w:date="2018-11-15T16:16:00Z">
        <w:r>
          <w:t xml:space="preserve"> (Table S1). </w:t>
        </w:r>
      </w:ins>
      <w:ins w:id="279" w:author="William Lamb" w:date="2018-11-16T11:07:00Z">
        <w:r w:rsidR="007E1FC4">
          <w:t xml:space="preserve">Pricing and economic analysis appears to be only a marginal topic in the urban case study literature (as pointed out by a reviewer of this manuscript), </w:t>
        </w:r>
      </w:ins>
      <w:ins w:id="280" w:author="William Lamb" w:date="2018-11-16T11:08:00Z">
        <w:r w:rsidR="007E1FC4">
          <w:t xml:space="preserve">despite </w:t>
        </w:r>
      </w:ins>
      <w:ins w:id="281" w:author="William Lamb" w:date="2018-11-15T16:23:00Z">
        <w:r>
          <w:t xml:space="preserve">the importance of fuel prices as </w:t>
        </w:r>
      </w:ins>
      <w:ins w:id="282" w:author="William Lamb" w:date="2018-11-15T16:24:00Z">
        <w:r w:rsidR="00562A86">
          <w:t xml:space="preserve">a </w:t>
        </w:r>
        <w:r>
          <w:t xml:space="preserve">long-run </w:t>
        </w:r>
      </w:ins>
      <w:ins w:id="283" w:author="William Lamb" w:date="2018-11-15T16:23:00Z">
        <w:r>
          <w:t xml:space="preserve">determinant of urban form and GHG emissions </w:t>
        </w:r>
      </w:ins>
      <w:ins w:id="284" w:author="William Lamb" w:date="2018-11-15T16:24:00Z">
        <w:r>
          <w:fldChar w:fldCharType="begin" w:fldLock="1"/>
        </w:r>
      </w:ins>
      <w:r w:rsidR="002B76FF">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id":"ITEM-2","itemData":{"ISSN":"2212-0955","author":[{"dropping-particle":"","family":"Creutzig","given":"F.","non-dropping-particle":"","parse-names":false,"suffix":""}],"container-title":"Urban Climate","id":"ITEM-2","issued":{"date-parts":[["2014"]]},"page":"63-76","title":"How fuel prices determine public transport infrastructure, modal shares and urban form","type":"article-journal","volume":"10"},"uris":["http://www.mendeley.com/documents/?uuid=e5b07daf-cb24-4f53-bb53-8603bf67ae9d"]}],"mendeley":{"formattedCitation":"&lt;sup&gt;4,14&lt;/sup&gt;","plainTextFormattedCitation":"4,14","previouslyFormattedCitation":"&lt;sup&gt;4,14&lt;/sup&gt;"},"properties":{"noteIndex":0},"schema":"https://github.com/citation-style-language/schema/raw/master/csl-citation.json"}</w:instrText>
      </w:r>
      <w:r>
        <w:fldChar w:fldCharType="separate"/>
      </w:r>
      <w:r w:rsidR="00853738" w:rsidRPr="00853738">
        <w:rPr>
          <w:noProof/>
          <w:vertAlign w:val="superscript"/>
        </w:rPr>
        <w:t>4,14</w:t>
      </w:r>
      <w:ins w:id="285" w:author="William Lamb" w:date="2018-11-15T16:24:00Z">
        <w:r>
          <w:fldChar w:fldCharType="end"/>
        </w:r>
        <w:r>
          <w:t>.</w:t>
        </w:r>
      </w:ins>
    </w:p>
    <w:p w14:paraId="0FCF8763" w14:textId="308A71FC" w:rsidR="00B60EC4" w:rsidRDefault="00CF43C1" w:rsidP="002B76FF">
      <w:pPr>
        <w:spacing w:line="480" w:lineRule="auto"/>
        <w:rPr>
          <w:ins w:id="286" w:author="William Lamb" w:date="2018-11-09T11:07:00Z"/>
        </w:rPr>
      </w:pPr>
      <w:ins w:id="287" w:author="William Lamb" w:date="2018-11-16T11:09:00Z">
        <w:r>
          <w:t xml:space="preserve">Overall, the topic mapping results </w:t>
        </w:r>
      </w:ins>
      <w:del w:id="288" w:author="William Lamb" w:date="2018-11-16T11:09:00Z">
        <w:r w:rsidR="00FD03C6" w:rsidDel="00CF43C1">
          <w:delText xml:space="preserve">Topic mapping a discrete set of literature is a powerful means to identify knowledge strengths and gaps. Our results </w:delText>
        </w:r>
      </w:del>
      <w:r w:rsidR="00FD03C6">
        <w:t>suggest that</w:t>
      </w:r>
      <w:r w:rsidR="00E3025F">
        <w:t xml:space="preserve"> prior</w:t>
      </w:r>
      <w:r w:rsidR="00FD03C6">
        <w:t xml:space="preserve"> regional biases in case study coverage are compounded by an uneven distribution of topics: </w:t>
      </w:r>
      <w:ins w:id="289" w:author="William Lamb" w:date="2018-11-14T17:11:00Z">
        <w:r w:rsidR="0071275F">
          <w:t>given the already</w:t>
        </w:r>
      </w:ins>
      <w:ins w:id="290" w:author="William Lamb" w:date="2018-11-14T17:08:00Z">
        <w:r w:rsidR="0071275F">
          <w:t xml:space="preserve"> limited </w:t>
        </w:r>
      </w:ins>
      <w:ins w:id="291" w:author="William Lamb" w:date="2018-11-14T17:13:00Z">
        <w:r w:rsidR="0071275F">
          <w:t xml:space="preserve">extent </w:t>
        </w:r>
      </w:ins>
      <w:ins w:id="292" w:author="William Lamb" w:date="2018-11-14T17:11:00Z">
        <w:r w:rsidR="0071275F">
          <w:t xml:space="preserve">of </w:t>
        </w:r>
      </w:ins>
      <w:ins w:id="293" w:author="William Lamb" w:date="2018-11-14T17:08:00Z">
        <w:r w:rsidR="0071275F">
          <w:t xml:space="preserve">research </w:t>
        </w:r>
      </w:ins>
      <w:ins w:id="294" w:author="William Lamb" w:date="2018-11-14T17:11:00Z">
        <w:r w:rsidR="0071275F">
          <w:t xml:space="preserve">on </w:t>
        </w:r>
      </w:ins>
      <w:ins w:id="295" w:author="William Lamb" w:date="2018-11-14T17:08:00Z">
        <w:r w:rsidR="0071275F">
          <w:t>Africa</w:t>
        </w:r>
      </w:ins>
      <w:ins w:id="296" w:author="William Lamb" w:date="2018-11-14T17:11:00Z">
        <w:r w:rsidR="0071275F">
          <w:t>n cities,</w:t>
        </w:r>
      </w:ins>
      <w:ins w:id="297" w:author="William Lamb" w:date="2018-11-14T17:13:00Z">
        <w:r w:rsidR="0071275F">
          <w:t xml:space="preserve"> </w:t>
        </w:r>
      </w:ins>
      <w:ins w:id="298" w:author="William Lamb" w:date="2018-11-14T17:16:00Z">
        <w:r w:rsidR="0052404F">
          <w:t>topics are spread thin. O</w:t>
        </w:r>
      </w:ins>
      <w:ins w:id="299" w:author="William Lamb" w:date="2018-11-14T17:13:00Z">
        <w:r w:rsidR="0071275F">
          <w:t xml:space="preserve">nly a handful of </w:t>
        </w:r>
      </w:ins>
      <w:ins w:id="300" w:author="William Lamb" w:date="2018-11-16T11:11:00Z">
        <w:r>
          <w:t xml:space="preserve">urban </w:t>
        </w:r>
      </w:ins>
      <w:ins w:id="301" w:author="William Lamb" w:date="2018-11-14T17:13:00Z">
        <w:r w:rsidR="0071275F">
          <w:t xml:space="preserve">cases </w:t>
        </w:r>
      </w:ins>
      <w:ins w:id="302" w:author="William Lamb" w:date="2018-11-16T11:11:00Z">
        <w:r>
          <w:t xml:space="preserve">in Africa </w:t>
        </w:r>
      </w:ins>
      <w:ins w:id="303" w:author="William Lamb" w:date="2018-11-14T17:14:00Z">
        <w:r w:rsidR="0071275F">
          <w:t xml:space="preserve">can be found on </w:t>
        </w:r>
      </w:ins>
      <w:ins w:id="304" w:author="William Lamb" w:date="2018-11-16T11:10:00Z">
        <w:r>
          <w:t xml:space="preserve">issues that are currently less </w:t>
        </w:r>
      </w:ins>
      <w:ins w:id="305" w:author="William Lamb" w:date="2018-11-14T17:14:00Z">
        <w:r w:rsidR="0071275F">
          <w:t>prominent</w:t>
        </w:r>
      </w:ins>
      <w:ins w:id="306" w:author="William Lamb" w:date="2018-11-16T11:10:00Z">
        <w:r>
          <w:t>, but will likely have great importance in several decades</w:t>
        </w:r>
      </w:ins>
      <w:ins w:id="307" w:author="William Lamb" w:date="2018-11-14T17:14:00Z">
        <w:r w:rsidR="0052404F">
          <w:t xml:space="preserve">, </w:t>
        </w:r>
      </w:ins>
      <w:ins w:id="308" w:author="William Lamb" w:date="2018-11-16T11:11:00Z">
        <w:r>
          <w:t xml:space="preserve">such as </w:t>
        </w:r>
      </w:ins>
      <w:ins w:id="309" w:author="William Lamb" w:date="2018-11-16T11:10:00Z">
        <w:r>
          <w:t xml:space="preserve">urban form and </w:t>
        </w:r>
      </w:ins>
      <w:ins w:id="310" w:author="William Lamb" w:date="2018-11-14T17:14:00Z">
        <w:r w:rsidR="0052404F">
          <w:t>transportation</w:t>
        </w:r>
        <w:r w:rsidR="0071275F">
          <w:t>.</w:t>
        </w:r>
      </w:ins>
      <w:ins w:id="311" w:author="William Lamb" w:date="2018-11-14T17:15:00Z">
        <w:r w:rsidR="0071275F">
          <w:t xml:space="preserve"> </w:t>
        </w:r>
      </w:ins>
      <w:ins w:id="312" w:author="William Lamb" w:date="2018-11-14T17:14:00Z">
        <w:r w:rsidR="0052404F">
          <w:t>I</w:t>
        </w:r>
      </w:ins>
      <w:ins w:id="313" w:author="William Lamb" w:date="2018-11-14T17:16:00Z">
        <w:r w:rsidR="0052404F">
          <w:t xml:space="preserve">n contrast, </w:t>
        </w:r>
      </w:ins>
      <w:ins w:id="314" w:author="William Lamb" w:date="2018-11-16T11:14:00Z">
        <w:r w:rsidR="00A2708A">
          <w:t>some mega-cities already have well-developed literatures across a spread of topics</w:t>
        </w:r>
      </w:ins>
      <w:ins w:id="315" w:author="William Lamb" w:date="2018-11-16T11:16:00Z">
        <w:r w:rsidR="00A2708A">
          <w:t>, particularly on emissions accounting in East Asian cities</w:t>
        </w:r>
      </w:ins>
      <w:ins w:id="316" w:author="William Lamb" w:date="2018-11-16T11:14:00Z">
        <w:r w:rsidR="00A2708A">
          <w:t>.</w:t>
        </w:r>
      </w:ins>
      <w:ins w:id="317" w:author="William Lamb" w:date="2018-11-16T11:15:00Z">
        <w:r w:rsidR="00A2708A">
          <w:t xml:space="preserve"> </w:t>
        </w:r>
      </w:ins>
      <w:del w:id="318" w:author="William Lamb" w:date="2018-11-14T17:17:00Z">
        <w:r w:rsidR="00E3025F" w:rsidDel="0052404F">
          <w:delText xml:space="preserve">research tends towards adaptation rather than </w:delText>
        </w:r>
        <w:r w:rsidR="00FD03C6" w:rsidDel="0052404F">
          <w:delText xml:space="preserve">mitigation in most developing regions (Africa, Latin America), or is too narrowly focused on emissions accounting (Asia). </w:delText>
        </w:r>
      </w:del>
      <w:del w:id="319" w:author="William Lamb" w:date="2018-11-16T11:15:00Z">
        <w:r w:rsidR="00FD03C6" w:rsidDel="00A2708A">
          <w:delText>Nonetheless, some individual cities already have well-developed literatures covering multiple topics, and some topics are well-represented across multiple cities</w:delText>
        </w:r>
        <w:r w:rsidR="00E3025F" w:rsidDel="00A2708A">
          <w:delText xml:space="preserve">. </w:delText>
        </w:r>
      </w:del>
      <w:r w:rsidR="00E3025F">
        <w:t xml:space="preserve">Together this </w:t>
      </w:r>
      <w:del w:id="320" w:author="William Lamb" w:date="2018-11-12T13:53:00Z">
        <w:r w:rsidR="00E3025F" w:rsidDel="00035A15">
          <w:delText xml:space="preserve">suggests </w:delText>
        </w:r>
      </w:del>
      <w:ins w:id="321" w:author="William Lamb" w:date="2018-11-16T11:15:00Z">
        <w:r w:rsidR="00A2708A">
          <w:t>suggests</w:t>
        </w:r>
      </w:ins>
      <w:ins w:id="322" w:author="William Lamb" w:date="2018-11-14T17:18:00Z">
        <w:r w:rsidR="0052404F">
          <w:t xml:space="preserve"> priorities for further primary research, </w:t>
        </w:r>
      </w:ins>
      <w:ins w:id="323" w:author="William Lamb" w:date="2018-11-16T11:15:00Z">
        <w:r w:rsidR="00A2708A">
          <w:t xml:space="preserve">as well as </w:t>
        </w:r>
      </w:ins>
      <w:r w:rsidR="00E3025F">
        <w:t xml:space="preserve">a </w:t>
      </w:r>
      <w:ins w:id="324" w:author="William Lamb" w:date="2018-11-12T13:53:00Z">
        <w:r w:rsidR="00035A15">
          <w:t>substantial scope for consolidating and learning from the current evidence</w:t>
        </w:r>
      </w:ins>
      <w:del w:id="325" w:author="William Lamb" w:date="2018-11-12T13:52:00Z">
        <w:r w:rsidR="00E3025F" w:rsidDel="00035A15">
          <w:delText xml:space="preserve">sufficient </w:delText>
        </w:r>
      </w:del>
      <w:del w:id="326" w:author="William Lamb" w:date="2018-11-12T13:53:00Z">
        <w:r w:rsidR="00E3025F" w:rsidDel="00035A15">
          <w:delText>weight of evidence in some areas for consolidating knowledge in literature reviews</w:delText>
        </w:r>
      </w:del>
      <w:r w:rsidR="00E3025F">
        <w:t>.</w:t>
      </w:r>
    </w:p>
    <w:p w14:paraId="5A0EAD64" w14:textId="4A028EC5" w:rsidR="00B60EC4" w:rsidRDefault="00274FC7">
      <w:pPr>
        <w:pStyle w:val="Heading2"/>
        <w:spacing w:line="480" w:lineRule="auto"/>
        <w:rPr>
          <w:ins w:id="327" w:author="William Lamb" w:date="2018-11-09T11:09:00Z"/>
        </w:rPr>
        <w:pPrChange w:id="328" w:author="William Lamb" w:date="2018-11-09T11:11:00Z">
          <w:pPr>
            <w:spacing w:line="480" w:lineRule="auto"/>
          </w:pPr>
        </w:pPrChange>
      </w:pPr>
      <w:ins w:id="329" w:author="William Lamb" w:date="2018-11-16T14:29:00Z">
        <w:r>
          <w:t>Three</w:t>
        </w:r>
      </w:ins>
      <w:ins w:id="330" w:author="William Lamb" w:date="2018-11-09T11:07:00Z">
        <w:r w:rsidR="00B60EC4" w:rsidRPr="00B60EC4">
          <w:t xml:space="preserve"> ways to learn from case study evidence</w:t>
        </w:r>
      </w:ins>
    </w:p>
    <w:p w14:paraId="403C350E" w14:textId="2552C4F4" w:rsidR="00180FB9" w:rsidRDefault="00A2708A">
      <w:pPr>
        <w:spacing w:line="480" w:lineRule="auto"/>
        <w:rPr>
          <w:ins w:id="331" w:author="William Lamb" w:date="2018-11-09T14:03:00Z"/>
        </w:rPr>
      </w:pPr>
      <w:ins w:id="332" w:author="William Lamb" w:date="2018-11-16T11:17:00Z">
        <w:r>
          <w:t xml:space="preserve">Mapping out the literature provides a starting point for </w:t>
        </w:r>
      </w:ins>
      <w:ins w:id="333" w:author="William Lamb" w:date="2018-11-16T11:18:00Z">
        <w:r>
          <w:t xml:space="preserve">in-depth </w:t>
        </w:r>
      </w:ins>
      <w:ins w:id="334" w:author="William Lamb" w:date="2018-11-16T11:17:00Z">
        <w:r>
          <w:t xml:space="preserve">synthesis. </w:t>
        </w:r>
      </w:ins>
      <w:ins w:id="335" w:author="William Lamb" w:date="2018-11-16T14:25:00Z">
        <w:r w:rsidR="00274FC7">
          <w:t xml:space="preserve">Here we consider the various ways to best make use of the growing body of case studies: </w:t>
        </w:r>
      </w:ins>
      <w:ins w:id="336" w:author="William Lamb" w:date="2018-11-13T09:52:00Z">
        <w:r w:rsidR="00224ADA">
          <w:t>as individual studies, in comparative settings,</w:t>
        </w:r>
      </w:ins>
      <w:ins w:id="337" w:author="William Lamb" w:date="2018-11-16T14:29:00Z">
        <w:r w:rsidR="00274FC7">
          <w:t xml:space="preserve"> and</w:t>
        </w:r>
      </w:ins>
      <w:ins w:id="338" w:author="William Lamb" w:date="2018-11-13T09:52:00Z">
        <w:r w:rsidR="00224ADA">
          <w:t xml:space="preserve"> </w:t>
        </w:r>
      </w:ins>
      <w:ins w:id="339" w:author="William Lamb" w:date="2018-11-13T09:54:00Z">
        <w:r w:rsidR="00224ADA">
          <w:t>with</w:t>
        </w:r>
      </w:ins>
      <w:ins w:id="340" w:author="William Lamb" w:date="2018-11-13T09:52:00Z">
        <w:r w:rsidR="00224ADA">
          <w:t>in reviews and assessments.</w:t>
        </w:r>
      </w:ins>
      <w:ins w:id="341" w:author="William Lamb" w:date="2018-11-13T09:53:00Z">
        <w:r w:rsidR="00224ADA">
          <w:t xml:space="preserve"> </w:t>
        </w:r>
      </w:ins>
      <w:ins w:id="342" w:author="William Lamb" w:date="2018-11-16T14:26:00Z">
        <w:r w:rsidR="00274FC7">
          <w:t xml:space="preserve">Our review is guided by two questions: </w:t>
        </w:r>
      </w:ins>
      <w:ins w:id="343" w:author="William Lamb" w:date="2018-11-16T14:27:00Z">
        <w:r w:rsidR="00274FC7">
          <w:t>w</w:t>
        </w:r>
      </w:ins>
      <w:ins w:id="344" w:author="William Lamb" w:date="2018-11-13T09:53:00Z">
        <w:r w:rsidR="00224ADA">
          <w:t>hat are the different opportunities for generalisation</w:t>
        </w:r>
      </w:ins>
      <w:ins w:id="345" w:author="William Lamb" w:date="2018-11-13T09:54:00Z">
        <w:r w:rsidR="00224ADA">
          <w:t xml:space="preserve"> in each</w:t>
        </w:r>
      </w:ins>
      <w:ins w:id="346" w:author="William Lamb" w:date="2018-11-16T14:27:00Z">
        <w:r w:rsidR="00274FC7">
          <w:t xml:space="preserve"> approach</w:t>
        </w:r>
      </w:ins>
      <w:ins w:id="347" w:author="William Lamb" w:date="2018-11-13T09:53:00Z">
        <w:r w:rsidR="00224ADA">
          <w:t xml:space="preserve">? And how are </w:t>
        </w:r>
      </w:ins>
      <w:ins w:id="348" w:author="William Lamb" w:date="2018-11-13T09:54:00Z">
        <w:r w:rsidR="00224ADA">
          <w:t xml:space="preserve">cases </w:t>
        </w:r>
      </w:ins>
      <w:ins w:id="349" w:author="William Lamb" w:date="2018-11-13T09:53:00Z">
        <w:r w:rsidR="00224ADA">
          <w:t>actually used by urban stakeholders, researchers and policy makers?</w:t>
        </w:r>
      </w:ins>
    </w:p>
    <w:p w14:paraId="001EC50D" w14:textId="62BF9918" w:rsidR="00B60EC4" w:rsidRPr="00CF0AE6" w:rsidRDefault="00011E02">
      <w:pPr>
        <w:pStyle w:val="Heading3"/>
        <w:rPr>
          <w:ins w:id="350" w:author="William Lamb" w:date="2018-11-09T14:04:00Z"/>
        </w:rPr>
        <w:pPrChange w:id="351" w:author="William Lamb" w:date="2018-11-12T14:07:00Z">
          <w:pPr>
            <w:spacing w:line="480" w:lineRule="auto"/>
          </w:pPr>
        </w:pPrChange>
      </w:pPr>
      <w:ins w:id="352" w:author="William Lamb" w:date="2018-11-12T14:00:00Z">
        <w:r w:rsidRPr="00CF0AE6">
          <w:t>I</w:t>
        </w:r>
      </w:ins>
      <w:ins w:id="353" w:author="William Lamb" w:date="2018-11-09T14:04:00Z">
        <w:r w:rsidR="00180FB9" w:rsidRPr="00CF0AE6">
          <w:t xml:space="preserve">ndividual cases </w:t>
        </w:r>
      </w:ins>
    </w:p>
    <w:p w14:paraId="49899CE1" w14:textId="45D326AD" w:rsidR="008E1C27" w:rsidRDefault="007423B5">
      <w:pPr>
        <w:spacing w:line="480" w:lineRule="auto"/>
        <w:rPr>
          <w:ins w:id="354" w:author="William Lamb" w:date="2018-11-11T21:41:00Z"/>
        </w:rPr>
      </w:pPr>
      <w:ins w:id="355" w:author="William Lamb" w:date="2018-11-11T21:28:00Z">
        <w:r>
          <w:t>C</w:t>
        </w:r>
      </w:ins>
      <w:ins w:id="356" w:author="William Lamb" w:date="2018-11-09T14:07:00Z">
        <w:r w:rsidR="00733D02">
          <w:t xml:space="preserve">ase studies </w:t>
        </w:r>
      </w:ins>
      <w:ins w:id="357" w:author="William Lamb" w:date="2018-11-12T10:59:00Z">
        <w:r w:rsidR="00A81F61">
          <w:t>attract</w:t>
        </w:r>
        <w:del w:id="358" w:author="Felix Creutzig" w:date="2018-11-13T14:22:00Z">
          <w:r w:rsidR="00A81F61" w:rsidDel="00B4433B">
            <w:delText xml:space="preserve"> more than</w:delText>
          </w:r>
        </w:del>
        <w:r w:rsidR="00A81F61">
          <w:t xml:space="preserve"> their fair share of epistemological debates</w:t>
        </w:r>
        <w:del w:id="359" w:author="Felix Creutzig" w:date="2018-11-13T14:22:00Z">
          <w:r w:rsidR="00A81F61" w:rsidDel="00B4433B">
            <w:delText xml:space="preserve">, despite being just </w:delText>
          </w:r>
        </w:del>
      </w:ins>
      <w:ins w:id="360" w:author="William Lamb" w:date="2018-11-09T14:07:00Z">
        <w:del w:id="361" w:author="Felix Creutzig" w:date="2018-11-13T14:22:00Z">
          <w:r w:rsidR="00733D02" w:rsidDel="00B4433B">
            <w:delText xml:space="preserve">one </w:delText>
          </w:r>
        </w:del>
      </w:ins>
      <w:ins w:id="362" w:author="William Lamb" w:date="2018-11-12T10:59:00Z">
        <w:del w:id="363" w:author="Felix Creutzig" w:date="2018-11-13T14:22:00Z">
          <w:r w:rsidR="00A81F61" w:rsidDel="00B4433B">
            <w:delText xml:space="preserve">of many </w:delText>
          </w:r>
        </w:del>
      </w:ins>
      <w:ins w:id="364" w:author="William Lamb" w:date="2018-11-09T14:07:00Z">
        <w:del w:id="365" w:author="Felix Creutzig" w:date="2018-11-13T14:22:00Z">
          <w:r w:rsidR="00A81F61" w:rsidDel="00B4433B">
            <w:delText>methods</w:delText>
          </w:r>
        </w:del>
      </w:ins>
      <w:ins w:id="366" w:author="William Lamb" w:date="2018-11-11T21:28:00Z">
        <w:del w:id="367" w:author="Felix Creutzig" w:date="2018-11-13T14:22:00Z">
          <w:r w:rsidDel="00B4433B">
            <w:delText xml:space="preserve"> </w:delText>
          </w:r>
        </w:del>
      </w:ins>
      <w:ins w:id="368" w:author="William Lamb" w:date="2018-11-09T14:07:00Z">
        <w:del w:id="369" w:author="Felix Creutzig" w:date="2018-11-13T14:22:00Z">
          <w:r w:rsidR="00180FB9" w:rsidDel="00B4433B">
            <w:delText xml:space="preserve">in the </w:delText>
          </w:r>
          <w:r w:rsidR="00730F33" w:rsidDel="00B4433B">
            <w:delText>social sciences</w:delText>
          </w:r>
        </w:del>
        <w:r w:rsidR="00730F33">
          <w:t xml:space="preserve">. </w:t>
        </w:r>
      </w:ins>
      <w:ins w:id="370" w:author="Felix Creutzig" w:date="2018-11-13T14:24:00Z">
        <w:r w:rsidR="00B4433B">
          <w:t xml:space="preserve">Some </w:t>
        </w:r>
      </w:ins>
      <w:ins w:id="371" w:author="William Lamb" w:date="2018-11-13T09:55:00Z">
        <w:del w:id="372" w:author="Felix Creutzig" w:date="2018-11-13T14:23:00Z">
          <w:r w:rsidR="00224ADA" w:rsidDel="00B4433B">
            <w:delText>When it comes to individual cases, d</w:delText>
          </w:r>
        </w:del>
      </w:ins>
      <w:ins w:id="373" w:author="William Lamb" w:date="2018-11-09T14:11:00Z">
        <w:del w:id="374" w:author="Felix Creutzig" w:date="2018-11-13T14:23:00Z">
          <w:r w:rsidR="00730F33" w:rsidDel="00B4433B">
            <w:delText>iscussions</w:delText>
          </w:r>
        </w:del>
      </w:ins>
      <w:ins w:id="375" w:author="Felix Creutzig" w:date="2018-11-13T14:24:00Z">
        <w:r w:rsidR="00B4433B">
          <w:t>q</w:t>
        </w:r>
      </w:ins>
      <w:ins w:id="376" w:author="Felix Creutzig" w:date="2018-11-13T14:23:00Z">
        <w:r w:rsidR="00B4433B">
          <w:t>uantitatively oriented scientists</w:t>
        </w:r>
      </w:ins>
      <w:ins w:id="377" w:author="William Lamb" w:date="2018-11-09T14:11:00Z">
        <w:r w:rsidR="00730F33">
          <w:t xml:space="preserve"> </w:t>
        </w:r>
      </w:ins>
      <w:ins w:id="378" w:author="William Lamb" w:date="2018-11-11T21:30:00Z">
        <w:r>
          <w:t>tend</w:t>
        </w:r>
      </w:ins>
      <w:ins w:id="379" w:author="William Lamb" w:date="2018-11-09T14:17:00Z">
        <w:r w:rsidR="00730F33">
          <w:t xml:space="preserve"> to </w:t>
        </w:r>
      </w:ins>
      <w:ins w:id="380" w:author="Felix Creutzig" w:date="2018-11-13T14:24:00Z">
        <w:r w:rsidR="00B4433B">
          <w:t xml:space="preserve">dismiss case studies due to their </w:t>
        </w:r>
      </w:ins>
      <w:ins w:id="381" w:author="William Lamb" w:date="2018-11-09T14:11:00Z">
        <w:del w:id="382" w:author="Felix Creutzig" w:date="2018-11-13T14:24:00Z">
          <w:r w:rsidR="00730F33" w:rsidDel="00B4433B">
            <w:delText>focus</w:delText>
          </w:r>
        </w:del>
      </w:ins>
      <w:ins w:id="383" w:author="William Lamb" w:date="2018-11-09T14:44:00Z">
        <w:del w:id="384" w:author="Felix Creutzig" w:date="2018-11-13T14:24:00Z">
          <w:r w:rsidR="000708F6" w:rsidDel="00B4433B">
            <w:delText xml:space="preserve"> on </w:delText>
          </w:r>
        </w:del>
        <w:del w:id="385" w:author="Felix Creutzig" w:date="2018-11-13T14:34:00Z">
          <w:r w:rsidR="000708F6" w:rsidDel="007C298A">
            <w:delText>the</w:delText>
          </w:r>
        </w:del>
      </w:ins>
      <w:ins w:id="386" w:author="William Lamb" w:date="2018-11-13T09:55:00Z">
        <w:del w:id="387" w:author="Felix Creutzig" w:date="2018-11-13T14:34:00Z">
          <w:r w:rsidR="00224ADA" w:rsidDel="007C298A">
            <w:delText>ir</w:delText>
          </w:r>
        </w:del>
      </w:ins>
      <w:ins w:id="388" w:author="William Lamb" w:date="2018-11-09T14:44:00Z">
        <w:del w:id="389" w:author="Felix Creutzig" w:date="2018-11-13T14:34:00Z">
          <w:r w:rsidR="000708F6" w:rsidDel="007C298A">
            <w:delText xml:space="preserve"> </w:delText>
          </w:r>
        </w:del>
        <w:r w:rsidR="000708F6">
          <w:t xml:space="preserve">perceived deficiencies </w:t>
        </w:r>
      </w:ins>
      <w:ins w:id="390" w:author="William Lamb" w:date="2018-11-13T09:55:00Z">
        <w:r w:rsidR="00224ADA">
          <w:t xml:space="preserve">in </w:t>
        </w:r>
      </w:ins>
      <w:ins w:id="391" w:author="William Lamb" w:date="2018-11-09T14:44:00Z">
        <w:del w:id="392" w:author="Felix Creutzig" w:date="2018-11-13T14:34:00Z">
          <w:r w:rsidR="000708F6" w:rsidDel="007C298A">
            <w:delText xml:space="preserve">rigour and </w:delText>
          </w:r>
        </w:del>
        <w:r w:rsidR="000708F6">
          <w:t>generalisability</w:t>
        </w:r>
      </w:ins>
      <w:ins w:id="393" w:author="William Lamb" w:date="2018-11-12T11:01:00Z">
        <w:r w:rsidR="00A81F61">
          <w:t>,</w:t>
        </w:r>
      </w:ins>
      <w:ins w:id="394" w:author="William Lamb" w:date="2018-11-09T14:44:00Z">
        <w:r w:rsidR="000708F6">
          <w:t xml:space="preserve"> relative </w:t>
        </w:r>
        <w:r w:rsidR="000708F6">
          <w:lastRenderedPageBreak/>
          <w:t xml:space="preserve">to </w:t>
        </w:r>
      </w:ins>
      <w:ins w:id="395" w:author="William Lamb" w:date="2018-11-09T14:09:00Z">
        <w:r w:rsidR="00730F33">
          <w:t>quantitative m</w:t>
        </w:r>
        <w:r w:rsidR="00733D02">
          <w:t xml:space="preserve">ethods </w:t>
        </w:r>
        <w:r w:rsidR="00730F33">
          <w:t>such as regression analysis</w:t>
        </w:r>
      </w:ins>
      <w:ins w:id="396" w:author="William Lamb" w:date="2018-11-14T11:32:00Z">
        <w:r w:rsidR="00DA4492">
          <w:t xml:space="preserve"> </w:t>
        </w:r>
        <w:r w:rsidR="00DA4492">
          <w:fldChar w:fldCharType="begin" w:fldLock="1"/>
        </w:r>
      </w:ins>
      <w:r w:rsidR="002B76FF">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15&lt;/sup&gt;","plainTextFormattedCitation":"15","previouslyFormattedCitation":"&lt;sup&gt;15&lt;/sup&gt;"},"properties":{"noteIndex":0},"schema":"https://github.com/citation-style-language/schema/raw/master/csl-citation.json"}</w:instrText>
      </w:r>
      <w:r w:rsidR="00DA4492">
        <w:fldChar w:fldCharType="separate"/>
      </w:r>
      <w:r w:rsidR="00853738" w:rsidRPr="00853738">
        <w:rPr>
          <w:noProof/>
          <w:vertAlign w:val="superscript"/>
        </w:rPr>
        <w:t>15</w:t>
      </w:r>
      <w:ins w:id="397" w:author="William Lamb" w:date="2018-11-14T11:32:00Z">
        <w:r w:rsidR="00DA4492">
          <w:fldChar w:fldCharType="end"/>
        </w:r>
      </w:ins>
      <w:ins w:id="398" w:author="William Lamb" w:date="2018-11-12T11:01:00Z">
        <w:r w:rsidR="00A81F61">
          <w:t>.</w:t>
        </w:r>
      </w:ins>
      <w:ins w:id="399" w:author="William Lamb" w:date="2018-11-12T11:00:00Z">
        <w:r w:rsidR="00A81F61">
          <w:t xml:space="preserve"> </w:t>
        </w:r>
      </w:ins>
      <w:ins w:id="400" w:author="William Lamb" w:date="2018-11-12T11:01:00Z">
        <w:r w:rsidR="00A81F61">
          <w:t>B</w:t>
        </w:r>
      </w:ins>
      <w:ins w:id="401" w:author="William Lamb" w:date="2018-11-11T21:38:00Z">
        <w:r>
          <w:t xml:space="preserve">ecause </w:t>
        </w:r>
      </w:ins>
      <w:ins w:id="402" w:author="William Lamb" w:date="2018-11-12T11:00:00Z">
        <w:r w:rsidR="00A81F61">
          <w:t xml:space="preserve">an individual </w:t>
        </w:r>
      </w:ins>
      <w:ins w:id="403" w:author="William Lamb" w:date="2018-11-11T21:38:00Z">
        <w:r>
          <w:t xml:space="preserve">case </w:t>
        </w:r>
      </w:ins>
      <w:ins w:id="404" w:author="William Lamb" w:date="2018-11-12T11:00:00Z">
        <w:r w:rsidR="00A81F61">
          <w:t xml:space="preserve">study </w:t>
        </w:r>
      </w:ins>
      <w:ins w:id="405" w:author="William Lamb" w:date="2018-11-11T21:38:00Z">
        <w:r>
          <w:t xml:space="preserve">speaks only to the context at hand, </w:t>
        </w:r>
      </w:ins>
      <w:ins w:id="406" w:author="William Lamb" w:date="2018-11-12T11:01:00Z">
        <w:r w:rsidR="00A81F61">
          <w:t xml:space="preserve">it </w:t>
        </w:r>
      </w:ins>
      <w:ins w:id="407" w:author="William Lamb" w:date="2018-11-11T21:40:00Z">
        <w:r w:rsidR="008E1C27">
          <w:t xml:space="preserve">seemingly </w:t>
        </w:r>
      </w:ins>
      <w:ins w:id="408" w:author="William Lamb" w:date="2018-11-11T21:38:00Z">
        <w:r>
          <w:t>cannot inform contexts elsewhere.</w:t>
        </w:r>
      </w:ins>
      <w:ins w:id="409" w:author="William Lamb" w:date="2018-11-12T11:00:00Z">
        <w:r w:rsidR="00A81F61">
          <w:t xml:space="preserve"> Case study proponents, </w:t>
        </w:r>
      </w:ins>
      <w:ins w:id="410" w:author="William Lamb" w:date="2018-11-12T11:01:00Z">
        <w:r w:rsidR="00A81F61">
          <w:t xml:space="preserve">on the other hand, emphasize the importance of careful </w:t>
        </w:r>
        <w:r w:rsidR="00047DEC">
          <w:t>case selection</w:t>
        </w:r>
        <w:r w:rsidR="00A81F61">
          <w:t xml:space="preserve"> to support generalisability, </w:t>
        </w:r>
      </w:ins>
      <w:ins w:id="411" w:author="William Lamb" w:date="2018-11-11T21:40:00Z">
        <w:r w:rsidR="008E1C27">
          <w:t xml:space="preserve">as well as </w:t>
        </w:r>
      </w:ins>
      <w:ins w:id="412" w:author="William Lamb" w:date="2018-11-12T11:02:00Z">
        <w:r w:rsidR="00A81F61">
          <w:t xml:space="preserve">the </w:t>
        </w:r>
      </w:ins>
      <w:ins w:id="413" w:author="William Lamb" w:date="2018-11-11T21:39:00Z">
        <w:r w:rsidR="0051549E">
          <w:t xml:space="preserve">intrinsic value </w:t>
        </w:r>
      </w:ins>
      <w:ins w:id="414" w:author="William Lamb" w:date="2018-11-12T11:02:00Z">
        <w:r w:rsidR="00A81F61">
          <w:t xml:space="preserve">of conducting cases </w:t>
        </w:r>
      </w:ins>
      <w:ins w:id="415" w:author="William Lamb" w:date="2018-11-11T21:39:00Z">
        <w:r w:rsidR="0051549E">
          <w:t xml:space="preserve">for learning </w:t>
        </w:r>
      </w:ins>
      <w:ins w:id="416" w:author="William Lamb" w:date="2018-11-11T21:34:00Z">
        <w:r>
          <w:fldChar w:fldCharType="begin" w:fldLock="1"/>
        </w:r>
      </w:ins>
      <w:r w:rsidR="002B76FF">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id":"ITEM-3","itemData":{"DOI":"10.1016/j.aqpro.2013.07.003","ISBN":"0030-8870","ISSN":"00308870","PMID":"24439530","author":[{"dropping-particle":"","family":"Lijphart","given":"Arend","non-dropping-particle":"","parse-names":false,"suffix":""}],"container-title":"The American Political Science Review","id":"ITEM-3","issue":"3","issued":{"date-parts":[["1971"]]},"page":"682-693","title":"Comparative Politics and the Comparative Method","type":"article-journal","volume":"65"},"uris":["http://www.mendeley.com/documents/?uuid=b5f3040a-818c-47bb-ab69-662b5660f013"]}],"mendeley":{"formattedCitation":"&lt;sup&gt;15–17&lt;/sup&gt;","plainTextFormattedCitation":"15–17","previouslyFormattedCitation":"&lt;sup&gt;15–17&lt;/sup&gt;"},"properties":{"noteIndex":0},"schema":"https://github.com/citation-style-language/schema/raw/master/csl-citation.json"}</w:instrText>
      </w:r>
      <w:ins w:id="417" w:author="William Lamb" w:date="2018-11-11T21:34:00Z">
        <w:r>
          <w:fldChar w:fldCharType="separate"/>
        </w:r>
      </w:ins>
      <w:r w:rsidR="00853738" w:rsidRPr="00853738">
        <w:rPr>
          <w:noProof/>
          <w:vertAlign w:val="superscript"/>
        </w:rPr>
        <w:t>15–17</w:t>
      </w:r>
      <w:ins w:id="418" w:author="William Lamb" w:date="2018-11-11T21:34:00Z">
        <w:r>
          <w:fldChar w:fldCharType="end"/>
        </w:r>
        <w:r>
          <w:t xml:space="preserve">. </w:t>
        </w:r>
      </w:ins>
    </w:p>
    <w:p w14:paraId="2738CAF1" w14:textId="5A3353FD" w:rsidR="000708F6" w:rsidRDefault="008E1C27">
      <w:pPr>
        <w:spacing w:line="480" w:lineRule="auto"/>
        <w:rPr>
          <w:ins w:id="419" w:author="William Lamb" w:date="2018-11-09T14:41:00Z"/>
        </w:rPr>
      </w:pPr>
      <w:ins w:id="420" w:author="William Lamb" w:date="2018-11-11T21:42:00Z">
        <w:r w:rsidRPr="008E1C27">
          <w:rPr>
            <w:rPrChange w:id="421" w:author="William Lamb" w:date="2018-11-11T21:42:00Z">
              <w:rPr>
                <w:i/>
              </w:rPr>
            </w:rPrChange>
          </w:rPr>
          <w:t>A</w:t>
        </w:r>
      </w:ins>
      <w:ins w:id="422" w:author="William Lamb" w:date="2018-11-12T13:16:00Z">
        <w:r w:rsidR="00047DEC">
          <w:t>n example of careful case selection is the</w:t>
        </w:r>
      </w:ins>
      <w:ins w:id="423" w:author="William Lamb" w:date="2018-11-12T11:02:00Z">
        <w:r w:rsidR="00A81F61">
          <w:t xml:space="preserve"> </w:t>
        </w:r>
        <w:r w:rsidR="00A81F61" w:rsidRPr="00A81F61">
          <w:rPr>
            <w:i/>
            <w:rPrChange w:id="424" w:author="William Lamb" w:date="2018-11-12T11:02:00Z">
              <w:rPr/>
            </w:rPrChange>
          </w:rPr>
          <w:t>critical case</w:t>
        </w:r>
        <w:r w:rsidR="00047DEC">
          <w:t xml:space="preserve">. </w:t>
        </w:r>
      </w:ins>
      <w:ins w:id="425" w:author="William Lamb" w:date="2018-11-11T21:44:00Z">
        <w:r>
          <w:t>Here</w:t>
        </w:r>
      </w:ins>
      <w:ins w:id="426" w:author="William Lamb" w:date="2018-11-11T21:42:00Z">
        <w:r>
          <w:t xml:space="preserve"> one wants to demonstrate that if X is possible </w:t>
        </w:r>
      </w:ins>
      <w:ins w:id="427" w:author="William Lamb" w:date="2018-11-12T13:18:00Z">
        <w:r w:rsidR="00047DEC">
          <w:t xml:space="preserve">(or impossible) </w:t>
        </w:r>
      </w:ins>
      <w:ins w:id="428" w:author="William Lamb" w:date="2018-11-11T21:42:00Z">
        <w:r>
          <w:t xml:space="preserve">in the </w:t>
        </w:r>
      </w:ins>
      <w:ins w:id="429" w:author="William Lamb" w:date="2018-11-12T13:16:00Z">
        <w:r w:rsidR="00047DEC">
          <w:t xml:space="preserve">critical </w:t>
        </w:r>
      </w:ins>
      <w:ins w:id="430" w:author="William Lamb" w:date="2018-11-11T21:42:00Z">
        <w:r>
          <w:t xml:space="preserve">case, it is </w:t>
        </w:r>
      </w:ins>
      <w:ins w:id="431" w:author="William Lamb" w:date="2018-11-12T13:18:00Z">
        <w:r w:rsidR="00047DEC">
          <w:t xml:space="preserve">also so </w:t>
        </w:r>
      </w:ins>
      <w:ins w:id="432" w:author="William Lamb" w:date="2018-11-11T21:42:00Z">
        <w:r>
          <w:t>in al</w:t>
        </w:r>
      </w:ins>
      <w:ins w:id="433" w:author="William Lamb" w:date="2018-11-11T21:43:00Z">
        <w:r>
          <w:t xml:space="preserve">l cases. For </w:t>
        </w:r>
      </w:ins>
      <w:ins w:id="434" w:author="William Lamb" w:date="2018-11-11T21:45:00Z">
        <w:r>
          <w:t>instance</w:t>
        </w:r>
      </w:ins>
      <w:ins w:id="435" w:author="William Lamb" w:date="2018-11-11T21:43:00Z">
        <w:r>
          <w:t xml:space="preserve">, to demonstrate the technical feasibility of </w:t>
        </w:r>
        <w:del w:id="436" w:author="Felix Creutzig" w:date="2018-11-13T14:37:00Z">
          <w:r w:rsidDel="007C298A">
            <w:delText xml:space="preserve">fully </w:delText>
          </w:r>
        </w:del>
        <w:del w:id="437" w:author="Felix Creutzig" w:date="2018-11-13T14:38:00Z">
          <w:r w:rsidDel="007C298A">
            <w:delText xml:space="preserve">decarbonising </w:delText>
          </w:r>
        </w:del>
      </w:ins>
      <w:ins w:id="438" w:author="Felix Creutzig" w:date="2018-11-13T14:38:00Z">
        <w:r w:rsidR="007C298A">
          <w:t xml:space="preserve">strongly reducing energy demand for </w:t>
        </w:r>
      </w:ins>
      <w:ins w:id="439" w:author="William Lamb" w:date="2018-11-11T21:43:00Z">
        <w:r>
          <w:t>space heating, the critical case would be an extremely cold urban climate, rather than a mild one</w:t>
        </w:r>
      </w:ins>
      <w:ins w:id="440" w:author="William Lamb" w:date="2018-11-14T11:15:00Z">
        <w:r w:rsidR="008240BF">
          <w:t xml:space="preserve"> </w:t>
        </w:r>
        <w:r w:rsidR="008240BF">
          <w:fldChar w:fldCharType="begin" w:fldLock="1"/>
        </w:r>
      </w:ins>
      <w:r w:rsidR="002B76FF">
        <w:instrText>ADDIN CSL_CITATION {"citationItems":[{"id":"ITEM-1","itemData":{"DOI":"10.1016/j.esr.2017.01.001","ISSN":"2211467X","abstract":"More than half of the world's population are living in cities today, and by 2050 almost 75% of the population will live in urban areas. Thus, meeting the energy demand in urban areas in a sustainable way is an important challenge for the future. Oslo wants to show how cities can take leadership in the green change and contribute with innovative ideas and solutions for development of sustainable energy systems. A technology-rich optimisation model has been developed in order to analyse how various energy and climate measures can transform Oslo into a low-carbon city. Consequently, the main focus of this work has been to find optimal ways of reducing the CO2 emissions, and secondly, the energy consumption.","author":[{"dropping-particle":"","family":"Lind","given":"Arne","non-dropping-particle":"","parse-names":false,"suffix":""},{"dropping-particle":"","family":"Espegren","given":"Kari","non-dropping-particle":"","parse-names":false,"suffix":""}],"container-title":"Energy Strategy Reviews","id":"ITEM-1","issued":{"date-parts":[["2017"]]},"page":"44-56","publisher":"Elsevier Ltd","title":"The use of energy system models for analysing the transition to low-carbon cities – The case of Oslo","type":"article-journal","volume":"15"},"uris":["http://www.mendeley.com/documents/?uuid=472221ff-0a0c-4147-9845-7cccd5565792"]}],"mendeley":{"formattedCitation":"&lt;sup&gt;18&lt;/sup&gt;","plainTextFormattedCitation":"18","previouslyFormattedCitation":"&lt;sup&gt;18&lt;/sup&gt;"},"properties":{"noteIndex":0},"schema":"https://github.com/citation-style-language/schema/raw/master/csl-citation.json"}</w:instrText>
      </w:r>
      <w:r w:rsidR="008240BF">
        <w:fldChar w:fldCharType="separate"/>
      </w:r>
      <w:r w:rsidR="00853738" w:rsidRPr="00853738">
        <w:rPr>
          <w:noProof/>
          <w:vertAlign w:val="superscript"/>
        </w:rPr>
        <w:t>18</w:t>
      </w:r>
      <w:ins w:id="441" w:author="William Lamb" w:date="2018-11-14T11:15:00Z">
        <w:r w:rsidR="008240BF">
          <w:fldChar w:fldCharType="end"/>
        </w:r>
      </w:ins>
      <w:ins w:id="442" w:author="William Lamb" w:date="2018-11-11T21:43:00Z">
        <w:r>
          <w:t xml:space="preserve">. </w:t>
        </w:r>
      </w:ins>
      <w:ins w:id="443" w:author="William Lamb" w:date="2018-11-12T13:18:00Z">
        <w:r w:rsidR="00047DEC">
          <w:t xml:space="preserve">An alternative strategy is to identify cases </w:t>
        </w:r>
      </w:ins>
      <w:ins w:id="444" w:author="William Lamb" w:date="2018-11-11T21:34:00Z">
        <w:r w:rsidR="007423B5">
          <w:t xml:space="preserve">on the </w:t>
        </w:r>
      </w:ins>
      <w:ins w:id="445" w:author="William Lamb" w:date="2018-11-11T21:35:00Z">
        <w:r w:rsidR="007423B5">
          <w:t xml:space="preserve">merit of </w:t>
        </w:r>
        <w:r w:rsidR="007423B5">
          <w:rPr>
            <w:i/>
          </w:rPr>
          <w:t>influence</w:t>
        </w:r>
        <w:r w:rsidR="007423B5">
          <w:t xml:space="preserve"> – i.e. </w:t>
        </w:r>
      </w:ins>
      <w:ins w:id="446" w:author="William Lamb" w:date="2018-11-12T13:18:00Z">
        <w:r w:rsidR="00047DEC">
          <w:t>they</w:t>
        </w:r>
      </w:ins>
      <w:ins w:id="447" w:author="William Lamb" w:date="2018-11-09T14:04:00Z">
        <w:r w:rsidR="00180FB9">
          <w:t xml:space="preserve"> </w:t>
        </w:r>
      </w:ins>
      <w:ins w:id="448" w:author="William Lamb" w:date="2018-11-09T14:45:00Z">
        <w:r w:rsidR="00604C02">
          <w:t xml:space="preserve">simply </w:t>
        </w:r>
      </w:ins>
      <w:ins w:id="449" w:author="William Lamb" w:date="2018-11-09T14:38:00Z">
        <w:r w:rsidR="00047DEC">
          <w:t>matter</w:t>
        </w:r>
        <w:r w:rsidR="0009002A">
          <w:t xml:space="preserve"> for</w:t>
        </w:r>
      </w:ins>
      <w:ins w:id="450" w:author="William Lamb" w:date="2018-11-09T14:23:00Z">
        <w:r w:rsidR="00C26E8F">
          <w:t xml:space="preserve"> the</w:t>
        </w:r>
      </w:ins>
      <w:ins w:id="451" w:author="William Lamb" w:date="2018-11-09T14:04:00Z">
        <w:r w:rsidR="00180FB9">
          <w:t xml:space="preserve"> wider system under study.</w:t>
        </w:r>
      </w:ins>
      <w:ins w:id="452" w:author="William Lamb" w:date="2018-11-11T21:44:00Z">
        <w:r>
          <w:t xml:space="preserve"> </w:t>
        </w:r>
      </w:ins>
      <w:ins w:id="453" w:author="William Lamb" w:date="2018-11-16T11:18:00Z">
        <w:r w:rsidR="00A2708A">
          <w:t>I</w:t>
        </w:r>
      </w:ins>
      <w:ins w:id="454" w:author="William Lamb" w:date="2018-11-11T21:44:00Z">
        <w:r w:rsidR="00A2708A">
          <w:t>nvestigating</w:t>
        </w:r>
        <w:r>
          <w:t xml:space="preserve"> the </w:t>
        </w:r>
      </w:ins>
      <w:ins w:id="455" w:author="William Lamb" w:date="2018-11-09T14:04:00Z">
        <w:r w:rsidR="00180FB9">
          <w:t xml:space="preserve">consumption-based emissions of </w:t>
        </w:r>
        <w:r w:rsidR="00A2708A">
          <w:t xml:space="preserve">mega cities </w:t>
        </w:r>
        <w:r w:rsidR="00180FB9">
          <w:t xml:space="preserve">might be easily justified </w:t>
        </w:r>
      </w:ins>
      <w:ins w:id="456" w:author="William Lamb" w:date="2018-11-12T13:19:00Z">
        <w:r w:rsidR="00047DEC">
          <w:t>in this manner</w:t>
        </w:r>
      </w:ins>
      <w:ins w:id="457" w:author="William Lamb" w:date="2018-11-09T14:24:00Z">
        <w:r w:rsidR="00C26E8F">
          <w:t xml:space="preserve">, </w:t>
        </w:r>
      </w:ins>
      <w:ins w:id="458" w:author="William Lamb" w:date="2018-11-09T14:04:00Z">
        <w:r w:rsidR="00180FB9">
          <w:t xml:space="preserve">on the grounds of </w:t>
        </w:r>
      </w:ins>
      <w:ins w:id="459" w:author="William Lamb" w:date="2018-11-16T11:19:00Z">
        <w:r w:rsidR="00A2708A">
          <w:t xml:space="preserve">their </w:t>
        </w:r>
      </w:ins>
      <w:ins w:id="460" w:author="William Lamb" w:date="2018-11-12T13:19:00Z">
        <w:r w:rsidR="00047DEC">
          <w:t xml:space="preserve">influence </w:t>
        </w:r>
      </w:ins>
      <w:ins w:id="461" w:author="William Lamb" w:date="2018-11-09T14:04:00Z">
        <w:r w:rsidR="00180FB9">
          <w:t>on the global carbon budget</w:t>
        </w:r>
      </w:ins>
      <w:ins w:id="462" w:author="William Lamb" w:date="2018-11-14T11:18:00Z">
        <w:r w:rsidR="008240BF">
          <w:t xml:space="preserve"> </w:t>
        </w:r>
        <w:r w:rsidR="008240BF">
          <w:fldChar w:fldCharType="begin" w:fldLock="1"/>
        </w:r>
      </w:ins>
      <w:r w:rsidR="002B76FF">
        <w:instrText>ADDIN CSL_CITATION {"citationItems":[{"id":"ITEM-1","itemData":{"DOI":"10.1016/j.ecolind.2014.04.045","ISBN":"1470-160X","ISSN":"1470160X","abstract":"China has experienced rapid urbanization in the last three decades, with more than half of the population living in cities since 2012. The extent of urban production and urban lifestyles has become one of the main drivers for China's CO2emissions. To analyze drivers of CO2emissions we use a consumption-based accounting approach that allocates all emissions along the production chain to the product and place of final consumption, whereas a production-based approach would allocate all emissions to the place of origin. In this study, we focus on the spatial distribution of production activities leading to CO2emissions across China as a consequence of final consumption in four Chinese mega cities: Beijing, Shanghai, Tianjin, and Chongqing. Urban consumption not only causes a large amount of emissions within its territory, but also imposes even much more emissions to its surrounding provinces via interregional supply chains. Results show that more than 48% of CO2emissions related to goods consumed in Chongqing and more than 70% for Beijing, Shanghai and Tianjin occurred outside of the respective city boundary. In addition to the usual focus on efficiency, our analysis adds insights into the causes of CO2emissions by looking at the drivers and types of consumption. Addressing consumption patterns in China's cities is critical for China's low carbon development.","author":[{"dropping-particle":"","family":"Feng","given":"Kuishuang","non-dropping-particle":"","parse-names":false,"suffix":""},{"dropping-particle":"","family":"Hubacek","given":"Klaus","non-dropping-particle":"","parse-names":false,"suffix":""},{"dropping-particle":"","family":"Sun","given":"Laixiang","non-dropping-particle":"","parse-names":false,"suffix":""},{"dropping-particle":"","family":"Liu","given":"Zhu","non-dropping-particle":"","parse-names":false,"suffix":""}],"container-title":"Ecological Indicators","id":"ITEM-1","issued":{"date-parts":[["2014"]]},"page":"26-31","publisher":"Elsevier Ltd","title":"Consumption-based CO2 accounting of China's megacities: The case of Beijing, Tianjin, Shanghai and Chongqing","type":"article-journal","volume":"47"},"uris":["http://www.mendeley.com/documents/?uuid=a83dfc26-be75-42db-b1dd-e32513c4cf45"]}],"mendeley":{"formattedCitation":"&lt;sup&gt;19&lt;/sup&gt;","plainTextFormattedCitation":"19","previouslyFormattedCitation":"&lt;sup&gt;19&lt;/sup&gt;"},"properties":{"noteIndex":0},"schema":"https://github.com/citation-style-language/schema/raw/master/csl-citation.json"}</w:instrText>
      </w:r>
      <w:r w:rsidR="008240BF">
        <w:fldChar w:fldCharType="separate"/>
      </w:r>
      <w:r w:rsidR="00853738" w:rsidRPr="00853738">
        <w:rPr>
          <w:noProof/>
          <w:vertAlign w:val="superscript"/>
        </w:rPr>
        <w:t>19</w:t>
      </w:r>
      <w:ins w:id="463" w:author="William Lamb" w:date="2018-11-14T11:18:00Z">
        <w:r w:rsidR="008240BF">
          <w:fldChar w:fldCharType="end"/>
        </w:r>
      </w:ins>
      <w:ins w:id="464" w:author="William Lamb" w:date="2018-11-09T14:04:00Z">
        <w:r w:rsidR="00180FB9">
          <w:t xml:space="preserve">. </w:t>
        </w:r>
      </w:ins>
      <w:ins w:id="465" w:author="William Lamb" w:date="2018-11-09T14:41:00Z">
        <w:r w:rsidR="00047DEC" w:rsidRPr="00CF0AE6">
          <w:rPr>
            <w:i/>
          </w:rPr>
          <w:t>P</w:t>
        </w:r>
      </w:ins>
      <w:ins w:id="466" w:author="William Lamb" w:date="2018-11-12T13:19:00Z">
        <w:r w:rsidR="00047DEC">
          <w:rPr>
            <w:i/>
          </w:rPr>
          <w:t>aradigm, d</w:t>
        </w:r>
      </w:ins>
      <w:ins w:id="467" w:author="William Lamb" w:date="2018-11-09T14:41:00Z">
        <w:r w:rsidR="000708F6" w:rsidRPr="000708F6">
          <w:rPr>
            <w:i/>
            <w:rPrChange w:id="468" w:author="William Lamb" w:date="2018-11-09T14:42:00Z">
              <w:rPr/>
            </w:rPrChange>
          </w:rPr>
          <w:t>eviant</w:t>
        </w:r>
        <w:r w:rsidR="000708F6">
          <w:t xml:space="preserve"> and </w:t>
        </w:r>
        <w:r w:rsidR="000708F6" w:rsidRPr="000708F6">
          <w:rPr>
            <w:i/>
            <w:rPrChange w:id="469" w:author="William Lamb" w:date="2018-11-09T14:42:00Z">
              <w:rPr/>
            </w:rPrChange>
          </w:rPr>
          <w:t>random</w:t>
        </w:r>
        <w:r w:rsidR="000708F6">
          <w:t xml:space="preserve"> </w:t>
        </w:r>
      </w:ins>
      <w:ins w:id="470" w:author="William Lamb" w:date="2018-11-09T14:42:00Z">
        <w:r w:rsidR="000708F6">
          <w:t xml:space="preserve">cases </w:t>
        </w:r>
      </w:ins>
      <w:ins w:id="471" w:author="William Lamb" w:date="2018-11-09T14:41:00Z">
        <w:r w:rsidR="000708F6">
          <w:t>are other potential choices</w:t>
        </w:r>
      </w:ins>
      <w:ins w:id="472" w:author="William Lamb" w:date="2018-11-09T14:42:00Z">
        <w:r w:rsidR="000708F6">
          <w:t xml:space="preserve"> </w:t>
        </w:r>
      </w:ins>
      <w:ins w:id="473" w:author="William Lamb" w:date="2018-11-09T14:48:00Z">
        <w:r w:rsidR="00760604">
          <w:t xml:space="preserve">to support claims of generalisability </w:t>
        </w:r>
      </w:ins>
      <w:ins w:id="474" w:author="William Lamb" w:date="2018-11-09T14:42:00Z">
        <w:r w:rsidR="000708F6">
          <w:fldChar w:fldCharType="begin" w:fldLock="1"/>
        </w:r>
      </w:ins>
      <w:r w:rsidR="002B76FF">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16&lt;/sup&gt;","plainTextFormattedCitation":"16","previouslyFormattedCitation":"&lt;sup&gt;16&lt;/sup&gt;"},"properties":{"noteIndex":0},"schema":"https://github.com/citation-style-language/schema/raw/master/csl-citation.json"}</w:instrText>
      </w:r>
      <w:r w:rsidR="000708F6">
        <w:fldChar w:fldCharType="separate"/>
      </w:r>
      <w:r w:rsidR="00853738" w:rsidRPr="00853738">
        <w:rPr>
          <w:noProof/>
          <w:vertAlign w:val="superscript"/>
        </w:rPr>
        <w:t>16</w:t>
      </w:r>
      <w:ins w:id="475" w:author="William Lamb" w:date="2018-11-09T14:42:00Z">
        <w:r w:rsidR="000708F6">
          <w:fldChar w:fldCharType="end"/>
        </w:r>
      </w:ins>
      <w:ins w:id="476" w:author="William Lamb" w:date="2018-11-09T14:41:00Z">
        <w:r w:rsidR="000708F6">
          <w:t>.</w:t>
        </w:r>
      </w:ins>
    </w:p>
    <w:p w14:paraId="196F1A14" w14:textId="5D72D3C7" w:rsidR="000708F6" w:rsidRDefault="00733D02" w:rsidP="00BC38A2">
      <w:pPr>
        <w:spacing w:line="480" w:lineRule="auto"/>
        <w:rPr>
          <w:ins w:id="477" w:author="William Lamb" w:date="2018-11-09T14:04:00Z"/>
        </w:rPr>
      </w:pPr>
      <w:ins w:id="478" w:author="William Lamb" w:date="2018-11-11T21:21:00Z">
        <w:r>
          <w:t xml:space="preserve">But </w:t>
        </w:r>
      </w:ins>
      <w:ins w:id="479" w:author="William Lamb" w:date="2018-11-11T21:27:00Z">
        <w:r>
          <w:t xml:space="preserve">when it comes to selecting case study locations, </w:t>
        </w:r>
      </w:ins>
      <w:ins w:id="480" w:author="William Lamb" w:date="2018-11-11T21:22:00Z">
        <w:r>
          <w:t>practical concerns matter</w:t>
        </w:r>
      </w:ins>
      <w:ins w:id="481" w:author="William Lamb" w:date="2018-11-11T21:27:00Z">
        <w:r>
          <w:t xml:space="preserve"> too</w:t>
        </w:r>
      </w:ins>
      <w:ins w:id="482" w:author="William Lamb" w:date="2018-11-11T21:22:00Z">
        <w:r>
          <w:t>. W</w:t>
        </w:r>
      </w:ins>
      <w:ins w:id="483" w:author="William Lamb" w:date="2018-11-09T16:04:00Z">
        <w:r w:rsidR="00397A80">
          <w:t xml:space="preserve">e cannot </w:t>
        </w:r>
      </w:ins>
      <w:ins w:id="484" w:author="William Lamb" w:date="2018-11-11T21:24:00Z">
        <w:r>
          <w:t>ascertain the</w:t>
        </w:r>
      </w:ins>
      <w:ins w:id="485" w:author="William Lamb" w:date="2018-11-09T15:19:00Z">
        <w:r w:rsidR="00B474D8">
          <w:t xml:space="preserve"> motivations behind </w:t>
        </w:r>
      </w:ins>
      <w:ins w:id="486" w:author="William Lamb" w:date="2018-11-12T13:20:00Z">
        <w:r w:rsidR="00047DEC">
          <w:t xml:space="preserve">the </w:t>
        </w:r>
      </w:ins>
      <w:ins w:id="487" w:author="William Lamb" w:date="2018-11-09T15:19:00Z">
        <w:r w:rsidR="00B474D8">
          <w:t xml:space="preserve">case selections documented </w:t>
        </w:r>
      </w:ins>
      <w:ins w:id="488" w:author="Felix Creutzig" w:date="2018-11-13T14:43:00Z">
        <w:r w:rsidR="007C298A">
          <w:t xml:space="preserve">in </w:t>
        </w:r>
      </w:ins>
      <w:ins w:id="489" w:author="William Lamb" w:date="2018-11-09T15:19:00Z">
        <w:r w:rsidR="00B474D8">
          <w:t>this article</w:t>
        </w:r>
      </w:ins>
      <w:ins w:id="490" w:author="William Lamb" w:date="2018-11-09T15:20:00Z">
        <w:r w:rsidR="00D339C2">
          <w:t xml:space="preserve">, </w:t>
        </w:r>
      </w:ins>
      <w:ins w:id="491" w:author="William Lamb" w:date="2018-11-11T21:23:00Z">
        <w:r>
          <w:t xml:space="preserve">but </w:t>
        </w:r>
      </w:ins>
      <w:ins w:id="492" w:author="William Lamb" w:date="2018-11-09T15:20:00Z">
        <w:r w:rsidR="00B474D8">
          <w:t xml:space="preserve">their strong geographic and topic biases </w:t>
        </w:r>
      </w:ins>
      <w:ins w:id="493" w:author="William Lamb" w:date="2018-11-09T15:21:00Z">
        <w:r w:rsidR="00D339C2">
          <w:t>do</w:t>
        </w:r>
        <w:r w:rsidR="00B474D8">
          <w:t xml:space="preserve"> </w:t>
        </w:r>
      </w:ins>
      <w:ins w:id="494" w:author="William Lamb" w:date="2018-11-09T16:04:00Z">
        <w:r w:rsidR="00397A80">
          <w:t xml:space="preserve">suggest </w:t>
        </w:r>
      </w:ins>
      <w:ins w:id="495" w:author="William Lamb" w:date="2018-11-09T15:22:00Z">
        <w:r w:rsidR="00B474D8">
          <w:t>certain practical limitations</w:t>
        </w:r>
      </w:ins>
      <w:ins w:id="496" w:author="William Lamb" w:date="2018-11-11T21:26:00Z">
        <w:r>
          <w:t>.</w:t>
        </w:r>
      </w:ins>
      <w:ins w:id="497" w:author="William Lamb" w:date="2018-11-13T09:57:00Z">
        <w:r w:rsidR="00224ADA">
          <w:t xml:space="preserve"> </w:t>
        </w:r>
      </w:ins>
      <w:ins w:id="498" w:author="William Lamb" w:date="2018-11-12T13:20:00Z">
        <w:r w:rsidR="00047DEC">
          <w:t xml:space="preserve">The </w:t>
        </w:r>
      </w:ins>
      <w:ins w:id="499" w:author="William Lamb" w:date="2018-11-12T13:21:00Z">
        <w:r w:rsidR="00047DEC">
          <w:t xml:space="preserve">dominance of North American and European universities in </w:t>
        </w:r>
      </w:ins>
      <w:ins w:id="500" w:author="William Lamb" w:date="2018-11-12T13:22:00Z">
        <w:r w:rsidR="00047DEC">
          <w:t xml:space="preserve">scientific publishing, </w:t>
        </w:r>
      </w:ins>
      <w:ins w:id="501" w:author="William Lamb" w:date="2018-11-16T11:19:00Z">
        <w:r w:rsidR="00A2708A">
          <w:t xml:space="preserve">as well as </w:t>
        </w:r>
      </w:ins>
      <w:ins w:id="502" w:author="William Lamb" w:date="2018-11-13T09:56:00Z">
        <w:del w:id="503" w:author="Felix Creutzig" w:date="2018-11-13T14:43:00Z">
          <w:r w:rsidR="00224ADA" w:rsidDel="000F034F">
            <w:delText xml:space="preserve">likely </w:delText>
          </w:r>
        </w:del>
      </w:ins>
      <w:ins w:id="504" w:author="William Lamb" w:date="2018-11-12T13:22:00Z">
        <w:r w:rsidR="00047DEC">
          <w:t xml:space="preserve">institutional funding biases, limited </w:t>
        </w:r>
      </w:ins>
      <w:ins w:id="505" w:author="William Lamb" w:date="2018-11-16T11:19:00Z">
        <w:r w:rsidR="00A2708A">
          <w:t xml:space="preserve">scientific </w:t>
        </w:r>
      </w:ins>
      <w:ins w:id="506" w:author="William Lamb" w:date="2018-11-12T13:22:00Z">
        <w:r w:rsidR="00047DEC">
          <w:t>capacities in the global South</w:t>
        </w:r>
      </w:ins>
      <w:ins w:id="507" w:author="William Lamb" w:date="2018-11-12T13:24:00Z">
        <w:r w:rsidR="00047DEC">
          <w:t>,</w:t>
        </w:r>
      </w:ins>
      <w:ins w:id="508" w:author="William Lamb" w:date="2018-11-12T13:22:00Z">
        <w:r w:rsidR="00047DEC">
          <w:t xml:space="preserve"> </w:t>
        </w:r>
      </w:ins>
      <w:ins w:id="509" w:author="William Lamb" w:date="2018-11-12T13:23:00Z">
        <w:r w:rsidR="00047DEC">
          <w:t xml:space="preserve">and everyday travel limitations </w:t>
        </w:r>
      </w:ins>
      <w:ins w:id="510" w:author="William Lamb" w:date="2018-11-12T13:22:00Z">
        <w:r w:rsidR="00047DEC">
          <w:t xml:space="preserve">are all possible </w:t>
        </w:r>
      </w:ins>
      <w:ins w:id="511" w:author="William Lamb" w:date="2018-11-12T13:23:00Z">
        <w:r w:rsidR="00047DEC">
          <w:t xml:space="preserve">factors that confound </w:t>
        </w:r>
      </w:ins>
      <w:ins w:id="512" w:author="William Lamb" w:date="2018-11-12T13:24:00Z">
        <w:r w:rsidR="00047DEC">
          <w:t>th</w:t>
        </w:r>
      </w:ins>
      <w:ins w:id="513" w:author="William Lamb" w:date="2018-11-11T21:28:00Z">
        <w:r>
          <w:t>e selection of cases on strong theoretical merit.</w:t>
        </w:r>
      </w:ins>
    </w:p>
    <w:p w14:paraId="7E606D87" w14:textId="30E8CD16" w:rsidR="00B60EC4" w:rsidRDefault="00397A80">
      <w:pPr>
        <w:spacing w:line="480" w:lineRule="auto"/>
        <w:rPr>
          <w:ins w:id="514" w:author="William Lamb" w:date="2018-11-09T11:08:00Z"/>
        </w:rPr>
      </w:pPr>
      <w:ins w:id="515" w:author="William Lamb" w:date="2018-11-09T16:07:00Z">
        <w:r>
          <w:t xml:space="preserve">Nonetheless, </w:t>
        </w:r>
      </w:ins>
      <w:ins w:id="516" w:author="William Lamb" w:date="2018-11-11T21:46:00Z">
        <w:r w:rsidR="008E1C27">
          <w:t xml:space="preserve">Flyvberg makes a strong </w:t>
        </w:r>
      </w:ins>
      <w:ins w:id="517" w:author="William Lamb" w:date="2018-11-11T21:48:00Z">
        <w:r w:rsidR="008E1C27">
          <w:t xml:space="preserve">argument </w:t>
        </w:r>
      </w:ins>
      <w:ins w:id="518" w:author="William Lamb" w:date="2018-11-11T21:46:00Z">
        <w:r w:rsidR="008E1C27">
          <w:t xml:space="preserve">for the </w:t>
        </w:r>
      </w:ins>
      <w:ins w:id="519" w:author="William Lamb" w:date="2018-11-09T16:07:00Z">
        <w:r>
          <w:t xml:space="preserve">intrinsic value </w:t>
        </w:r>
      </w:ins>
      <w:ins w:id="520" w:author="William Lamb" w:date="2018-11-11T21:47:00Z">
        <w:r w:rsidR="008E1C27">
          <w:t xml:space="preserve">of </w:t>
        </w:r>
      </w:ins>
      <w:ins w:id="521" w:author="William Lamb" w:date="2018-11-09T16:07:00Z">
        <w:r>
          <w:t xml:space="preserve">conducting case study research, as </w:t>
        </w:r>
      </w:ins>
      <w:ins w:id="522" w:author="William Lamb" w:date="2018-11-12T13:38:00Z">
        <w:r w:rsidR="00FD6F91">
          <w:t>a means to build</w:t>
        </w:r>
      </w:ins>
      <w:ins w:id="523" w:author="William Lamb" w:date="2018-11-09T16:07:00Z">
        <w:r>
          <w:t xml:space="preserve"> expertise and </w:t>
        </w:r>
      </w:ins>
      <w:ins w:id="524" w:author="William Lamb" w:date="2018-11-09T16:08:00Z">
        <w:r>
          <w:t xml:space="preserve">‘phyronesis’ </w:t>
        </w:r>
      </w:ins>
      <w:ins w:id="525" w:author="William Lamb" w:date="2018-11-09T11:08:00Z">
        <w:r w:rsidR="00B60EC4">
          <w:fldChar w:fldCharType="begin" w:fldLock="1"/>
        </w:r>
      </w:ins>
      <w:r w:rsidR="002B76FF">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16&lt;/sup&gt;","plainTextFormattedCitation":"16","previouslyFormattedCitation":"&lt;sup&gt;16&lt;/sup&gt;"},"properties":{"noteIndex":0},"schema":"https://github.com/citation-style-language/schema/raw/master/csl-citation.json"}</w:instrText>
      </w:r>
      <w:ins w:id="526" w:author="William Lamb" w:date="2018-11-09T11:08:00Z">
        <w:r w:rsidR="00B60EC4">
          <w:fldChar w:fldCharType="separate"/>
        </w:r>
      </w:ins>
      <w:r w:rsidR="00853738" w:rsidRPr="00853738">
        <w:rPr>
          <w:noProof/>
          <w:vertAlign w:val="superscript"/>
        </w:rPr>
        <w:t>16</w:t>
      </w:r>
      <w:ins w:id="527" w:author="William Lamb" w:date="2018-11-09T11:08:00Z">
        <w:r w:rsidR="00B60EC4">
          <w:fldChar w:fldCharType="end"/>
        </w:r>
        <w:r w:rsidR="00B60EC4">
          <w:t xml:space="preserve">. </w:t>
        </w:r>
      </w:ins>
      <w:ins w:id="528" w:author="William Lamb" w:date="2018-11-12T13:38:00Z">
        <w:r w:rsidR="00FD6F91">
          <w:t>C</w:t>
        </w:r>
      </w:ins>
      <w:ins w:id="529" w:author="William Lamb" w:date="2018-11-09T11:08:00Z">
        <w:r w:rsidR="00B60EC4">
          <w:t>ase study methods require a deep</w:t>
        </w:r>
        <w:r w:rsidR="00224ADA">
          <w:t xml:space="preserve"> engagement with actual reality, forcing </w:t>
        </w:r>
        <w:r w:rsidR="00B60EC4">
          <w:t>researchers and practitioners to critically reflect on rule-based knowledge</w:t>
        </w:r>
      </w:ins>
      <w:ins w:id="530" w:author="William Lamb" w:date="2018-11-12T13:38:00Z">
        <w:r w:rsidR="00FD6F91">
          <w:t xml:space="preserve"> – such </w:t>
        </w:r>
      </w:ins>
      <w:ins w:id="531" w:author="William Lamb" w:date="2018-11-11T21:48:00Z">
        <w:r w:rsidR="008E1C27">
          <w:t>as</w:t>
        </w:r>
      </w:ins>
      <w:ins w:id="532" w:author="William Lamb" w:date="2018-11-12T13:45:00Z">
        <w:r w:rsidR="00FD6F91">
          <w:t xml:space="preserve"> whether t</w:t>
        </w:r>
      </w:ins>
      <w:ins w:id="533" w:author="William Lamb" w:date="2018-11-09T11:08:00Z">
        <w:r w:rsidR="00B60EC4">
          <w:t>heoretical perspectives in the discipline are relevant in a given case. In a similar vein, case studies can hone expertise through direct engagement with urban stakeholders, enabling mutual learning between policy-makers and researchers in diverse forums of science-policy exchange</w:t>
        </w:r>
      </w:ins>
      <w:ins w:id="534" w:author="William Lamb" w:date="2018-11-14T11:18:00Z">
        <w:r w:rsidR="008240BF">
          <w:t xml:space="preserve"> </w:t>
        </w:r>
      </w:ins>
      <w:ins w:id="535" w:author="William Lamb" w:date="2018-11-14T11:23:00Z">
        <w:r w:rsidR="00DA4492">
          <w:fldChar w:fldCharType="begin" w:fldLock="1"/>
        </w:r>
      </w:ins>
      <w:r w:rsidR="002B76FF">
        <w:instrText>ADDIN CSL_CITATION {"citationItems":[{"id":"ITEM-1","itemData":{"author":[{"dropping-particle":"","family":"Romero-Lankao","given":"Patricia","non-dropping-particle":"","parse-names":false,"suffix":""},{"dropping-particle":"","family":"Hardoy","given":"Jorgelina","non-dropping-particle":"","parse-names":false,"suffix":""}],"container-title":"The Urban Climate Challenge: ethinking the Role of Cities in the Global Climate Regime","editor":[{"dropping-particle":"","family":"Johnson","given":"Craig","non-dropping-particle":"","parse-names":false,"suffix":""},{"dropping-particle":"","family":"Toly","given":"Noah","non-dropping-particle":"","parse-names":false,"suffix":""},{"dropping-particle":"","family":"Schroeder","given":"Heike","non-dropping-particle":"","parse-names":false,"suffix":""}],"id":"ITEM-1","issued":{"date-parts":[["2015"]]},"page":"181-204","publisher":"Routledge","publisher-place":"New York","title":"Multilevel Governance and Institutional Capacity for Climate Change Responses in Latin American Cities","type":"chapter"},"uris":["http://www.mendeley.com/documents/?uuid=2679965b-3149-4406-b878-a5c101fc5d69"]}],"mendeley":{"formattedCitation":"&lt;sup&gt;20&lt;/sup&gt;","plainTextFormattedCitation":"20","previouslyFormattedCitation":"&lt;sup&gt;20&lt;/sup&gt;"},"properties":{"noteIndex":0},"schema":"https://github.com/citation-style-language/schema/raw/master/csl-citation.json"}</w:instrText>
      </w:r>
      <w:r w:rsidR="00DA4492">
        <w:fldChar w:fldCharType="separate"/>
      </w:r>
      <w:r w:rsidR="00853738" w:rsidRPr="00853738">
        <w:rPr>
          <w:noProof/>
          <w:vertAlign w:val="superscript"/>
        </w:rPr>
        <w:t>20</w:t>
      </w:r>
      <w:ins w:id="536" w:author="William Lamb" w:date="2018-11-14T11:23:00Z">
        <w:r w:rsidR="00DA4492">
          <w:fldChar w:fldCharType="end"/>
        </w:r>
      </w:ins>
      <w:ins w:id="537" w:author="William Lamb" w:date="2018-11-09T11:08:00Z">
        <w:r w:rsidR="00B60EC4">
          <w:t xml:space="preserve">. Not least, case study reports have rhetorical strengths and are particularly well suited to engaging lay audiences, being formulated around narratives and concrete phenomena, </w:t>
        </w:r>
        <w:r w:rsidR="00B60EC4">
          <w:lastRenderedPageBreak/>
          <w:t xml:space="preserve">rather than abstract or technical theory. In sum, the practice and deep reading of case studies enables urban practitioners to hold a breadth of context-dependent knowledge at their fingertips – a basic precondition for true expertise </w:t>
        </w:r>
        <w:r w:rsidR="00B60EC4">
          <w:fldChar w:fldCharType="begin" w:fldLock="1"/>
        </w:r>
      </w:ins>
      <w:r w:rsidR="002B76FF">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16&lt;/sup&gt;","plainTextFormattedCitation":"16","previouslyFormattedCitation":"&lt;sup&gt;16&lt;/sup&gt;"},"properties":{"noteIndex":0},"schema":"https://github.com/citation-style-language/schema/raw/master/csl-citation.json"}</w:instrText>
      </w:r>
      <w:ins w:id="538" w:author="William Lamb" w:date="2018-11-09T11:08:00Z">
        <w:r w:rsidR="00B60EC4">
          <w:fldChar w:fldCharType="separate"/>
        </w:r>
      </w:ins>
      <w:r w:rsidR="00853738" w:rsidRPr="00853738">
        <w:rPr>
          <w:noProof/>
          <w:vertAlign w:val="superscript"/>
        </w:rPr>
        <w:t>16</w:t>
      </w:r>
      <w:ins w:id="539" w:author="William Lamb" w:date="2018-11-09T11:08:00Z">
        <w:r w:rsidR="00B60EC4">
          <w:fldChar w:fldCharType="end"/>
        </w:r>
        <w:r w:rsidR="00697BDD">
          <w:t>.</w:t>
        </w:r>
      </w:ins>
    </w:p>
    <w:p w14:paraId="7958DF32" w14:textId="3679EE4D" w:rsidR="00035A15" w:rsidRDefault="00035A15">
      <w:pPr>
        <w:spacing w:line="480" w:lineRule="auto"/>
        <w:rPr>
          <w:ins w:id="540" w:author="William Lamb" w:date="2018-11-09T11:08:00Z"/>
        </w:rPr>
      </w:pPr>
      <w:ins w:id="541" w:author="William Lamb" w:date="2018-11-12T13:48:00Z">
        <w:r>
          <w:t xml:space="preserve">There are </w:t>
        </w:r>
      </w:ins>
      <w:ins w:id="542" w:author="William Lamb" w:date="2018-11-13T09:59:00Z">
        <w:r w:rsidR="00224ADA">
          <w:t xml:space="preserve">therefore </w:t>
        </w:r>
      </w:ins>
      <w:ins w:id="543" w:author="William Lamb" w:date="2018-11-12T13:48:00Z">
        <w:r>
          <w:t>many benefits to be derived from individual cases</w:t>
        </w:r>
      </w:ins>
      <w:ins w:id="544" w:author="William Lamb" w:date="2018-11-13T10:00:00Z">
        <w:r w:rsidR="002611A8">
          <w:t xml:space="preserve"> – but also risks that they are </w:t>
        </w:r>
      </w:ins>
      <w:ins w:id="545" w:author="William Lamb" w:date="2018-11-13T10:01:00Z">
        <w:r w:rsidR="002611A8">
          <w:t>buried in thousands of disparate articles across hundreds of journals</w:t>
        </w:r>
      </w:ins>
      <w:ins w:id="546" w:author="William Lamb" w:date="2018-11-12T13:48:00Z">
        <w:r w:rsidR="002611A8">
          <w:t xml:space="preserve">. </w:t>
        </w:r>
      </w:ins>
      <w:ins w:id="547" w:author="William Lamb" w:date="2018-11-13T10:00:00Z">
        <w:r w:rsidR="002611A8">
          <w:t>T</w:t>
        </w:r>
      </w:ins>
      <w:ins w:id="548" w:author="William Lamb" w:date="2018-11-12T13:55:00Z">
        <w:r>
          <w:t xml:space="preserve">o </w:t>
        </w:r>
      </w:ins>
      <w:ins w:id="549" w:author="William Lamb" w:date="2018-11-12T13:54:00Z">
        <w:r>
          <w:t xml:space="preserve">ensure </w:t>
        </w:r>
      </w:ins>
      <w:ins w:id="550" w:author="Felix Creutzig" w:date="2018-11-13T14:50:00Z">
        <w:r w:rsidR="000F034F">
          <w:t xml:space="preserve">learning from critical or paradigmatic case studies, and to enable comparative </w:t>
        </w:r>
      </w:ins>
      <w:ins w:id="551" w:author="Felix Creutzig" w:date="2018-11-13T14:51:00Z">
        <w:r w:rsidR="000F034F">
          <w:t xml:space="preserve">analysis of </w:t>
        </w:r>
      </w:ins>
      <w:ins w:id="552" w:author="William Lamb" w:date="2018-11-13T10:00:00Z">
        <w:r w:rsidR="002611A8">
          <w:t>cases</w:t>
        </w:r>
      </w:ins>
      <w:ins w:id="553" w:author="Felix Creutzig" w:date="2018-11-13T14:51:00Z">
        <w:r w:rsidR="000F034F">
          <w:t xml:space="preserve"> with</w:t>
        </w:r>
      </w:ins>
      <w:ins w:id="554" w:author="William Lamb" w:date="2018-11-14T11:47:00Z">
        <w:r w:rsidR="00C722DF">
          <w:t>in</w:t>
        </w:r>
      </w:ins>
      <w:ins w:id="555" w:author="Felix Creutzig" w:date="2018-11-13T14:51:00Z">
        <w:r w:rsidR="000F034F">
          <w:t xml:space="preserve"> similar setting</w:t>
        </w:r>
      </w:ins>
      <w:ins w:id="556" w:author="William Lamb" w:date="2018-11-14T11:47:00Z">
        <w:r w:rsidR="00C722DF">
          <w:t>s</w:t>
        </w:r>
      </w:ins>
      <w:ins w:id="557" w:author="William Lamb" w:date="2018-11-13T10:00:00Z">
        <w:del w:id="558" w:author="Felix Creutzig" w:date="2018-11-13T14:51:00Z">
          <w:r w:rsidR="002611A8" w:rsidDel="000F034F">
            <w:delText xml:space="preserve"> </w:delText>
          </w:r>
        </w:del>
      </w:ins>
      <w:ins w:id="559" w:author="William Lamb" w:date="2018-11-12T13:54:00Z">
        <w:del w:id="560" w:author="Felix Creutzig" w:date="2018-11-13T14:51:00Z">
          <w:r w:rsidDel="000F034F">
            <w:delText>have the widest possible audienc</w:delText>
          </w:r>
        </w:del>
      </w:ins>
      <w:ins w:id="561" w:author="William Lamb" w:date="2018-11-12T13:56:00Z">
        <w:del w:id="562" w:author="Felix Creutzig" w:date="2018-11-13T14:51:00Z">
          <w:r w:rsidDel="000F034F">
            <w:delText>e</w:delText>
          </w:r>
        </w:del>
      </w:ins>
      <w:ins w:id="563" w:author="William Lamb" w:date="2018-11-12T13:54:00Z">
        <w:r>
          <w:t xml:space="preserve">, dedicated efforts </w:t>
        </w:r>
      </w:ins>
      <w:ins w:id="564" w:author="William Lamb" w:date="2018-11-12T13:55:00Z">
        <w:r>
          <w:t xml:space="preserve">are needed </w:t>
        </w:r>
      </w:ins>
      <w:ins w:id="565" w:author="William Lamb" w:date="2018-11-12T13:54:00Z">
        <w:r>
          <w:t xml:space="preserve">to map </w:t>
        </w:r>
      </w:ins>
      <w:ins w:id="566" w:author="William Lamb" w:date="2018-11-12T14:04:00Z">
        <w:r w:rsidR="00011E02">
          <w:t xml:space="preserve">them </w:t>
        </w:r>
      </w:ins>
      <w:ins w:id="567" w:author="William Lamb" w:date="2018-11-12T13:54:00Z">
        <w:r>
          <w:t xml:space="preserve">out and </w:t>
        </w:r>
      </w:ins>
      <w:ins w:id="568" w:author="William Lamb" w:date="2018-11-12T13:55:00Z">
        <w:r>
          <w:t>bring full transparency to</w:t>
        </w:r>
      </w:ins>
      <w:ins w:id="569" w:author="William Lamb" w:date="2018-11-12T13:59:00Z">
        <w:r w:rsidR="00011E02">
          <w:t xml:space="preserve"> the</w:t>
        </w:r>
      </w:ins>
      <w:ins w:id="570" w:author="William Lamb" w:date="2018-11-12T14:04:00Z">
        <w:r w:rsidR="00011E02">
          <w:t>ir</w:t>
        </w:r>
      </w:ins>
      <w:ins w:id="571" w:author="William Lamb" w:date="2018-11-12T13:59:00Z">
        <w:r w:rsidR="00011E02">
          <w:t xml:space="preserve"> locations, topics and methodological</w:t>
        </w:r>
      </w:ins>
      <w:ins w:id="572" w:author="William Lamb" w:date="2018-11-12T14:05:00Z">
        <w:r w:rsidR="00011E02">
          <w:t xml:space="preserve"> choices</w:t>
        </w:r>
      </w:ins>
      <w:ins w:id="573" w:author="William Lamb" w:date="2018-11-12T13:59:00Z">
        <w:r w:rsidR="00011E02">
          <w:t>.</w:t>
        </w:r>
      </w:ins>
    </w:p>
    <w:p w14:paraId="26592CB9" w14:textId="4294B925" w:rsidR="00B60EC4" w:rsidRDefault="00011E02">
      <w:pPr>
        <w:pStyle w:val="Heading3"/>
        <w:rPr>
          <w:ins w:id="574" w:author="William Lamb" w:date="2018-11-12T13:50:00Z"/>
        </w:rPr>
        <w:pPrChange w:id="575" w:author="William Lamb" w:date="2018-11-12T14:07:00Z">
          <w:pPr>
            <w:spacing w:line="480" w:lineRule="auto"/>
          </w:pPr>
        </w:pPrChange>
      </w:pPr>
      <w:ins w:id="576" w:author="William Lamb" w:date="2018-11-12T14:00:00Z">
        <w:r>
          <w:t>C</w:t>
        </w:r>
      </w:ins>
      <w:ins w:id="577" w:author="William Lamb" w:date="2018-11-09T15:13:00Z">
        <w:r w:rsidR="00B474D8">
          <w:t>omparative cases</w:t>
        </w:r>
      </w:ins>
    </w:p>
    <w:p w14:paraId="4CFB0C28" w14:textId="32419648" w:rsidR="00C33318" w:rsidRDefault="00011E02" w:rsidP="00DA4492">
      <w:pPr>
        <w:spacing w:line="480" w:lineRule="auto"/>
        <w:rPr>
          <w:ins w:id="578" w:author="William Lamb" w:date="2018-11-12T14:19:00Z"/>
        </w:rPr>
      </w:pPr>
      <w:ins w:id="579" w:author="William Lamb" w:date="2018-11-12T14:06:00Z">
        <w:r>
          <w:t>A</w:t>
        </w:r>
      </w:ins>
      <w:ins w:id="580" w:author="William Lamb" w:date="2018-11-13T10:02:00Z">
        <w:r w:rsidR="002611A8">
          <w:t xml:space="preserve"> second</w:t>
        </w:r>
      </w:ins>
      <w:ins w:id="581" w:author="William Lamb" w:date="2018-11-12T14:06:00Z">
        <w:r>
          <w:t xml:space="preserve"> common approach in the design of case studies is to implement a </w:t>
        </w:r>
      </w:ins>
      <w:ins w:id="582" w:author="William Lamb" w:date="2018-11-12T14:14:00Z">
        <w:r w:rsidR="00C33318">
          <w:t>single</w:t>
        </w:r>
      </w:ins>
      <w:ins w:id="583" w:author="William Lamb" w:date="2018-11-12T14:06:00Z">
        <w:r>
          <w:t xml:space="preserve"> methodology across multiple case locations</w:t>
        </w:r>
      </w:ins>
      <w:ins w:id="584" w:author="William Lamb" w:date="2018-11-12T14:07:00Z">
        <w:r>
          <w:t xml:space="preserve">. </w:t>
        </w:r>
      </w:ins>
      <w:ins w:id="585" w:author="William Lamb" w:date="2018-11-12T14:08:00Z">
        <w:r w:rsidR="00C33318">
          <w:t>Th</w:t>
        </w:r>
      </w:ins>
      <w:ins w:id="586" w:author="William Lamb" w:date="2018-11-13T10:02:00Z">
        <w:r w:rsidR="002611A8">
          <w:t xml:space="preserve">ese comparative case studies have </w:t>
        </w:r>
      </w:ins>
      <w:ins w:id="587" w:author="William Lamb" w:date="2018-11-12T14:08:00Z">
        <w:r w:rsidR="00C33318">
          <w:t>the advantage of enabling direct tests of generalisability</w:t>
        </w:r>
      </w:ins>
      <w:ins w:id="588" w:author="William Lamb" w:date="2018-11-16T11:21:00Z">
        <w:r w:rsidR="00A2708A">
          <w:t>,</w:t>
        </w:r>
      </w:ins>
      <w:ins w:id="589" w:author="Felix Creutzig" w:date="2018-11-13T15:04:00Z">
        <w:r w:rsidR="00497559">
          <w:t xml:space="preserve"> by identifying common patterns</w:t>
        </w:r>
      </w:ins>
      <w:ins w:id="590" w:author="William Lamb" w:date="2018-11-12T14:08:00Z">
        <w:r w:rsidR="00DA4492">
          <w:t xml:space="preserve">. </w:t>
        </w:r>
      </w:ins>
      <w:ins w:id="591" w:author="William Lamb" w:date="2018-11-14T11:27:00Z">
        <w:r w:rsidR="00DA4492">
          <w:t>F</w:t>
        </w:r>
      </w:ins>
      <w:ins w:id="592" w:author="William Lamb" w:date="2018-11-14T11:26:00Z">
        <w:r w:rsidR="00DA4492">
          <w:t>or instance, evidence from a</w:t>
        </w:r>
      </w:ins>
      <w:ins w:id="593" w:author="William Lamb" w:date="2018-11-16T11:21:00Z">
        <w:r w:rsidR="00A2708A">
          <w:t xml:space="preserve"> comparative</w:t>
        </w:r>
      </w:ins>
      <w:ins w:id="594" w:author="William Lamb" w:date="2018-11-14T11:26:00Z">
        <w:r w:rsidR="00DA4492">
          <w:t xml:space="preserve"> study of 4 cities underscores the </w:t>
        </w:r>
      </w:ins>
      <w:ins w:id="595" w:author="William Lamb" w:date="2018-11-14T11:25:00Z">
        <w:r w:rsidR="00DA4492">
          <w:t>crucial need to restrict car traffic</w:t>
        </w:r>
      </w:ins>
      <w:ins w:id="596" w:author="William Lamb" w:date="2018-11-14T11:26:00Z">
        <w:r w:rsidR="00DA4492">
          <w:t xml:space="preserve"> rather than rely on </w:t>
        </w:r>
      </w:ins>
      <w:ins w:id="597" w:author="William Lamb" w:date="2018-11-14T11:27:00Z">
        <w:r w:rsidR="00DA4492">
          <w:t xml:space="preserve">advancing public transit alone to decarbonize urban mobility </w:t>
        </w:r>
      </w:ins>
      <w:ins w:id="598" w:author="William Lamb" w:date="2018-11-14T11:28:00Z">
        <w:r w:rsidR="00DA4492">
          <w:fldChar w:fldCharType="begin" w:fldLock="1"/>
        </w:r>
      </w:ins>
      <w:r w:rsidR="002B76FF">
        <w:instrText>ADDIN CSL_CITATION {"citationItems":[{"id":"ITEM-1","itemData":{"DOI":"10.1088/1748-9326/7/4/044042","ISBN":"1748-9326","ISSN":"17489326","abstract":"Cities worldwide are increasingly becoming agents of climate change\\nmitigation, while simultaneously aiming for other goals, such as\\nimproved accessibility and clean air. Based on stakeholder interviews\\nand data analysis, we assess the current state of urban mobility\\nin the four European cities of Barcelona, Malmö, Sofia and Freiburg.\\nWe then provide scenarios of increasingly ambitious policy packages,\\nreducing greenhouse gas emissions from urban transport by up to 80%\\nfrom 2010 to 2040. We find significant concurrent co-benefits in\\ncleaner air, reduced noise ambience, fewer traffic-related injuries\\nand deaths, more physical activity, less congestion and monetary\\nfuel savings. Our scenarios suggest that non-motorized transport,\\nespecially bicycles, can occupy high modal shares, particularly in\\ncities with less than 0.5 million inhabitants. We think that this\\nkind of multi-criteria assessment of social costs and benefits is\\na useful complement to cost–benefit analysis of climate change mitigation\\nmeasures.","author":[{"dropping-particle":"","family":"Creutzig","given":"Felix","non-dropping-particle":"","parse-names":false,"suffix":""},{"dropping-particle":"","family":"Mühlhoff","given":"Rainer","non-dropping-particle":"","parse-names":false,"suffix":""},{"dropping-particle":"","family":"Römer","given":"Julia","non-dropping-particle":"","parse-names":false,"suffix":""}],"container-title":"Environmental Research Letters","id":"ITEM-1","issue":"4","issued":{"date-parts":[["2012"]]},"title":"Decarbonizing urban transport in European cities: Four cases show possibly high co-benefits","type":"article-journal","volume":"7"},"uris":["http://www.mendeley.com/documents/?uuid=c34e8718-aa6a-4ae6-b3cf-9455d2c805d7"]}],"mendeley":{"formattedCitation":"&lt;sup&gt;21&lt;/sup&gt;","plainTextFormattedCitation":"21","previouslyFormattedCitation":"&lt;sup&gt;21&lt;/sup&gt;"},"properties":{"noteIndex":0},"schema":"https://github.com/citation-style-language/schema/raw/master/csl-citation.json"}</w:instrText>
      </w:r>
      <w:r w:rsidR="00DA4492">
        <w:fldChar w:fldCharType="separate"/>
      </w:r>
      <w:r w:rsidR="00853738" w:rsidRPr="00853738">
        <w:rPr>
          <w:noProof/>
          <w:vertAlign w:val="superscript"/>
        </w:rPr>
        <w:t>21</w:t>
      </w:r>
      <w:ins w:id="599" w:author="William Lamb" w:date="2018-11-14T11:28:00Z">
        <w:r w:rsidR="00DA4492">
          <w:fldChar w:fldCharType="end"/>
        </w:r>
      </w:ins>
      <w:ins w:id="600" w:author="William Lamb" w:date="2018-11-14T11:27:00Z">
        <w:r w:rsidR="00DA4492">
          <w:t>.</w:t>
        </w:r>
      </w:ins>
      <w:ins w:id="601" w:author="William Lamb" w:date="2018-11-14T11:29:00Z">
        <w:r w:rsidR="00DA4492" w:rsidDel="00DA4492">
          <w:t xml:space="preserve"> </w:t>
        </w:r>
      </w:ins>
      <w:ins w:id="602" w:author="William Lamb" w:date="2018-11-12T14:17:00Z">
        <w:r w:rsidR="00C33318">
          <w:t xml:space="preserve">Comparative research is also of deep interest to urban stakeholders, who </w:t>
        </w:r>
      </w:ins>
      <w:ins w:id="603" w:author="William Lamb" w:date="2018-11-12T14:18:00Z">
        <w:r w:rsidR="00CF0AE6">
          <w:t xml:space="preserve">may </w:t>
        </w:r>
      </w:ins>
      <w:ins w:id="604" w:author="William Lamb" w:date="2018-11-12T14:17:00Z">
        <w:r w:rsidR="00C33318">
          <w:t xml:space="preserve">wish to understand how their peers </w:t>
        </w:r>
      </w:ins>
      <w:ins w:id="605" w:author="William Lamb" w:date="2018-11-12T14:18:00Z">
        <w:r w:rsidR="00CF0AE6">
          <w:t xml:space="preserve">commit to and overcome barriers </w:t>
        </w:r>
      </w:ins>
      <w:ins w:id="606" w:author="William Lamb" w:date="2018-11-12T14:19:00Z">
        <w:r w:rsidR="00CF0AE6">
          <w:t xml:space="preserve">in </w:t>
        </w:r>
      </w:ins>
      <w:ins w:id="607" w:author="William Lamb" w:date="2018-11-12T14:18:00Z">
        <w:r w:rsidR="00CF0AE6">
          <w:t xml:space="preserve">climate </w:t>
        </w:r>
      </w:ins>
      <w:ins w:id="608" w:author="William Lamb" w:date="2018-11-12T14:19:00Z">
        <w:r w:rsidR="00CF0AE6">
          <w:t xml:space="preserve">change </w:t>
        </w:r>
      </w:ins>
      <w:ins w:id="609" w:author="William Lamb" w:date="2018-11-12T14:18:00Z">
        <w:r w:rsidR="00CF0AE6">
          <w:t>mitigation</w:t>
        </w:r>
      </w:ins>
      <w:ins w:id="610" w:author="William Lamb" w:date="2018-11-12T14:19:00Z">
        <w:r w:rsidR="00C93202">
          <w:t xml:space="preserve">. </w:t>
        </w:r>
      </w:ins>
      <w:ins w:id="611" w:author="William Lamb" w:date="2018-11-12T14:48:00Z">
        <w:r w:rsidR="00C93202">
          <w:t>T</w:t>
        </w:r>
      </w:ins>
      <w:ins w:id="612" w:author="William Lamb" w:date="2018-11-12T14:19:00Z">
        <w:r w:rsidR="00CF0AE6">
          <w:t>his is the basic premise behind urban cooperation groups such as C40 and ICLEI</w:t>
        </w:r>
      </w:ins>
      <w:ins w:id="613" w:author="William Lamb" w:date="2018-11-12T14:48:00Z">
        <w:r w:rsidR="00C93202">
          <w:t xml:space="preserve">, which actively document </w:t>
        </w:r>
      </w:ins>
      <w:ins w:id="614" w:author="William Lamb" w:date="2018-11-13T10:07:00Z">
        <w:r w:rsidR="002611A8">
          <w:t xml:space="preserve">and compare </w:t>
        </w:r>
      </w:ins>
      <w:ins w:id="615" w:author="William Lamb" w:date="2018-11-12T14:49:00Z">
        <w:r w:rsidR="00C93202">
          <w:t xml:space="preserve">urban actions </w:t>
        </w:r>
      </w:ins>
      <w:ins w:id="616" w:author="William Lamb" w:date="2018-11-13T10:07:00Z">
        <w:r w:rsidR="002611A8">
          <w:t xml:space="preserve">through </w:t>
        </w:r>
      </w:ins>
      <w:ins w:id="617" w:author="William Lamb" w:date="2018-11-12T14:49:00Z">
        <w:r w:rsidR="00C93202">
          <w:t>case studies</w:t>
        </w:r>
      </w:ins>
      <w:ins w:id="618" w:author="William Lamb" w:date="2018-11-12T14:19:00Z">
        <w:r w:rsidR="00CF0AE6">
          <w:t xml:space="preserve"> </w:t>
        </w:r>
      </w:ins>
      <w:ins w:id="619" w:author="William Lamb" w:date="2018-11-12T14:20:00Z">
        <w:r w:rsidR="00CF0AE6">
          <w:fldChar w:fldCharType="begin" w:fldLock="1"/>
        </w:r>
      </w:ins>
      <w:r w:rsidR="00EE7423">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Urban transition insights from industrial legacy cities","type":"report"},"uris":["http://www.mendeley.com/documents/?uuid=cb43e64b-3079-4b41-b526-2d05244f5ac4"]}],"mendeley":{"formattedCitation":"&lt;sup&gt;22,23&lt;/sup&gt;","plainTextFormattedCitation":"22,23","previouslyFormattedCitation":"&lt;sup&gt;22,23&lt;/sup&gt;"},"properties":{"noteIndex":0},"schema":"https://github.com/citation-style-language/schema/raw/master/csl-citation.json"}</w:instrText>
      </w:r>
      <w:r w:rsidR="00CF0AE6">
        <w:fldChar w:fldCharType="separate"/>
      </w:r>
      <w:r w:rsidR="002B76FF" w:rsidRPr="002B76FF">
        <w:rPr>
          <w:noProof/>
          <w:vertAlign w:val="superscript"/>
        </w:rPr>
        <w:t>22,23</w:t>
      </w:r>
      <w:ins w:id="620" w:author="William Lamb" w:date="2018-11-12T14:20:00Z">
        <w:r w:rsidR="00CF0AE6">
          <w:fldChar w:fldCharType="end"/>
        </w:r>
      </w:ins>
      <w:ins w:id="621" w:author="William Lamb" w:date="2018-11-12T14:19:00Z">
        <w:r w:rsidR="00CF0AE6">
          <w:t>.</w:t>
        </w:r>
      </w:ins>
    </w:p>
    <w:p w14:paraId="2456F10A" w14:textId="41EF6CE5" w:rsidR="00C93202" w:rsidRDefault="00BC38A2">
      <w:pPr>
        <w:spacing w:line="480" w:lineRule="auto"/>
        <w:rPr>
          <w:ins w:id="622" w:author="William Lamb" w:date="2018-11-12T14:47:00Z"/>
          <w:rFonts w:ascii="Calibri" w:eastAsia="Calibri" w:hAnsi="Calibri" w:cs="Calibri"/>
        </w:rPr>
      </w:pPr>
      <w:ins w:id="623" w:author="William Lamb" w:date="2018-11-12T14:21:00Z">
        <w:r>
          <w:t xml:space="preserve">There is substantial </w:t>
        </w:r>
      </w:ins>
      <w:ins w:id="624" w:author="William Lamb" w:date="2018-11-13T10:07:00Z">
        <w:r w:rsidR="002611A8">
          <w:t xml:space="preserve">comparative </w:t>
        </w:r>
      </w:ins>
      <w:ins w:id="625" w:author="William Lamb" w:date="2018-11-12T14:21:00Z">
        <w:r>
          <w:t xml:space="preserve">work analysing mitigation and adaptation plans across hundreds of cities </w:t>
        </w:r>
        <w:r>
          <w:fldChar w:fldCharType="begin" w:fldLock="1"/>
        </w:r>
      </w:ins>
      <w:r w:rsidR="00EE7423">
        <w:instrText>ADDIN CSL_CITATION {"citationItems":[{"id":"ITEM-1","itemData":{"DOI":"10.1016/j.jclepro.2018.03.220","ISBN":"0959-6526","ISSN":"09596526","abstract":"The Paris Agreement aims to limit global mean temperature rise this century to well below 2 °C above pre-industrial levels. This target has wide-ranging implications for Europe and its cities, which are the source of substantial greenhouse gas emissions. This paper reports the state of local planning for climate change by collecting and analysing information about local climate mitigation and adaptation plans across 885 urban areas of the EU-28. A typology and framework for analysis was developed that classifies local climate plans in terms of their alignment with spatial (local, national and international) and other climate related policies. Out of eight types of local climate plans identified in total we document three types of stand-alone local climate plans classified as type A1 (autonomously produced plans), A2 (plans produced to comply with national regulations) or A3 (plans developed for international climate networks). There is wide variation among countries in the prevalence of local climate plans, with generally more plans developed by central and northern European cities. Approximately 66% of EU cities have a type A1, A2, or A3 mitigation plan, 26% an adaptation plan, and 17% a joint adaptation and mitigation plan, while about 33% lack any form of stand-alone local climate plan (i.e. what we classify as A1, A2, A3 plans). Mitigation plans are more numerous than adaptation plans, but planning for mitigation does not always precede planning for adaptation. Our analysis reveals that city size, national legislation, and international networks can influence the development of local climate plans. We found that size does matter as about 80% of the cities with above 500,000 inhabitants have a comprehensive and stand-alone mitigation and/or an adaptation plan (A1). Cities in four countries with national climate legislation (A2), i.e. Denmark, France, Slovakia and the United Kingdom, are nearly twice as likely to produce local mitigation plans, and five times more likely to produce local adaptation plans, compared to cities in countries without such legislation. A1 and A2 mitigation plans are particularly numerous in Denmark, Poland, Germany, and Finland; while A1 and A2 adaptation plans are prevalent in Denmark, Finland, UK and France. The integration of adaptation and mitigation is country-specific and can mainly be observed in two countries where local climate plans are compulsory, i.e. France and the UK. Finally, local climate plans produced for i…","author":[{"dropping-particle":"","family":"Reckien","given":"Diana","non-dropping-particle":"","parse-names":false,"suffix":""},{"dropping-particle":"","family":"Salvia","given":"Monica","non-dropping-particle":"","parse-names":false,"suffix":""},{"dropping-particle":"","family":"Heidrich","given":"Oliver","non-dropping-particle":"","parse-names":false,"suffix":""},{"dropping-particle":"","family":"Church","given":"Jon Marco","non-dropping-particle":"","parse-names":false,"suffix":""},{"dropping-particle":"","family":"Pietrapertosa","given":"Filomena","non-dropping-particle":"","parse-names":false,"suffix":""},{"dropping-particle":"","family":"Gregorio-Hurtado","given":"Sonia","non-dropping-particle":"De","parse-names":false,"suffix":""},{"dropping-particle":"","family":"D'Alonzo","given":"Valentina","non-dropping-particle":"","parse-names":false,"suffix":""},{"dropping-particle":"","family":"Foley","given":"Aoife","non-dropping-particle":"","parse-names":false,"suffix":""},{"dropping-particle":"","family":"Simoes","given":"Sofia G.","non-dropping-particle":"","parse-names":false,"suffix":""},{"dropping-particle":"","family":"Krkoška Lorencová","given":"Eliška","non-dropping-particle":"","parse-names":false,"suffix":""},{"dropping-particle":"","family":"Orru","given":"Hans","non-dropping-particle":"","parse-names":false,"suffix":""},{"dropping-particle":"","family":"Orru","given":"Kati","non-dropping-particle":"","parse-names":false,"suffix":""},{"dropping-particle":"","family":"Wejs","given":"Anja","non-dropping-particle":"","parse-names":false,"suffix":""},{"dropping-particle":"","family":"Flacke","given":"Johannes","non-dropping-particle":"","parse-names":false,"suffix":""},{"dropping-particle":"","family":"Olazabal","given":"Marta","non-dropping-particle":"","parse-names":false,"suffix":""},{"dropping-particle":"","family":"Geneletti","given":"Davide","non-dropping-particle":"","parse-names":false,"suffix":""},{"dropping-particle":"","family":"Feliu","given":"Efrén","non-dropping-particle":"","parse-names":false,"suffix":""},{"dropping-particle":"","family":"Vasilie","given":"Sergiu","non-dropping-particle":"","parse-names":false,"suffix":""},{"dropping-particle":"","family":"Nador","given":"Cristiana","non-dropping-particle":"","parse-names":false,"suffix":""},{"dropping-particle":"","family":"Krook-Riekkola","given":"Anna","non-dropping-particle":"","parse-names":false,"suffix":""},{"dropping-particle":"","family":"Matosović","given":"Marko","non-dropping-particle":"","parse-names":false,"suffix":""},{"dropping-particle":"","family":"Fokaides","given":"Paris A.","non-dropping-particle":"","parse-names":false,"suffix":""},{"dropping-particle":"","family":"Ioannou","given":"Byron I.","non-dropping-particle":"","parse-names":false,"suffix":""},{"dropping-particle":"","family":"Flamos","given":"Alexandros","non-dropping-particle":"","parse-names":false,"suffix":""},{"dropping-particle":"","family":"Spyridaki","given":"Niki Artemis","non-dropping-particle":"","parse-names":false,"suffix":""},{"dropping-particle":"V.","family":"Balzan","given":"Mario","non-dropping-particle":"","parse-names":false,"suffix":""},{"dropping-particle":"","family":"Fülöp","given":"Orsolya","non-dropping-particle":"","parse-names":false,"suffix":""},{"dropping-particle":"","family":"Paspaldzhiev","given":"Ivan","non-dropping-particle":"","parse-names":false,"suffix":""},{"dropping-particle":"","family":"Grafakos","given":"Stelios","non-dropping-particle":"","parse-names":false,"suffix":""},{"dropping-particle":"","family":"Dawson","given":"Richard","non-dropping-particle":"","parse-names":false,"suffix":""}],"container-title":"Journal of Cleaner Production","id":"ITEM-1","issued":{"date-parts":[["2018"]]},"page":"207-219","title":"How are cities planning to respond to climate change? Assessment of local climate plans from 885 cities in the EU-28","type":"article-journal","volume":"191"},"uris":["http://www.mendeley.com/documents/?uuid=f6c457e5-c371-4918-b35c-35b4f9987ac7"]},{"id":"ITEM-2","itemData":{"DOI":"10.1007/s10584-013-0989-8","ISBN":"0165-0009","ISSN":"01650009","abstract":"Abstract Urban areas are pivotal to global adaptation and mitigation efforts. But how do cities actually performin terms of climate change response? This study sheds light on the state of urban climate change adaptation and mitigation planning across Europe. Europe is an excellent test case given its advanced environmental policies and high urbanization. We performed a detailed analysis of 200 large and medium-sized cities across 11 European countries and analysed the cities’ climate change adaptation and mitigation plans. We investigate the regional distribution of plans, adaptation and mitigation foci and the extent to which planned greenhouse gas (GHG) reductions contribute to national and international climate objectives. To our knowledge, it is the first study of its kind as it does not rely on self-assessment (questionnaires or social surveys). Our results show that 35 % of European cities studied have no dedicated mitigation plan and 72%have no adaptation plan.No city has an adaptation plan without a mitigation plan. One quarter of the cities have both an adaptation and a mitigation plan and set quantitative GHG reduction targets, but those vary extensively in scope and ambition. Furthermore, we show that if the planned actions within cities are nationally representative the 11 countries investigated would achieve a 37 % reduction in GHG emissions by 2050, translating into a 27% reduction in GHG emissions for the EU as a whole. However, the actions would often be insufficient to reach national targets and fall short of the 80 % reduction in GHG emissions recommended to avoid global mean temperature rising by 2 °C above pre-industrial levels","author":[{"dropping-particle":"","family":"Reckien","given":"D.","non-dropping-particle":"","parse-names":false,"suffix":""},{"dropping-particle":"","family":"Flacke","given":"J.","non-dropping-particle":"","parse-names":false,"suffix":""},{"dropping-particle":"","family":"Dawson","given":"R. J.","non-dropping-particle":"","parse-names":false,"suffix":""},{"dropping-particle":"","family":"Heidrich","given":"O.","non-dropping-particle":"","parse-names":false,"suffix":""},{"dropping-particle":"","family":"Olazabal","given":"M.","non-dropping-particle":"","parse-names":false,"suffix":""},{"dropping-particle":"","family":"Foley","given":"A.","non-dropping-particle":"","parse-names":false,"suffix":""},{"dropping-particle":"","family":"Hamann","given":"J. J P","non-dropping-particle":"","parse-names":false,"suffix":""},{"dropping-particle":"","family":"Orru","given":"H.","non-dropping-particle":"","parse-names":false,"suffix":""},{"dropping-particle":"","family":"Salvia","given":"M.","non-dropping-particle":"","parse-names":false,"suffix":""},{"dropping-particle":"","family":"Gregorio Hurtado","given":"S.","non-dropping-particle":"de","parse-names":false,"suffix":""},{"dropping-particle":"","family":"Geneletti","given":"D.","non-dropping-particle":"","parse-names":false,"suffix":""},{"dropping-particle":"","family":"Pietrapertosa","given":"F.","non-dropping-particle":"","parse-names":false,"suffix":""}],"container-title":"Climatic Change","id":"ITEM-2","issued":{"date-parts":[["2014"]]},"page":"331-340","title":"Climate change response in Europe: What's the reality? Analysis of adaptation and mitigation plans from 200 urban areas in 11 countries","type":"article-journal","volume":"122"},"uris":["http://www.mendeley.com/documents/?uuid=54b1f900-c1b9-4dc8-89c7-5e54cf850abc"]},{"id":"ITEM-3","itemData":{"DOI":"10.1016/j.gloenvcha.2012.07.005","ISBN":"0959-3780","ISSN":"09593780","PMID":"23805029","abstract":"Cities are key sites where climate change is being addressed. Previous research has largely overlooked the multiplicity of climate change responses emerging outside formal contexts of decision-making and led by actors other than municipal governments. Moreover, existing research has largely focused on case studies of climate change mitigation in developed economies. The objective of this paper is to uncover the heterogeneous mix of actors, settings, governance arrangements and technologies involved in the governance of climate change in cities in different parts of the world. The paper focuses on urban climate change governance as a process of experimentation. Climate change experiments are presented here as interventions to try out new ideas and methods in the context of future uncertainties. They serve to understand how interventions work in practice, in new contexts where they are thought of as innovative. To study experimentation, the paper presents evidence from the analysis of a database of 627 urban climate change experiments in a sample of 100 global cities. The analysis suggests that, since 2005, experimentation is a feature of urban responses to climate change across different world regions and multiple sectors. Although experimentation does not appear to be related to particular kinds of urban economic and social conditions, some of its core features are visible. For example, experimentation tends to focus on energy. Also, both social and technical forms of experimentation are visible, but technical experimentation is more common in urban infrastructure systems. While municipal governments have a critical role in climate change experimentation, they often act alongside other actors and in a variety of forms of partnership. These findings point at experimentation as a key tool to open up new political spaces for governing climate change in the city. © 2012 Elsevier Ltd.","author":[{"dropping-particle":"","family":"Castán Broto","given":"Vanesa","non-dropping-particle":"","parse-names":false,"suffix":""},{"dropping-particle":"","family":"Bulkeley","given":"Harriet","non-dropping-particle":"","parse-names":false,"suffix":""}],"container-title":"Global Environmental Change","id":"ITEM-3","issue":"1","issued":{"date-parts":[["2013"]]},"page":"92-102","title":"A survey of urban climate change experiments in 100 cities","type":"article-journal","volume":"23"},"uris":["http://www.mendeley.com/documents/?uuid=22693620-32b6-4c9f-8930-4310dbf7d52c"]}],"mendeley":{"formattedCitation":"&lt;sup&gt;24–26&lt;/sup&gt;","plainTextFormattedCitation":"24–26","previouslyFormattedCitation":"&lt;sup&gt;24–26&lt;/sup&gt;"},"properties":{"noteIndex":0},"schema":"https://github.com/citation-style-language/schema/raw/master/csl-citation.json"}</w:instrText>
      </w:r>
      <w:r>
        <w:fldChar w:fldCharType="separate"/>
      </w:r>
      <w:r w:rsidR="002B76FF" w:rsidRPr="002B76FF">
        <w:rPr>
          <w:noProof/>
          <w:vertAlign w:val="superscript"/>
        </w:rPr>
        <w:t>24–26</w:t>
      </w:r>
      <w:ins w:id="626" w:author="William Lamb" w:date="2018-11-12T14:21:00Z">
        <w:r>
          <w:fldChar w:fldCharType="end"/>
        </w:r>
        <w:r>
          <w:t xml:space="preserve">. </w:t>
        </w:r>
      </w:ins>
      <w:ins w:id="627" w:author="William Lamb" w:date="2018-11-13T13:09:00Z">
        <w:r w:rsidR="00422FA9">
          <w:t xml:space="preserve">Much attention is also paid to comparing urban carbon footprints </w:t>
        </w:r>
      </w:ins>
      <w:ins w:id="628" w:author="William Lamb" w:date="2018-11-13T13:11:00Z">
        <w:r w:rsidR="00422FA9">
          <w:fldChar w:fldCharType="begin" w:fldLock="1"/>
        </w:r>
      </w:ins>
      <w:r w:rsidR="00EE7423">
        <w: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Change","id":"ITEM-2","issued":{"date-parts":[["2015"]]},"page":"13-21","publisher":"Elsevier Ltd","title":"A spatial typology of human settlements and their CO2 emissions in England","type":"article-journal","volume":"34"},"uris":["http://www.mendeley.com/documents/?uuid=15203874-cdc0-46a1-98b6-62c511f7a6ee"]},{"id":"ITEM-3","itemData":{"DOI":"10.1088/1748-9326/aac72a","ISBN":"4928478003292","ISSN":"17489326","abstract":"While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Letters","id":"ITEM-3","issue":"6","issued":{"date-parts":[["2018"]]},"title":"Carbon footprints of 13 000 cities","type":"article-journal","volume":"13"},"uris":["http://www.mendeley.com/documents/?uuid=123fe426-f755-4076-b138-373540a1e3f8"]}],"mendeley":{"formattedCitation":"&lt;sup&gt;27–29&lt;/sup&gt;","plainTextFormattedCitation":"27–29","previouslyFormattedCitation":"&lt;sup&gt;27–29&lt;/sup&gt;"},"properties":{"noteIndex":0},"schema":"https://github.com/citation-style-language/schema/raw/master/csl-citation.json"}</w:instrText>
      </w:r>
      <w:r w:rsidR="00422FA9">
        <w:fldChar w:fldCharType="separate"/>
      </w:r>
      <w:r w:rsidR="002B76FF" w:rsidRPr="002B76FF">
        <w:rPr>
          <w:noProof/>
          <w:vertAlign w:val="superscript"/>
        </w:rPr>
        <w:t>27–29</w:t>
      </w:r>
      <w:ins w:id="629" w:author="William Lamb" w:date="2018-11-13T13:11:00Z">
        <w:r w:rsidR="00422FA9">
          <w:fldChar w:fldCharType="end"/>
        </w:r>
      </w:ins>
      <w:ins w:id="630" w:author="William Lamb" w:date="2018-11-13T13:12:00Z">
        <w:r w:rsidR="00422FA9">
          <w:t>.</w:t>
        </w:r>
      </w:ins>
      <w:ins w:id="631" w:author="William Lamb" w:date="2018-11-13T13:09:00Z">
        <w:r w:rsidR="00422FA9">
          <w:t xml:space="preserve"> </w:t>
        </w:r>
      </w:ins>
      <w:ins w:id="632" w:author="William Lamb" w:date="2018-11-12T14:43:00Z">
        <w:r w:rsidR="00C93202">
          <w:t>L</w:t>
        </w:r>
      </w:ins>
      <w:ins w:id="633" w:author="William Lamb" w:date="2018-11-09T11:07:00Z">
        <w:r w:rsidR="00B60EC4" w:rsidRPr="00B60EC4">
          <w:t>ess known are the small-n comparative studies</w:t>
        </w:r>
      </w:ins>
      <w:ins w:id="634" w:author="William Lamb" w:date="2018-11-12T14:50:00Z">
        <w:r w:rsidR="00C93202">
          <w:t>.</w:t>
        </w:r>
      </w:ins>
      <w:ins w:id="635" w:author="William Lamb" w:date="2018-11-12T14:46:00Z">
        <w:r w:rsidR="00C93202">
          <w:t xml:space="preserve"> </w:t>
        </w:r>
      </w:ins>
      <w:ins w:id="636" w:author="William Lamb" w:date="2018-11-12T14:50:00Z">
        <w:r w:rsidR="00C93202">
          <w:t>W</w:t>
        </w:r>
      </w:ins>
      <w:ins w:id="637" w:author="William Lamb" w:date="2018-11-12T14:46:00Z">
        <w:r w:rsidR="00C93202">
          <w:t xml:space="preserve">hat proportion of the literature do they constitute? And for a given city or topic, what comparisons have been made? </w:t>
        </w:r>
      </w:ins>
      <w:ins w:id="638" w:author="William Lamb" w:date="2018-11-13T10:08:00Z">
        <w:del w:id="639" w:author="Felix Creutzig" w:date="2018-11-13T15:07:00Z">
          <w:r w:rsidR="002611A8" w:rsidDel="00497559">
            <w:delText>A rapid machine-reading</w:delText>
          </w:r>
        </w:del>
      </w:ins>
      <w:ins w:id="640" w:author="Felix Creutzig" w:date="2018-11-13T15:07:00Z">
        <w:r w:rsidR="00497559">
          <w:t>Automatic analysis</w:t>
        </w:r>
      </w:ins>
      <w:ins w:id="641" w:author="William Lamb" w:date="2018-11-13T10:08:00Z">
        <w:r w:rsidR="002611A8">
          <w:t xml:space="preserve"> of the literature can </w:t>
        </w:r>
      </w:ins>
      <w:ins w:id="642" w:author="William Lamb" w:date="2018-11-13T10:10:00Z">
        <w:r w:rsidR="003D75BA">
          <w:t>identify</w:t>
        </w:r>
      </w:ins>
      <w:ins w:id="643" w:author="William Lamb" w:date="2018-11-13T10:08:00Z">
        <w:r w:rsidR="002611A8">
          <w:t xml:space="preserve"> which case studies refer to </w:t>
        </w:r>
        <w:r w:rsidR="002611A8" w:rsidRPr="001E2198">
          <w:t xml:space="preserve">more than one city in their title or abstract. </w:t>
        </w:r>
        <w:r w:rsidR="00A14D47" w:rsidRPr="001E2198">
          <w:t xml:space="preserve">These make up </w:t>
        </w:r>
      </w:ins>
      <w:ins w:id="644" w:author="William Lamb" w:date="2018-11-15T14:15:00Z">
        <w:r w:rsidR="001E2198" w:rsidRPr="001E2198">
          <w:t>approximately</w:t>
        </w:r>
      </w:ins>
      <w:ins w:id="645" w:author="William Lamb" w:date="2018-11-13T10:08:00Z">
        <w:r w:rsidR="00A14D47" w:rsidRPr="001E2198">
          <w:t xml:space="preserve"> 18</w:t>
        </w:r>
        <w:r w:rsidR="002611A8" w:rsidRPr="001E2198">
          <w:t>% of the literature</w:t>
        </w:r>
      </w:ins>
      <w:ins w:id="646" w:author="William Lamb" w:date="2018-11-14T11:48:00Z">
        <w:r w:rsidR="00C722DF" w:rsidRPr="001E2198">
          <w:t xml:space="preserve"> in our sample</w:t>
        </w:r>
      </w:ins>
      <w:ins w:id="647" w:author="William Lamb" w:date="2018-11-13T10:08:00Z">
        <w:r w:rsidR="002611A8" w:rsidRPr="001E2198">
          <w:t xml:space="preserve"> (</w:t>
        </w:r>
      </w:ins>
      <w:ins w:id="648" w:author="William Lamb" w:date="2018-11-15T14:15:00Z">
        <w:r w:rsidR="00A14D47" w:rsidRPr="001E2198">
          <w:t>721</w:t>
        </w:r>
      </w:ins>
      <w:ins w:id="649" w:author="William Lamb" w:date="2018-11-13T10:08:00Z">
        <w:r w:rsidR="002611A8" w:rsidRPr="001E2198">
          <w:t xml:space="preserve"> cases)</w:t>
        </w:r>
      </w:ins>
      <w:ins w:id="650" w:author="William Lamb" w:date="2018-11-13T10:09:00Z">
        <w:r w:rsidR="002611A8" w:rsidRPr="001E2198">
          <w:t xml:space="preserve">. </w:t>
        </w:r>
      </w:ins>
      <w:ins w:id="651" w:author="William Lamb" w:date="2018-11-12T14:47:00Z">
        <w:r w:rsidR="00C93202" w:rsidRPr="001E2198">
          <w:rPr>
            <w:rFonts w:ascii="Calibri" w:eastAsia="Calibri" w:hAnsi="Calibri" w:cs="Calibri"/>
          </w:rPr>
          <w:t>The majority</w:t>
        </w:r>
      </w:ins>
      <w:ins w:id="652" w:author="William Lamb" w:date="2018-11-16T11:41:00Z">
        <w:r w:rsidR="000824B4">
          <w:rPr>
            <w:rFonts w:ascii="Calibri" w:eastAsia="Calibri" w:hAnsi="Calibri" w:cs="Calibri"/>
          </w:rPr>
          <w:t xml:space="preserve"> of comparative cases</w:t>
        </w:r>
      </w:ins>
      <w:ins w:id="653" w:author="William Lamb" w:date="2018-11-12T14:47:00Z">
        <w:r w:rsidR="00C93202" w:rsidRPr="001E2198">
          <w:rPr>
            <w:rFonts w:ascii="Calibri" w:eastAsia="Calibri" w:hAnsi="Calibri" w:cs="Calibri"/>
          </w:rPr>
          <w:t xml:space="preserve"> mention only two cities</w:t>
        </w:r>
      </w:ins>
      <w:ins w:id="654" w:author="William Lamb" w:date="2018-11-13T10:09:00Z">
        <w:r w:rsidR="002611A8" w:rsidRPr="001E2198">
          <w:rPr>
            <w:rFonts w:ascii="Calibri" w:eastAsia="Calibri" w:hAnsi="Calibri" w:cs="Calibri"/>
          </w:rPr>
          <w:t xml:space="preserve"> (409)</w:t>
        </w:r>
      </w:ins>
      <w:ins w:id="655" w:author="William Lamb" w:date="2018-11-12T14:47:00Z">
        <w:r w:rsidR="00C93202" w:rsidRPr="001E2198">
          <w:rPr>
            <w:rFonts w:ascii="Calibri" w:eastAsia="Calibri" w:hAnsi="Calibri" w:cs="Calibri"/>
          </w:rPr>
          <w:t xml:space="preserve">, with a steep decline to </w:t>
        </w:r>
      </w:ins>
      <w:ins w:id="656" w:author="William Lamb" w:date="2018-11-16T11:41:00Z">
        <w:r w:rsidR="000824B4">
          <w:rPr>
            <w:rFonts w:ascii="Calibri" w:eastAsia="Calibri" w:hAnsi="Calibri" w:cs="Calibri"/>
          </w:rPr>
          <w:t xml:space="preserve">only </w:t>
        </w:r>
      </w:ins>
      <w:ins w:id="657" w:author="William Lamb" w:date="2018-11-12T14:47:00Z">
        <w:r w:rsidR="00C93202" w:rsidRPr="001E2198">
          <w:rPr>
            <w:rFonts w:ascii="Calibri" w:eastAsia="Calibri" w:hAnsi="Calibri" w:cs="Calibri"/>
          </w:rPr>
          <w:t>a few dozen studies on 5 or more cities (SI Text Figure 6).</w:t>
        </w:r>
      </w:ins>
    </w:p>
    <w:p w14:paraId="3669CCD9" w14:textId="259343F2" w:rsidR="00C93202" w:rsidRDefault="00C93202" w:rsidP="00C93202">
      <w:pPr>
        <w:spacing w:line="480" w:lineRule="auto"/>
        <w:rPr>
          <w:ins w:id="658" w:author="William Lamb" w:date="2018-11-13T10:29:00Z"/>
          <w:rFonts w:ascii="Calibri" w:eastAsia="Calibri" w:hAnsi="Calibri" w:cs="Calibri"/>
        </w:rPr>
      </w:pPr>
      <w:ins w:id="659" w:author="William Lamb" w:date="2018-11-12T14:47:00Z">
        <w:r>
          <w:rPr>
            <w:rFonts w:ascii="Calibri" w:eastAsia="Calibri" w:hAnsi="Calibri" w:cs="Calibri"/>
          </w:rPr>
          <w:t xml:space="preserve">Inter-regional comparisons are relatively rare. Figure 5 in the SI text visualises the pairwise correlations of cities within abstracts, aggregating by region. Asian cities tend to be compared to </w:t>
        </w:r>
        <w:r>
          <w:rPr>
            <w:rFonts w:ascii="Calibri" w:eastAsia="Calibri" w:hAnsi="Calibri" w:cs="Calibri"/>
          </w:rPr>
          <w:lastRenderedPageBreak/>
          <w:t>other Asian cities, European cities to European cities, and likewise in North America. Comparative literatures based in Latin America, Africa and Oceania, on the other hand, are far less cautious and have higher fractions of international comparisons, although fewer total studies. Considering the total scope of the urban case study literature (</w:t>
        </w:r>
      </w:ins>
      <w:ins w:id="660" w:author="William Lamb" w:date="2018-11-15T14:18:00Z">
        <w:r w:rsidR="001E2198">
          <w:rPr>
            <w:rFonts w:ascii="Calibri" w:eastAsia="Calibri" w:hAnsi="Calibri" w:cs="Calibri"/>
          </w:rPr>
          <w:t>4,051</w:t>
        </w:r>
      </w:ins>
      <w:ins w:id="661" w:author="William Lamb" w:date="2018-11-12T14:47:00Z">
        <w:r>
          <w:rPr>
            <w:rFonts w:ascii="Calibri" w:eastAsia="Calibri" w:hAnsi="Calibri" w:cs="Calibri"/>
          </w:rPr>
          <w:t xml:space="preserve"> studies), the subset that is comparative (</w:t>
        </w:r>
      </w:ins>
      <w:ins w:id="662" w:author="William Lamb" w:date="2018-11-15T14:18:00Z">
        <w:r w:rsidR="001E2198">
          <w:rPr>
            <w:rFonts w:ascii="Calibri" w:eastAsia="Calibri" w:hAnsi="Calibri" w:cs="Calibri"/>
          </w:rPr>
          <w:t>702</w:t>
        </w:r>
      </w:ins>
      <w:ins w:id="663" w:author="William Lamb" w:date="2018-11-15T14:26:00Z">
        <w:r w:rsidR="00D25F83">
          <w:rPr>
            <w:rFonts w:ascii="Calibri" w:eastAsia="Calibri" w:hAnsi="Calibri" w:cs="Calibri"/>
          </w:rPr>
          <w:t xml:space="preserve"> studies</w:t>
        </w:r>
      </w:ins>
      <w:ins w:id="664" w:author="William Lamb" w:date="2018-11-12T14:47:00Z">
        <w:r>
          <w:rPr>
            <w:rFonts w:ascii="Calibri" w:eastAsia="Calibri" w:hAnsi="Calibri" w:cs="Calibri"/>
          </w:rPr>
          <w:t>), and internationally comparative</w:t>
        </w:r>
      </w:ins>
      <w:ins w:id="665" w:author="William Lamb" w:date="2018-11-15T14:20:00Z">
        <w:r w:rsidR="001E2198">
          <w:rPr>
            <w:rFonts w:ascii="Calibri" w:eastAsia="Calibri" w:hAnsi="Calibri" w:cs="Calibri"/>
          </w:rPr>
          <w:t xml:space="preserve"> across more than 2 cases</w:t>
        </w:r>
      </w:ins>
      <w:ins w:id="666" w:author="William Lamb" w:date="2018-11-15T14:25:00Z">
        <w:r w:rsidR="001E2198">
          <w:rPr>
            <w:rFonts w:ascii="Calibri" w:eastAsia="Calibri" w:hAnsi="Calibri" w:cs="Calibri"/>
          </w:rPr>
          <w:t xml:space="preserve"> (67</w:t>
        </w:r>
      </w:ins>
      <w:ins w:id="667" w:author="William Lamb" w:date="2018-11-15T14:26:00Z">
        <w:r w:rsidR="00D25F83">
          <w:rPr>
            <w:rFonts w:ascii="Calibri" w:eastAsia="Calibri" w:hAnsi="Calibri" w:cs="Calibri"/>
          </w:rPr>
          <w:t xml:space="preserve"> studies</w:t>
        </w:r>
      </w:ins>
      <w:ins w:id="668" w:author="William Lamb" w:date="2018-11-15T14:25:00Z">
        <w:r w:rsidR="001E2198">
          <w:rPr>
            <w:rFonts w:ascii="Calibri" w:eastAsia="Calibri" w:hAnsi="Calibri" w:cs="Calibri"/>
          </w:rPr>
          <w:t>)</w:t>
        </w:r>
      </w:ins>
      <w:ins w:id="669" w:author="William Lamb" w:date="2018-11-12T14:47:00Z">
        <w:r>
          <w:rPr>
            <w:rFonts w:ascii="Calibri" w:eastAsia="Calibri" w:hAnsi="Calibri" w:cs="Calibri"/>
          </w:rPr>
          <w:t>, is</w:t>
        </w:r>
      </w:ins>
      <w:ins w:id="670" w:author="William Lamb" w:date="2018-11-15T14:25:00Z">
        <w:r w:rsidR="001E2198">
          <w:rPr>
            <w:rFonts w:ascii="Calibri" w:eastAsia="Calibri" w:hAnsi="Calibri" w:cs="Calibri"/>
          </w:rPr>
          <w:t xml:space="preserve"> </w:t>
        </w:r>
      </w:ins>
      <w:ins w:id="671" w:author="William Lamb" w:date="2018-11-12T14:47:00Z">
        <w:r>
          <w:rPr>
            <w:rFonts w:ascii="Calibri" w:eastAsia="Calibri" w:hAnsi="Calibri" w:cs="Calibri"/>
          </w:rPr>
          <w:t>small.</w:t>
        </w:r>
      </w:ins>
    </w:p>
    <w:p w14:paraId="60786A30" w14:textId="05C625DB" w:rsidR="00C93202" w:rsidRDefault="002B3580" w:rsidP="00103918">
      <w:pPr>
        <w:spacing w:line="480" w:lineRule="auto"/>
        <w:rPr>
          <w:ins w:id="672" w:author="William Lamb" w:date="2018-11-12T14:50:00Z"/>
          <w:rFonts w:ascii="Calibri" w:eastAsia="Calibri" w:hAnsi="Calibri" w:cs="Calibri"/>
        </w:rPr>
      </w:pPr>
      <w:ins w:id="673" w:author="William Lamb" w:date="2018-11-13T10:29:00Z">
        <w:r>
          <w:rPr>
            <w:rFonts w:ascii="Calibri" w:eastAsia="Calibri" w:hAnsi="Calibri" w:cs="Calibri"/>
          </w:rPr>
          <w:t xml:space="preserve">As with individual </w:t>
        </w:r>
      </w:ins>
      <w:ins w:id="674" w:author="William Lamb" w:date="2018-11-15T14:26:00Z">
        <w:r w:rsidR="00C53A77">
          <w:rPr>
            <w:rFonts w:ascii="Calibri" w:eastAsia="Calibri" w:hAnsi="Calibri" w:cs="Calibri"/>
          </w:rPr>
          <w:t>cases</w:t>
        </w:r>
      </w:ins>
      <w:ins w:id="675" w:author="William Lamb" w:date="2018-11-13T10:29:00Z">
        <w:r>
          <w:rPr>
            <w:rFonts w:ascii="Calibri" w:eastAsia="Calibri" w:hAnsi="Calibri" w:cs="Calibri"/>
          </w:rPr>
          <w:t xml:space="preserve">, </w:t>
        </w:r>
      </w:ins>
      <w:ins w:id="676" w:author="William Lamb" w:date="2018-11-13T10:31:00Z">
        <w:r w:rsidR="00691159">
          <w:rPr>
            <w:rFonts w:ascii="Calibri" w:eastAsia="Calibri" w:hAnsi="Calibri" w:cs="Calibri"/>
          </w:rPr>
          <w:t xml:space="preserve">mapping and </w:t>
        </w:r>
      </w:ins>
      <w:ins w:id="677" w:author="William Lamb" w:date="2018-11-13T10:30:00Z">
        <w:r w:rsidR="00691159">
          <w:rPr>
            <w:rFonts w:ascii="Calibri" w:eastAsia="Calibri" w:hAnsi="Calibri" w:cs="Calibri"/>
          </w:rPr>
          <w:t xml:space="preserve">transparency </w:t>
        </w:r>
      </w:ins>
      <w:ins w:id="678" w:author="William Lamb" w:date="2018-11-13T10:39:00Z">
        <w:r w:rsidR="002B7AD3">
          <w:rPr>
            <w:rFonts w:ascii="Calibri" w:eastAsia="Calibri" w:hAnsi="Calibri" w:cs="Calibri"/>
          </w:rPr>
          <w:t>are</w:t>
        </w:r>
      </w:ins>
      <w:ins w:id="679" w:author="William Lamb" w:date="2018-11-13T10:30:00Z">
        <w:r w:rsidR="00691159">
          <w:rPr>
            <w:rFonts w:ascii="Calibri" w:eastAsia="Calibri" w:hAnsi="Calibri" w:cs="Calibri"/>
          </w:rPr>
          <w:t xml:space="preserve"> key </w:t>
        </w:r>
      </w:ins>
      <w:ins w:id="680" w:author="William Lamb" w:date="2018-11-13T10:31:00Z">
        <w:r w:rsidR="00691159">
          <w:rPr>
            <w:rFonts w:ascii="Calibri" w:eastAsia="Calibri" w:hAnsi="Calibri" w:cs="Calibri"/>
          </w:rPr>
          <w:t xml:space="preserve">to </w:t>
        </w:r>
      </w:ins>
      <w:ins w:id="681" w:author="William Lamb" w:date="2018-11-13T10:35:00Z">
        <w:r w:rsidR="00691159">
          <w:rPr>
            <w:rFonts w:ascii="Calibri" w:eastAsia="Calibri" w:hAnsi="Calibri" w:cs="Calibri"/>
          </w:rPr>
          <w:t xml:space="preserve">making best use of </w:t>
        </w:r>
      </w:ins>
      <w:ins w:id="682" w:author="William Lamb" w:date="2018-11-13T10:31:00Z">
        <w:r w:rsidR="00691159">
          <w:rPr>
            <w:rFonts w:ascii="Calibri" w:eastAsia="Calibri" w:hAnsi="Calibri" w:cs="Calibri"/>
          </w:rPr>
          <w:t xml:space="preserve">the comparative case study literature. </w:t>
        </w:r>
      </w:ins>
      <w:ins w:id="683" w:author="William Lamb" w:date="2018-11-13T10:36:00Z">
        <w:r w:rsidR="00691159">
          <w:rPr>
            <w:rFonts w:ascii="Calibri" w:eastAsia="Calibri" w:hAnsi="Calibri" w:cs="Calibri"/>
          </w:rPr>
          <w:t xml:space="preserve">While topics and study locations can be straightforwardly identified, the epistemological choices underpinning comparative research </w:t>
        </w:r>
      </w:ins>
      <w:ins w:id="684" w:author="William Lamb" w:date="2018-11-13T10:39:00Z">
        <w:r w:rsidR="00691159">
          <w:rPr>
            <w:rFonts w:ascii="Calibri" w:eastAsia="Calibri" w:hAnsi="Calibri" w:cs="Calibri"/>
          </w:rPr>
          <w:t>are</w:t>
        </w:r>
      </w:ins>
      <w:ins w:id="685" w:author="William Lamb" w:date="2018-11-13T10:36:00Z">
        <w:r w:rsidR="00691159">
          <w:rPr>
            <w:rFonts w:ascii="Calibri" w:eastAsia="Calibri" w:hAnsi="Calibri" w:cs="Calibri"/>
          </w:rPr>
          <w:t xml:space="preserve"> very difficult to ascertain. </w:t>
        </w:r>
      </w:ins>
      <w:ins w:id="686" w:author="William Lamb" w:date="2018-11-12T14:50:00Z">
        <w:r w:rsidR="00C93202">
          <w:rPr>
            <w:rFonts w:ascii="Calibri" w:eastAsia="Calibri" w:hAnsi="Calibri" w:cs="Calibri"/>
          </w:rPr>
          <w:t xml:space="preserve">Based on a random selection and review of documents, we find little justification for why particular cities are bundled together, beyond claims of contextual diversity. </w:t>
        </w:r>
      </w:ins>
      <w:ins w:id="687" w:author="William Lamb" w:date="2018-11-13T10:37:00Z">
        <w:r w:rsidR="00691159">
          <w:rPr>
            <w:rFonts w:ascii="Calibri" w:eastAsia="Calibri" w:hAnsi="Calibri" w:cs="Calibri"/>
          </w:rPr>
          <w:t>Again, these decisions may be</w:t>
        </w:r>
      </w:ins>
      <w:ins w:id="688" w:author="William Lamb" w:date="2018-11-12T14:50:00Z">
        <w:r w:rsidR="00C93202">
          <w:rPr>
            <w:rFonts w:ascii="Calibri" w:eastAsia="Calibri" w:hAnsi="Calibri" w:cs="Calibri"/>
          </w:rPr>
          <w:t xml:space="preserve"> driven by pragmatic concerns (such as funding and research partners)</w:t>
        </w:r>
      </w:ins>
      <w:ins w:id="689" w:author="William Lamb" w:date="2018-11-13T10:41:00Z">
        <w:r w:rsidR="002B7AD3">
          <w:rPr>
            <w:rFonts w:ascii="Calibri" w:eastAsia="Calibri" w:hAnsi="Calibri" w:cs="Calibri"/>
          </w:rPr>
          <w:t xml:space="preserve"> rather than strong comparative logics</w:t>
        </w:r>
      </w:ins>
      <w:ins w:id="690" w:author="William Lamb" w:date="2018-11-13T13:15:00Z">
        <w:r w:rsidR="00A6795F">
          <w:rPr>
            <w:rFonts w:ascii="Calibri" w:eastAsia="Calibri" w:hAnsi="Calibri" w:cs="Calibri"/>
          </w:rPr>
          <w:t>,</w:t>
        </w:r>
      </w:ins>
      <w:ins w:id="691" w:author="William Lamb" w:date="2018-11-13T13:20:00Z">
        <w:r w:rsidR="00A6795F">
          <w:rPr>
            <w:rFonts w:ascii="Calibri" w:eastAsia="Calibri" w:hAnsi="Calibri" w:cs="Calibri"/>
          </w:rPr>
          <w:t xml:space="preserve"> underlining the still nascent stage of </w:t>
        </w:r>
      </w:ins>
      <w:ins w:id="692" w:author="William Lamb" w:date="2018-11-13T13:21:00Z">
        <w:r w:rsidR="00A6795F">
          <w:rPr>
            <w:rFonts w:ascii="Calibri" w:eastAsia="Calibri" w:hAnsi="Calibri" w:cs="Calibri"/>
          </w:rPr>
          <w:t xml:space="preserve">urban sustainability science </w:t>
        </w:r>
        <w:r w:rsidR="00A6795F">
          <w:rPr>
            <w:rFonts w:ascii="Calibri" w:eastAsia="Calibri" w:hAnsi="Calibri" w:cs="Calibri"/>
          </w:rPr>
          <w:fldChar w:fldCharType="begin" w:fldLock="1"/>
        </w:r>
      </w:ins>
      <w:r w:rsidR="00EE7423">
        <w:rPr>
          <w:rFonts w:ascii="Calibri" w:eastAsia="Calibri" w:hAnsi="Calibri" w:cs="Calibri"/>
        </w:rPr>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30&lt;/sup&gt;","plainTextFormattedCitation":"30","previouslyFormattedCitation":"&lt;sup&gt;30&lt;/sup&gt;"},"properties":{"noteIndex":0},"schema":"https://github.com/citation-style-language/schema/raw/master/csl-citation.json"}</w:instrText>
      </w:r>
      <w:r w:rsidR="00A6795F">
        <w:rPr>
          <w:rFonts w:ascii="Calibri" w:eastAsia="Calibri" w:hAnsi="Calibri" w:cs="Calibri"/>
        </w:rPr>
        <w:fldChar w:fldCharType="separate"/>
      </w:r>
      <w:r w:rsidR="002B76FF" w:rsidRPr="002B76FF">
        <w:rPr>
          <w:rFonts w:ascii="Calibri" w:eastAsia="Calibri" w:hAnsi="Calibri" w:cs="Calibri"/>
          <w:noProof/>
          <w:vertAlign w:val="superscript"/>
        </w:rPr>
        <w:t>30</w:t>
      </w:r>
      <w:ins w:id="693" w:author="William Lamb" w:date="2018-11-13T13:21:00Z">
        <w:r w:rsidR="00A6795F">
          <w:rPr>
            <w:rFonts w:ascii="Calibri" w:eastAsia="Calibri" w:hAnsi="Calibri" w:cs="Calibri"/>
          </w:rPr>
          <w:fldChar w:fldCharType="end"/>
        </w:r>
        <w:r w:rsidR="00A6795F">
          <w:rPr>
            <w:rFonts w:ascii="Calibri" w:eastAsia="Calibri" w:hAnsi="Calibri" w:cs="Calibri"/>
          </w:rPr>
          <w:t>.</w:t>
        </w:r>
      </w:ins>
    </w:p>
    <w:p w14:paraId="2C1A9485" w14:textId="01327B9F" w:rsidR="00B60EC4" w:rsidRPr="00CB249E" w:rsidRDefault="00B474D8">
      <w:pPr>
        <w:pStyle w:val="Heading3"/>
        <w:rPr>
          <w:ins w:id="694" w:author="William Lamb" w:date="2018-11-12T14:50:00Z"/>
        </w:rPr>
        <w:pPrChange w:id="695" w:author="William Lamb" w:date="2018-11-12T14:51:00Z">
          <w:pPr>
            <w:spacing w:line="480" w:lineRule="auto"/>
          </w:pPr>
        </w:pPrChange>
      </w:pPr>
      <w:ins w:id="696" w:author="William Lamb" w:date="2018-11-09T15:13:00Z">
        <w:r w:rsidRPr="00CB249E">
          <w:t>R</w:t>
        </w:r>
      </w:ins>
      <w:ins w:id="697" w:author="William Lamb" w:date="2018-11-09T11:07:00Z">
        <w:r w:rsidR="00B60EC4" w:rsidRPr="00CB249E">
          <w:t>eviews and assessments</w:t>
        </w:r>
      </w:ins>
      <w:ins w:id="698" w:author="William Lamb" w:date="2018-11-09T15:13:00Z">
        <w:r w:rsidRPr="00CB249E">
          <w:t xml:space="preserve"> of cases</w:t>
        </w:r>
      </w:ins>
    </w:p>
    <w:p w14:paraId="203B7E79" w14:textId="54867F6F" w:rsidR="00C93202" w:rsidRDefault="00282636">
      <w:pPr>
        <w:spacing w:line="480" w:lineRule="auto"/>
        <w:rPr>
          <w:ins w:id="699" w:author="William Lamb" w:date="2018-11-13T11:21:00Z"/>
        </w:rPr>
      </w:pPr>
      <w:ins w:id="700" w:author="William Lamb" w:date="2018-11-12T15:03:00Z">
        <w:r>
          <w:t xml:space="preserve">A third </w:t>
        </w:r>
      </w:ins>
      <w:ins w:id="701" w:author="William Lamb" w:date="2018-11-12T15:05:00Z">
        <w:r>
          <w:t>opportunity for learning from cases is</w:t>
        </w:r>
      </w:ins>
      <w:ins w:id="702" w:author="William Lamb" w:date="2018-11-12T15:03:00Z">
        <w:r>
          <w:t xml:space="preserve"> through secondary analysis</w:t>
        </w:r>
      </w:ins>
      <w:ins w:id="703" w:author="William Lamb" w:date="2018-11-13T10:43:00Z">
        <w:r w:rsidR="002B7AD3">
          <w:t xml:space="preserve"> in</w:t>
        </w:r>
      </w:ins>
      <w:ins w:id="704" w:author="William Lamb" w:date="2018-11-13T10:42:00Z">
        <w:r w:rsidR="002B7AD3">
          <w:t xml:space="preserve"> literature</w:t>
        </w:r>
      </w:ins>
      <w:ins w:id="705" w:author="William Lamb" w:date="2018-11-12T15:03:00Z">
        <w:r>
          <w:t xml:space="preserve"> reviews and assessments. </w:t>
        </w:r>
      </w:ins>
      <w:ins w:id="706" w:author="William Lamb" w:date="2018-11-12T15:57:00Z">
        <w:r w:rsidR="00650E1F">
          <w:t xml:space="preserve">Concise, policy relevant advice </w:t>
        </w:r>
      </w:ins>
      <w:ins w:id="707" w:author="William Lamb" w:date="2018-11-12T15:58:00Z">
        <w:r w:rsidR="00650E1F">
          <w:t xml:space="preserve">based on the literature </w:t>
        </w:r>
      </w:ins>
      <w:ins w:id="708" w:author="William Lamb" w:date="2018-11-12T16:13:00Z">
        <w:r w:rsidR="00AA7036">
          <w:t>is</w:t>
        </w:r>
      </w:ins>
      <w:ins w:id="709" w:author="William Lamb" w:date="2018-11-12T15:57:00Z">
        <w:r w:rsidR="00650E1F">
          <w:t xml:space="preserve"> in high demand from stakeholders</w:t>
        </w:r>
      </w:ins>
      <w:ins w:id="710" w:author="William Lamb" w:date="2018-11-13T10:45:00Z">
        <w:r w:rsidR="002B7AD3">
          <w:t xml:space="preserve">. </w:t>
        </w:r>
      </w:ins>
      <w:ins w:id="711" w:author="William Lamb" w:date="2018-11-13T12:12:00Z">
        <w:r w:rsidR="00EA3C93">
          <w:t>Such r</w:t>
        </w:r>
      </w:ins>
      <w:ins w:id="712" w:author="William Lamb" w:date="2018-11-13T10:45:00Z">
        <w:r w:rsidR="002B7AD3">
          <w:t xml:space="preserve">eviews and assessments can be </w:t>
        </w:r>
      </w:ins>
      <w:ins w:id="713" w:author="William Lamb" w:date="2018-11-12T22:01:00Z">
        <w:r w:rsidR="00FD78B8">
          <w:t xml:space="preserve">particularly </w:t>
        </w:r>
      </w:ins>
      <w:ins w:id="714" w:author="William Lamb" w:date="2018-11-13T10:45:00Z">
        <w:r w:rsidR="002B7AD3">
          <w:t xml:space="preserve">effective </w:t>
        </w:r>
      </w:ins>
      <w:ins w:id="715" w:author="William Lamb" w:date="2018-11-13T10:44:00Z">
        <w:r w:rsidR="002B7AD3">
          <w:t xml:space="preserve">when </w:t>
        </w:r>
      </w:ins>
      <w:ins w:id="716" w:author="William Lamb" w:date="2018-11-13T10:46:00Z">
        <w:r w:rsidR="002B7AD3">
          <w:t>stakeholders are involved at the design stage</w:t>
        </w:r>
      </w:ins>
      <w:ins w:id="717" w:author="William Lamb" w:date="2018-11-13T12:14:00Z">
        <w:r w:rsidR="00EA3C93">
          <w:t xml:space="preserve"> to </w:t>
        </w:r>
      </w:ins>
      <w:ins w:id="718" w:author="William Lamb" w:date="2018-11-16T12:00:00Z">
        <w:r w:rsidR="00774FD2">
          <w:t>communicate</w:t>
        </w:r>
      </w:ins>
      <w:ins w:id="719" w:author="William Lamb" w:date="2018-11-13T12:14:00Z">
        <w:r w:rsidR="00EA3C93">
          <w:t xml:space="preserve"> their knowledge needs</w:t>
        </w:r>
      </w:ins>
      <w:ins w:id="720" w:author="William Lamb" w:date="2018-11-14T11:30:00Z">
        <w:r w:rsidR="00DA4492">
          <w:t xml:space="preserve"> </w:t>
        </w:r>
        <w:r w:rsidR="00DA4492">
          <w:fldChar w:fldCharType="begin" w:fldLock="1"/>
        </w:r>
      </w:ins>
      <w:r w:rsidR="00EE7423">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Resilient Cities Report 2018","type":"report"},"uris":["http://www.mendeley.com/documents/?uuid=47fc9bc2-fef8-4944-8fce-581a6da0167a"]}],"mendeley":{"formattedCitation":"&lt;sup&gt;22,31&lt;/sup&gt;","plainTextFormattedCitation":"22,31","previouslyFormattedCitation":"&lt;sup&gt;22,31&lt;/sup&gt;"},"properties":{"noteIndex":0},"schema":"https://github.com/citation-style-language/schema/raw/master/csl-citation.json"}</w:instrText>
      </w:r>
      <w:r w:rsidR="00DA4492">
        <w:fldChar w:fldCharType="separate"/>
      </w:r>
      <w:r w:rsidR="00EE7423" w:rsidRPr="00EE7423">
        <w:rPr>
          <w:noProof/>
          <w:vertAlign w:val="superscript"/>
        </w:rPr>
        <w:t>22,31</w:t>
      </w:r>
      <w:ins w:id="721" w:author="William Lamb" w:date="2018-11-14T11:30:00Z">
        <w:r w:rsidR="00DA4492">
          <w:fldChar w:fldCharType="end"/>
        </w:r>
      </w:ins>
      <w:ins w:id="722" w:author="William Lamb" w:date="2018-11-12T15:57:00Z">
        <w:r w:rsidR="00650E1F">
          <w:t>.</w:t>
        </w:r>
      </w:ins>
      <w:ins w:id="723" w:author="William Lamb" w:date="2018-11-12T16:15:00Z">
        <w:r w:rsidR="00AA7036">
          <w:t xml:space="preserve"> In the area of urban climate </w:t>
        </w:r>
      </w:ins>
      <w:ins w:id="724" w:author="William Lamb" w:date="2018-11-12T22:01:00Z">
        <w:r w:rsidR="00FD78B8">
          <w:t>mitigation</w:t>
        </w:r>
      </w:ins>
      <w:ins w:id="725" w:author="William Lamb" w:date="2018-11-12T16:15:00Z">
        <w:r w:rsidR="00AA7036">
          <w:t>, there have b</w:t>
        </w:r>
        <w:r w:rsidR="00CB249E">
          <w:t xml:space="preserve">een several assessments so far and growing activity. </w:t>
        </w:r>
      </w:ins>
      <w:ins w:id="726" w:author="William Lamb" w:date="2018-11-12T16:19:00Z">
        <w:r w:rsidR="00CB249E">
          <w:t xml:space="preserve">The Global Energy Assessment provided one of the first dedicated reviews on urban energy systems </w:t>
        </w:r>
      </w:ins>
      <w:ins w:id="727" w:author="William Lamb" w:date="2018-11-12T16:22:00Z">
        <w:r w:rsidR="00CB249E">
          <w:t xml:space="preserve">and was </w:t>
        </w:r>
      </w:ins>
      <w:ins w:id="728" w:author="William Lamb" w:date="2018-11-12T16:20:00Z">
        <w:r w:rsidR="00CB249E">
          <w:t xml:space="preserve">followed by </w:t>
        </w:r>
      </w:ins>
      <w:ins w:id="729" w:author="William Lamb" w:date="2018-11-12T16:22:00Z">
        <w:r w:rsidR="00CB249E">
          <w:t xml:space="preserve">an </w:t>
        </w:r>
      </w:ins>
      <w:ins w:id="730" w:author="William Lamb" w:date="2018-11-12T16:20:00Z">
        <w:r w:rsidR="00CB249E">
          <w:t>urban chapter in the IPCC 5</w:t>
        </w:r>
        <w:r w:rsidR="00CB249E" w:rsidRPr="00CB249E">
          <w:rPr>
            <w:vertAlign w:val="superscript"/>
          </w:rPr>
          <w:t>th</w:t>
        </w:r>
        <w:r w:rsidR="00CB249E">
          <w:t xml:space="preserve"> </w:t>
        </w:r>
      </w:ins>
      <w:ins w:id="731" w:author="William Lamb" w:date="2018-11-12T16:21:00Z">
        <w:r w:rsidR="00CB249E">
          <w:t xml:space="preserve">Assessment Report </w:t>
        </w:r>
        <w:r w:rsidR="00CB249E">
          <w:fldChar w:fldCharType="begin" w:fldLock="1"/>
        </w:r>
      </w:ins>
      <w:r w:rsidR="00EE7423">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container-title":"Global Energy Assessment - Toward a Sustainable Future","id":"ITEM-2","issued":{"date-parts":[["2012"]]},"page":"1307-1400","publisher":"International Institute for Applied Systems Analysis and Cambridge University Press","publisher-place":"Cambridge, United Kingdom and New York, NY, USA","title":"Urban Energy Systems","type":"chapter"},"uris":["http://www.mendeley.com/documents/?uuid=9afd2b59-becc-451f-a12c-8ba18975469f"]}],"mendeley":{"formattedCitation":"&lt;sup&gt;32,33&lt;/sup&gt;","plainTextFormattedCitation":"32,33","previouslyFormattedCitation":"&lt;sup&gt;32,33&lt;/sup&gt;"},"properties":{"noteIndex":0},"schema":"https://github.com/citation-style-language/schema/raw/master/csl-citation.json"}</w:instrText>
      </w:r>
      <w:r w:rsidR="00CB249E">
        <w:fldChar w:fldCharType="separate"/>
      </w:r>
      <w:r w:rsidR="00EE7423" w:rsidRPr="00EE7423">
        <w:rPr>
          <w:noProof/>
          <w:vertAlign w:val="superscript"/>
        </w:rPr>
        <w:t>32,33</w:t>
      </w:r>
      <w:ins w:id="732" w:author="William Lamb" w:date="2018-11-12T16:21:00Z">
        <w:r w:rsidR="00CB249E">
          <w:fldChar w:fldCharType="end"/>
        </w:r>
        <w:r w:rsidR="00995510">
          <w:t xml:space="preserve"> and two assessments by the</w:t>
        </w:r>
        <w:r w:rsidR="00CB249E">
          <w:t xml:space="preserve"> </w:t>
        </w:r>
      </w:ins>
      <w:ins w:id="733" w:author="William Lamb" w:date="2018-11-12T16:25:00Z">
        <w:r w:rsidR="00397D6D">
          <w:t>Urban Climate Change Research Network (UCCRN)</w:t>
        </w:r>
      </w:ins>
      <w:ins w:id="734" w:author="William Lamb" w:date="2018-11-16T11:46:00Z">
        <w:r w:rsidR="00EE7423">
          <w:t xml:space="preserve"> </w:t>
        </w:r>
      </w:ins>
      <w:ins w:id="735" w:author="William Lamb" w:date="2018-11-16T11:47:00Z">
        <w:r w:rsidR="00EE7423">
          <w:fldChar w:fldCharType="begin" w:fldLock="1"/>
        </w:r>
      </w:ins>
      <w:r w:rsidR="002D136F">
        <w:instrText>ADDIN CSL_CITATION {"citationItems":[{"id":"ITEM-1","itemData":{"DOI":"10.1017/CBO9780511783142","ISBN":"9781781182192","ISSN":"02637960","abstract":"What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Ali","non-dropping-particle":"","parse-names":false,"suffix":""}],"id":"ITEM-1","issued":{"date-parts":[["2015"]]},"publisher":"Columbia University","publisher-place":"New York","title":"ARC3.2 Summary for City Leaders","type":"report"},"uris":["http://www.mendeley.com/documents/?uuid=934b2317-f3ef-495d-8793-5c4d7fbc8cf8"]}],"mendeley":{"formattedCitation":"&lt;sup&gt;34&lt;/sup&gt;","plainTextFormattedCitation":"34","previouslyFormattedCitation":"&lt;sup&gt;34&lt;/sup&gt;"},"properties":{"noteIndex":0},"schema":"https://github.com/citation-style-language/schema/raw/master/csl-citation.json"}</w:instrText>
      </w:r>
      <w:r w:rsidR="00EE7423">
        <w:fldChar w:fldCharType="separate"/>
      </w:r>
      <w:r w:rsidR="00EE7423" w:rsidRPr="00EE7423">
        <w:rPr>
          <w:noProof/>
          <w:vertAlign w:val="superscript"/>
        </w:rPr>
        <w:t>34</w:t>
      </w:r>
      <w:ins w:id="736" w:author="William Lamb" w:date="2018-11-16T11:47:00Z">
        <w:r w:rsidR="00EE7423">
          <w:fldChar w:fldCharType="end"/>
        </w:r>
      </w:ins>
      <w:ins w:id="737" w:author="William Lamb" w:date="2018-11-14T11:33:00Z">
        <w:r w:rsidR="00995510">
          <w:t>.</w:t>
        </w:r>
      </w:ins>
    </w:p>
    <w:p w14:paraId="0760A884" w14:textId="122E43D1" w:rsidR="008D5104" w:rsidRDefault="0046395C">
      <w:pPr>
        <w:spacing w:line="480" w:lineRule="auto"/>
        <w:rPr>
          <w:ins w:id="738" w:author="William Lamb" w:date="2018-11-13T11:54:00Z"/>
        </w:rPr>
        <w:pPrChange w:id="739" w:author="William Lamb" w:date="2018-11-13T11:47:00Z">
          <w:pPr>
            <w:numPr>
              <w:numId w:val="15"/>
            </w:numPr>
            <w:spacing w:line="480" w:lineRule="auto"/>
            <w:ind w:left="360" w:hanging="360"/>
          </w:pPr>
        </w:pPrChange>
      </w:pPr>
      <w:ins w:id="740" w:author="William Lamb" w:date="2018-11-13T11:32:00Z">
        <w:r>
          <w:t>The Second Assessment report by UCCRN is a good example of t</w:t>
        </w:r>
      </w:ins>
      <w:ins w:id="741" w:author="William Lamb" w:date="2018-11-13T11:33:00Z">
        <w:r>
          <w:t xml:space="preserve">he opportunities and challenges of learning from case study research. </w:t>
        </w:r>
      </w:ins>
      <w:ins w:id="742" w:author="William Lamb" w:date="2018-11-13T11:40:00Z">
        <w:r>
          <w:t xml:space="preserve">117 </w:t>
        </w:r>
      </w:ins>
      <w:ins w:id="743" w:author="William Lamb" w:date="2018-11-13T11:34:00Z">
        <w:r>
          <w:t xml:space="preserve">case studies were </w:t>
        </w:r>
      </w:ins>
      <w:ins w:id="744" w:author="William Lamb" w:date="2018-11-13T11:40:00Z">
        <w:r>
          <w:t xml:space="preserve">produced </w:t>
        </w:r>
      </w:ins>
      <w:ins w:id="745" w:author="William Lamb" w:date="2018-11-13T11:34:00Z">
        <w:r>
          <w:t xml:space="preserve">for the report and submitted to </w:t>
        </w:r>
      </w:ins>
      <w:ins w:id="746" w:author="William Lamb" w:date="2018-11-13T11:35:00Z">
        <w:r>
          <w:t xml:space="preserve">the UCCRN online “docking-station”. This process </w:t>
        </w:r>
      </w:ins>
      <w:ins w:id="747" w:author="William Lamb" w:date="2018-11-13T11:38:00Z">
        <w:r>
          <w:t xml:space="preserve">ensured </w:t>
        </w:r>
      </w:ins>
      <w:ins w:id="748" w:author="William Lamb" w:date="2018-11-13T11:35:00Z">
        <w:r>
          <w:t xml:space="preserve">a standard </w:t>
        </w:r>
      </w:ins>
      <w:ins w:id="749" w:author="William Lamb" w:date="2018-11-13T11:38:00Z">
        <w:r>
          <w:t>documentation format, brin</w:t>
        </w:r>
      </w:ins>
      <w:ins w:id="750" w:author="Felix Creutzig" w:date="2018-11-13T15:13:00Z">
        <w:r w:rsidR="003534A4">
          <w:t>g</w:t>
        </w:r>
      </w:ins>
      <w:ins w:id="751" w:author="William Lamb" w:date="2018-11-13T11:38:00Z">
        <w:r>
          <w:t xml:space="preserve">ing </w:t>
        </w:r>
      </w:ins>
      <w:ins w:id="752" w:author="William Lamb" w:date="2018-11-13T11:36:00Z">
        <w:r>
          <w:t xml:space="preserve">transparency in the location, topic, </w:t>
        </w:r>
      </w:ins>
      <w:ins w:id="753" w:author="William Lamb" w:date="2018-11-13T11:38:00Z">
        <w:r>
          <w:t xml:space="preserve">studied </w:t>
        </w:r>
      </w:ins>
      <w:ins w:id="754" w:author="William Lamb" w:date="2018-11-13T11:36:00Z">
        <w:r>
          <w:t xml:space="preserve">actions and drivers, and lessons </w:t>
        </w:r>
      </w:ins>
      <w:ins w:id="755" w:author="William Lamb" w:date="2018-11-13T11:41:00Z">
        <w:r w:rsidR="008D5104">
          <w:t>learned</w:t>
        </w:r>
      </w:ins>
      <w:ins w:id="756" w:author="William Lamb" w:date="2018-11-13T11:38:00Z">
        <w:r>
          <w:t xml:space="preserve"> </w:t>
        </w:r>
      </w:ins>
      <w:ins w:id="757" w:author="William Lamb" w:date="2018-11-13T11:36:00Z">
        <w:r>
          <w:t>for stakeholders</w:t>
        </w:r>
      </w:ins>
      <w:ins w:id="758" w:author="William Lamb" w:date="2018-11-13T11:38:00Z">
        <w:r>
          <w:t>.</w:t>
        </w:r>
      </w:ins>
      <w:ins w:id="759" w:author="William Lamb" w:date="2018-11-13T11:39:00Z">
        <w:r>
          <w:t xml:space="preserve"> </w:t>
        </w:r>
        <w:r w:rsidR="008D5104">
          <w:t>T</w:t>
        </w:r>
      </w:ins>
      <w:ins w:id="760" w:author="William Lamb" w:date="2018-11-13T11:49:00Z">
        <w:r w:rsidR="008D5104">
          <w:t>he</w:t>
        </w:r>
      </w:ins>
      <w:ins w:id="761" w:author="William Lamb" w:date="2018-11-14T11:34:00Z">
        <w:r w:rsidR="00995510">
          <w:t xml:space="preserve"> case study compilation</w:t>
        </w:r>
      </w:ins>
      <w:ins w:id="762" w:author="William Lamb" w:date="2018-11-13T11:49:00Z">
        <w:r w:rsidR="008D5104">
          <w:t xml:space="preserve"> w</w:t>
        </w:r>
      </w:ins>
      <w:ins w:id="763" w:author="William Lamb" w:date="2018-11-14T11:34:00Z">
        <w:r w:rsidR="00995510">
          <w:t>as</w:t>
        </w:r>
      </w:ins>
      <w:ins w:id="764" w:author="William Lamb" w:date="2018-11-13T11:39:00Z">
        <w:r>
          <w:t xml:space="preserve"> also part of a larger </w:t>
        </w:r>
      </w:ins>
      <w:ins w:id="765" w:author="William Lamb" w:date="2018-11-13T11:40:00Z">
        <w:r>
          <w:t xml:space="preserve">effort to </w:t>
        </w:r>
      </w:ins>
      <w:ins w:id="766" w:author="William Lamb" w:date="2018-11-13T11:39:00Z">
        <w:r>
          <w:t xml:space="preserve">derive comparable </w:t>
        </w:r>
        <w:r>
          <w:lastRenderedPageBreak/>
          <w:t xml:space="preserve">geographic, climate and socio-economic </w:t>
        </w:r>
      </w:ins>
      <w:ins w:id="767" w:author="William Lamb" w:date="2018-11-13T11:41:00Z">
        <w:r>
          <w:t>data on the studied cities</w:t>
        </w:r>
      </w:ins>
      <w:ins w:id="768" w:author="William Lamb" w:date="2018-11-13T11:49:00Z">
        <w:r w:rsidR="00852DDC">
          <w:t>.</w:t>
        </w:r>
      </w:ins>
      <w:ins w:id="769" w:author="William Lamb" w:date="2018-11-13T11:51:00Z">
        <w:r w:rsidR="00852DDC">
          <w:t xml:space="preserve"> Cases can be </w:t>
        </w:r>
      </w:ins>
      <w:ins w:id="770" w:author="William Lamb" w:date="2018-11-13T11:50:00Z">
        <w:r w:rsidR="008D5104">
          <w:t xml:space="preserve">searched </w:t>
        </w:r>
      </w:ins>
      <w:ins w:id="771" w:author="William Lamb" w:date="2018-11-13T11:51:00Z">
        <w:r w:rsidR="00852DDC">
          <w:t xml:space="preserve">and grouped by </w:t>
        </w:r>
      </w:ins>
      <w:ins w:id="772" w:author="William Lamb" w:date="2018-11-13T11:50:00Z">
        <w:r w:rsidR="008D5104">
          <w:t xml:space="preserve">these variables in the online database, </w:t>
        </w:r>
      </w:ins>
      <w:ins w:id="773" w:author="William Lamb" w:date="2018-11-13T11:48:00Z">
        <w:r w:rsidR="008D5104">
          <w:t>facilitating comparative analysis</w:t>
        </w:r>
      </w:ins>
      <w:ins w:id="774" w:author="William Lamb" w:date="2018-11-13T11:41:00Z">
        <w:r>
          <w:t>.</w:t>
        </w:r>
      </w:ins>
    </w:p>
    <w:p w14:paraId="77CAB330" w14:textId="39CC4926" w:rsidR="00F27F67" w:rsidRDefault="00EA3C93">
      <w:pPr>
        <w:spacing w:line="480" w:lineRule="auto"/>
        <w:rPr>
          <w:ins w:id="775" w:author="Felix Creutzig" w:date="2018-11-13T15:18:00Z"/>
        </w:rPr>
        <w:pPrChange w:id="776" w:author="William Lamb" w:date="2018-11-13T12:49:00Z">
          <w:pPr>
            <w:numPr>
              <w:numId w:val="15"/>
            </w:numPr>
            <w:spacing w:line="480" w:lineRule="auto"/>
            <w:ind w:left="360" w:hanging="360"/>
          </w:pPr>
        </w:pPrChange>
      </w:pPr>
      <w:ins w:id="777" w:author="William Lamb" w:date="2018-11-13T12:16:00Z">
        <w:r>
          <w:t xml:space="preserve">Although the UCCRN </w:t>
        </w:r>
      </w:ins>
      <w:ins w:id="778" w:author="William Lamb" w:date="2018-11-13T12:17:00Z">
        <w:r>
          <w:t>generated an impressive knowledge base, the case studies themselves are simply placed throughout the rep</w:t>
        </w:r>
      </w:ins>
      <w:ins w:id="779" w:author="William Lamb" w:date="2018-11-13T12:18:00Z">
        <w:r>
          <w:t xml:space="preserve">ort in boxed sections. </w:t>
        </w:r>
      </w:ins>
      <w:ins w:id="780" w:author="William Lamb" w:date="2018-11-13T12:19:00Z">
        <w:r>
          <w:t xml:space="preserve">In other words, the case content is brought to the forefront, but isn’t synthesized </w:t>
        </w:r>
      </w:ins>
      <w:ins w:id="781" w:author="William Lamb" w:date="2018-11-13T12:20:00Z">
        <w:r>
          <w:t xml:space="preserve">across topics or locations. This pattern is repeated in the recent </w:t>
        </w:r>
      </w:ins>
      <w:ins w:id="782" w:author="William Lamb" w:date="2018-11-13T12:22:00Z">
        <w:r>
          <w:t>IPCC S</w:t>
        </w:r>
      </w:ins>
      <w:ins w:id="783" w:author="William Lamb" w:date="2018-11-13T12:20:00Z">
        <w:r>
          <w:t xml:space="preserve">pecial </w:t>
        </w:r>
      </w:ins>
      <w:ins w:id="784" w:author="William Lamb" w:date="2018-11-13T12:22:00Z">
        <w:r>
          <w:t>R</w:t>
        </w:r>
      </w:ins>
      <w:ins w:id="785" w:author="William Lamb" w:date="2018-11-13T12:20:00Z">
        <w:r>
          <w:t>eport on 1.5</w:t>
        </w:r>
      </w:ins>
      <w:ins w:id="786" w:author="William Lamb" w:date="2018-11-13T12:22:00Z">
        <w:r>
          <w:rPr>
            <w:rFonts w:cstheme="minorHAnsi"/>
          </w:rPr>
          <w:t>°</w:t>
        </w:r>
        <w:r>
          <w:t>C</w:t>
        </w:r>
      </w:ins>
      <w:ins w:id="787" w:author="William Lamb" w:date="2018-11-13T12:20:00Z">
        <w:r>
          <w:t xml:space="preserve">, which </w:t>
        </w:r>
      </w:ins>
      <w:ins w:id="788" w:author="William Lamb" w:date="2018-11-13T12:22:00Z">
        <w:r>
          <w:t xml:space="preserve">dedicates multiple pages to </w:t>
        </w:r>
      </w:ins>
      <w:ins w:id="789" w:author="William Lamb" w:date="2018-11-13T12:24:00Z">
        <w:r>
          <w:t xml:space="preserve">urban </w:t>
        </w:r>
      </w:ins>
      <w:ins w:id="790" w:author="William Lamb" w:date="2018-11-13T12:23:00Z">
        <w:r>
          <w:t xml:space="preserve">case studies </w:t>
        </w:r>
      </w:ins>
      <w:ins w:id="791" w:author="William Lamb" w:date="2018-11-13T12:24:00Z">
        <w:r>
          <w:t xml:space="preserve">in boxed sections </w:t>
        </w:r>
      </w:ins>
      <w:ins w:id="792" w:author="William Lamb" w:date="2018-11-13T12:23:00Z">
        <w:r>
          <w:t>(e.g.</w:t>
        </w:r>
      </w:ins>
      <w:ins w:id="793" w:author="William Lamb" w:date="2018-11-13T12:24:00Z">
        <w:r>
          <w:t xml:space="preserve"> </w:t>
        </w:r>
      </w:ins>
      <w:ins w:id="794" w:author="William Lamb" w:date="2018-11-13T12:23:00Z">
        <w:r>
          <w:t>boxes 4.1, 4.4, 4.5</w:t>
        </w:r>
      </w:ins>
      <w:ins w:id="795" w:author="William Lamb" w:date="2018-11-13T12:24:00Z">
        <w:r>
          <w:t xml:space="preserve"> </w:t>
        </w:r>
      </w:ins>
      <w:ins w:id="796" w:author="William Lamb" w:date="2018-11-14T11:35:00Z">
        <w:r w:rsidR="00995510">
          <w:t>and</w:t>
        </w:r>
      </w:ins>
      <w:ins w:id="797" w:author="William Lamb" w:date="2018-11-13T12:23:00Z">
        <w:r>
          <w:t xml:space="preserve"> </w:t>
        </w:r>
      </w:ins>
      <w:ins w:id="798" w:author="William Lamb" w:date="2018-11-13T12:24:00Z">
        <w:r>
          <w:t>4.9)</w:t>
        </w:r>
      </w:ins>
      <w:ins w:id="799" w:author="William Lamb" w:date="2018-11-13T12:29:00Z">
        <w:r w:rsidR="00103918">
          <w:t xml:space="preserve">. </w:t>
        </w:r>
      </w:ins>
      <w:ins w:id="800" w:author="William Lamb" w:date="2018-11-13T12:47:00Z">
        <w:r w:rsidR="00F27F67">
          <w:t>A prominent example is Box 4.5 on congestion charges</w:t>
        </w:r>
      </w:ins>
      <w:ins w:id="801" w:author="William Lamb" w:date="2018-11-13T12:36:00Z">
        <w:r w:rsidR="00F27F67">
          <w:t xml:space="preserve">, which describes three successful </w:t>
        </w:r>
      </w:ins>
      <w:ins w:id="802" w:author="William Lamb" w:date="2018-11-13T12:48:00Z">
        <w:r w:rsidR="00F27F67">
          <w:t>cases</w:t>
        </w:r>
      </w:ins>
      <w:ins w:id="803" w:author="William Lamb" w:date="2018-11-13T12:36:00Z">
        <w:r w:rsidR="00F27F67">
          <w:t xml:space="preserve"> </w:t>
        </w:r>
      </w:ins>
      <w:ins w:id="804" w:author="William Lamb" w:date="2018-11-13T12:49:00Z">
        <w:r w:rsidR="00F27F67">
          <w:t>of implementation (Singapore, Stockholm</w:t>
        </w:r>
      </w:ins>
      <w:ins w:id="805" w:author="William Lamb" w:date="2018-11-13T12:50:00Z">
        <w:r w:rsidR="00F27F67">
          <w:t xml:space="preserve"> and London</w:t>
        </w:r>
      </w:ins>
      <w:ins w:id="806" w:author="William Lamb" w:date="2018-11-13T12:49:00Z">
        <w:r w:rsidR="00F27F67">
          <w:t>)</w:t>
        </w:r>
      </w:ins>
      <w:ins w:id="807" w:author="William Lamb" w:date="2018-11-13T12:36:00Z">
        <w:r w:rsidR="00F27F67">
          <w:t xml:space="preserve">, but does not </w:t>
        </w:r>
      </w:ins>
      <w:ins w:id="808" w:author="William Lamb" w:date="2018-11-14T11:35:00Z">
        <w:r w:rsidR="00995510">
          <w:t xml:space="preserve">compare nor </w:t>
        </w:r>
      </w:ins>
      <w:ins w:id="809" w:author="William Lamb" w:date="2018-11-13T12:36:00Z">
        <w:r w:rsidR="00F27F67">
          <w:t xml:space="preserve">synthesize </w:t>
        </w:r>
      </w:ins>
      <w:ins w:id="810" w:author="William Lamb" w:date="2018-11-13T12:49:00Z">
        <w:r w:rsidR="00F27F67">
          <w:t>the</w:t>
        </w:r>
      </w:ins>
      <w:ins w:id="811" w:author="William Lamb" w:date="2018-11-13T12:56:00Z">
        <w:r w:rsidR="00EE3F4B">
          <w:t>se</w:t>
        </w:r>
      </w:ins>
      <w:ins w:id="812" w:author="William Lamb" w:date="2018-11-13T12:49:00Z">
        <w:r w:rsidR="00F27F67">
          <w:t xml:space="preserve"> with failed proposals elsewhere, such as in </w:t>
        </w:r>
      </w:ins>
      <w:ins w:id="813" w:author="William Lamb" w:date="2018-11-13T12:37:00Z">
        <w:r w:rsidR="00103918">
          <w:t>New York City and Edinburgh</w:t>
        </w:r>
      </w:ins>
      <w:ins w:id="814" w:author="William Lamb" w:date="2018-11-13T12:38:00Z">
        <w:r w:rsidR="00103918">
          <w:t xml:space="preserve"> </w:t>
        </w:r>
      </w:ins>
      <w:ins w:id="815" w:author="William Lamb" w:date="2018-11-13T12:42:00Z">
        <w:r w:rsidR="00103918">
          <w:fldChar w:fldCharType="begin" w:fldLock="1"/>
        </w:r>
      </w:ins>
      <w:r w:rsidR="002D136F">
        <w:instrText>ADDIN CSL_CITATION {"citationItems":[{"id":"ITEM-1","itemData":{"DOI":"10.1080/01441640600831299","ISBN":"01441647 (ISSN)","ISSN":"01441647","abstract":"Abstract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The findings suggest that more attention should have been paid to designing a simpler, more easily communicated scheme and convincing residents, particularly public transport users, of its benefits. 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author":[{"dropping-particle":"","family":"Gaunt","given":"Martin","non-dropping-particle":"","parse-names":false,"suffix":""},{"dropping-particle":"","family":"Rye","given":"Tom","non-dropping-particle":"","parse-names":false,"suffix":""},{"dropping-particle":"","family":"Allen","given":"Simon","non-dropping-particle":"","parse-names":false,"suffix":""}],"container-title":"Transport Reviews","id":"ITEM-1","issue":"1","issued":{"date-parts":[["2007"]]},"page":"85-102","title":"Public acceptability of road user charging: The case of Edinburgh and the 2005 referendum","type":"article-journal","volume":"27"},"uris":["http://www.mendeley.com/documents/?uuid=37a8d91a-40ad-4070-abdc-aea8c93a3833"]},{"id":"ITEM-2","itemData":{"DOI":"10.1016/j.tranpol.2010.01.013","ISBN":"0967-070X","ISSN":"0967070X","PMID":"51743461","abstract":"Public acceptance is widely recognized as a major barrier to widespread adoption of road pricing in the United States and internationally. Using New York City as a case study, this paper analyzes how Mayor Michael Bloomberg's 2007 congestion pricing proposal gained widespread public support but was ultimately blocked in the State Legislature. The paper assesses the implications of New York's experience for pursuing congestion pricing and mileage-based taxes in the United States. A central conclusion from this analysis is that gaining approval of pricing will require changing how motorists view the effect of pricing on them personally. Given the power of even small groups of auto users to block pricing through the political process, pricing proposals need to be perceived as benefiting drivers individually and not simply society at large. The paper discusses approaches to road pricing in light of New York City's experience. ?? 2010 Elsevier Ltd.","author":[{"dropping-particle":"","family":"Schaller","given":"Bruce","non-dropping-particle":"","parse-names":false,"suffix":""}],"container-title":"Transport Policy","id":"ITEM-2","issue":"4","issued":{"date-parts":[["2010"]]},"page":"266-273","publisher":"Elsevier","title":"New York City's congestion pricing experience and implications for road pricing acceptance in the United States","type":"article-journal","volume":"17"},"uris":["http://www.mendeley.com/documents/?uuid=ad84ad53-20ec-4500-b29f-15f3447ab158"]}],"mendeley":{"formattedCitation":"&lt;sup&gt;35,36&lt;/sup&gt;","plainTextFormattedCitation":"35,36","previouslyFormattedCitation":"&lt;sup&gt;35,36&lt;/sup&gt;"},"properties":{"noteIndex":0},"schema":"https://github.com/citation-style-language/schema/raw/master/csl-citation.json"}</w:instrText>
      </w:r>
      <w:r w:rsidR="00103918">
        <w:fldChar w:fldCharType="separate"/>
      </w:r>
      <w:r w:rsidR="00EE7423" w:rsidRPr="00EE7423">
        <w:rPr>
          <w:noProof/>
          <w:vertAlign w:val="superscript"/>
        </w:rPr>
        <w:t>35,36</w:t>
      </w:r>
      <w:ins w:id="816" w:author="William Lamb" w:date="2018-11-13T12:42:00Z">
        <w:r w:rsidR="00103918">
          <w:fldChar w:fldCharType="end"/>
        </w:r>
      </w:ins>
      <w:ins w:id="817" w:author="Felix Creutzig" w:date="2018-11-13T15:19:00Z">
        <w:r w:rsidR="007631A0">
          <w:t xml:space="preserve">. </w:t>
        </w:r>
      </w:ins>
      <w:ins w:id="818" w:author="William Lamb" w:date="2018-11-13T12:42:00Z">
        <w:del w:id="819" w:author="Felix Creutzig" w:date="2018-11-13T15:19:00Z">
          <w:r w:rsidR="00103918" w:rsidDel="007631A0">
            <w:delText>.</w:delText>
          </w:r>
        </w:del>
      </w:ins>
    </w:p>
    <w:p w14:paraId="71A85A43" w14:textId="27F662D3" w:rsidR="00EE7423" w:rsidRDefault="007631A0" w:rsidP="00B55215">
      <w:pPr>
        <w:spacing w:line="480" w:lineRule="auto"/>
        <w:rPr>
          <w:ins w:id="820" w:author="William Lamb" w:date="2018-11-16T11:48:00Z"/>
          <w:rFonts w:ascii="Calibri" w:eastAsia="Calibri" w:hAnsi="Calibri" w:cs="Calibri"/>
        </w:rPr>
      </w:pPr>
      <w:moveFromRangeStart w:id="821" w:author="William Lamb" w:date="2018-11-16T11:47:00Z" w:name="move530132207"/>
      <w:commentRangeStart w:id="822"/>
      <w:moveFrom w:id="823" w:author="William Lamb" w:date="2018-11-16T11:47:00Z">
        <w:ins w:id="824" w:author="Felix Creutzig" w:date="2018-11-13T15:19:00Z">
          <w:r w:rsidDel="00EE7423">
            <w:t xml:space="preserve">Atkins surveyed mitigation and adaptation in 129 cities for the </w:t>
          </w:r>
          <w:r w:rsidRPr="00E718F5" w:rsidDel="00EE7423">
            <w:rPr>
              <w:i/>
            </w:rPr>
            <w:t>Future Proofing Cities</w:t>
          </w:r>
          <w:r w:rsidDel="00EE7423">
            <w:t xml:space="preserve"> report (</w:t>
          </w:r>
          <w:r w:rsidRPr="00E718F5" w:rsidDel="00EE7423">
            <w:rPr>
              <w:highlight w:val="yellow"/>
            </w:rPr>
            <w:t>REFs</w:t>
          </w:r>
          <w:r w:rsidDel="00EE7423">
            <w:t xml:space="preserve">), identifying a typology of 5 different types of cities differentiating between their climate-related challenges. Notably, the report links the typology to more than 100 policy options making it directly relevant to urban policy makers. </w:t>
          </w:r>
        </w:ins>
        <w:ins w:id="825" w:author="Felix Creutzig" w:date="2018-11-13T15:20:00Z">
          <w:r w:rsidR="00887668" w:rsidDel="00EE7423">
            <w:t xml:space="preserve">Assessments such as these are missing in the peer-reviewed literature. </w:t>
          </w:r>
        </w:ins>
        <w:commentRangeEnd w:id="822"/>
        <w:r w:rsidR="00995510" w:rsidDel="00EE7423">
          <w:rPr>
            <w:rStyle w:val="CommentReference"/>
          </w:rPr>
          <w:commentReference w:id="822"/>
        </w:r>
      </w:moveFrom>
      <w:moveFromRangeEnd w:id="821"/>
      <w:ins w:id="826" w:author="William Lamb" w:date="2018-11-13T12:44:00Z">
        <w:r w:rsidR="00103918">
          <w:t>I</w:t>
        </w:r>
      </w:ins>
      <w:ins w:id="827" w:author="Felix Creutzig" w:date="2018-11-13T15:21:00Z">
        <w:r w:rsidR="00887668">
          <w:t>nstead</w:t>
        </w:r>
      </w:ins>
      <w:ins w:id="828" w:author="William Lamb" w:date="2018-11-13T12:44:00Z">
        <w:del w:id="829" w:author="Felix Creutzig" w:date="2018-11-13T15:21:00Z">
          <w:r w:rsidR="00103918" w:rsidDel="00887668">
            <w:delText>ndeed</w:delText>
          </w:r>
        </w:del>
        <w:r w:rsidR="00103918">
          <w:t>, it seems that d</w:t>
        </w:r>
      </w:ins>
      <w:ins w:id="830" w:author="William Lamb" w:date="2018-11-13T12:45:00Z">
        <w:r w:rsidR="00103918">
          <w:t>edicated reviews of the case literature are rare</w:t>
        </w:r>
      </w:ins>
      <w:ins w:id="831" w:author="William Lamb" w:date="2018-11-13T12:53:00Z">
        <w:r w:rsidR="00F27F67">
          <w:t>, especially</w:t>
        </w:r>
      </w:ins>
      <w:ins w:id="832" w:author="William Lamb" w:date="2018-11-13T12:55:00Z">
        <w:r w:rsidR="00F27F67">
          <w:t xml:space="preserve"> those</w:t>
        </w:r>
      </w:ins>
      <w:ins w:id="833" w:author="William Lamb" w:date="2018-11-13T12:54:00Z">
        <w:r w:rsidR="00F27F67">
          <w:t xml:space="preserve"> using systematic </w:t>
        </w:r>
      </w:ins>
      <w:ins w:id="834" w:author="William Lamb" w:date="2018-11-13T12:55:00Z">
        <w:r w:rsidR="00F27F67">
          <w:t>approaches</w:t>
        </w:r>
      </w:ins>
      <w:ins w:id="835" w:author="William Lamb" w:date="2018-11-13T12:54:00Z">
        <w:r w:rsidR="00F27F67">
          <w:t xml:space="preserve">. </w:t>
        </w:r>
      </w:ins>
      <w:ins w:id="836" w:author="William Lamb" w:date="2018-11-12T22:32:00Z">
        <w:r w:rsidR="00B55215">
          <w:rPr>
            <w:rFonts w:ascii="Calibri" w:eastAsia="Calibri" w:hAnsi="Calibri" w:cs="Calibri"/>
          </w:rPr>
          <w:t xml:space="preserve">Systematic </w:t>
        </w:r>
      </w:ins>
      <w:ins w:id="837" w:author="William Lamb" w:date="2018-11-13T12:54:00Z">
        <w:r w:rsidR="00F27F67">
          <w:rPr>
            <w:rFonts w:ascii="Calibri" w:eastAsia="Calibri" w:hAnsi="Calibri" w:cs="Calibri"/>
          </w:rPr>
          <w:t xml:space="preserve">evidence synthesis </w:t>
        </w:r>
      </w:ins>
      <w:ins w:id="838" w:author="William Lamb" w:date="2018-11-12T22:32:00Z">
        <w:r w:rsidR="00B55215">
          <w:rPr>
            <w:rFonts w:ascii="Calibri" w:eastAsia="Calibri" w:hAnsi="Calibri" w:cs="Calibri"/>
          </w:rPr>
          <w:t xml:space="preserve">methods – those that deploy transparent and reproducible procedures for literature selection, quality assessment and synthesis – are the gold standard for generating a robust evidence base for policy </w:t>
        </w:r>
        <w:r w:rsidR="00B55215">
          <w:rPr>
            <w:rFonts w:ascii="Calibri" w:eastAsia="Calibri" w:hAnsi="Calibri" w:cs="Calibri"/>
          </w:rPr>
          <w:fldChar w:fldCharType="begin" w:fldLock="1"/>
        </w:r>
      </w:ins>
      <w:r w:rsidR="002D136F">
        <w:rPr>
          <w:rFonts w:ascii="Calibri" w:eastAsia="Calibri" w:hAnsi="Calibri" w:cs="Calibri"/>
        </w:rPr>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48bcc3fc-fd49-4c74-aee5-2f48dca600a7"]}],"mendeley":{"formattedCitation":"&lt;sup&gt;37–39&lt;/sup&gt;","plainTextFormattedCitation":"37–39","previouslyFormattedCitation":"&lt;sup&gt;37–39&lt;/sup&gt;"},"properties":{"noteIndex":0},"schema":"https://github.com/citation-style-language/schema/raw/master/csl-citation.json"}</w:instrText>
      </w:r>
      <w:ins w:id="839" w:author="William Lamb" w:date="2018-11-12T22:32:00Z">
        <w:r w:rsidR="00B55215">
          <w:rPr>
            <w:rFonts w:ascii="Calibri" w:eastAsia="Calibri" w:hAnsi="Calibri" w:cs="Calibri"/>
          </w:rPr>
          <w:fldChar w:fldCharType="separate"/>
        </w:r>
      </w:ins>
      <w:r w:rsidR="00EE7423" w:rsidRPr="00EE7423">
        <w:rPr>
          <w:rFonts w:ascii="Calibri" w:eastAsia="Calibri" w:hAnsi="Calibri" w:cs="Calibri"/>
          <w:noProof/>
          <w:vertAlign w:val="superscript"/>
        </w:rPr>
        <w:t>37–39</w:t>
      </w:r>
      <w:ins w:id="840" w:author="William Lamb" w:date="2018-11-12T22:32:00Z">
        <w:r w:rsidR="00B55215">
          <w:rPr>
            <w:rFonts w:ascii="Calibri" w:eastAsia="Calibri" w:hAnsi="Calibri" w:cs="Calibri"/>
          </w:rPr>
          <w:fldChar w:fldCharType="end"/>
        </w:r>
        <w:r w:rsidR="00B55215">
          <w:rPr>
            <w:rFonts w:ascii="Calibri" w:eastAsia="Calibri" w:hAnsi="Calibri" w:cs="Calibri"/>
          </w:rPr>
          <w:t xml:space="preserve">. These consist of a wide spread of quantitative, qualitative and mixed review approaches that are well-documented in the health sciences literature </w:t>
        </w:r>
        <w:r w:rsidR="00B55215">
          <w:rPr>
            <w:rFonts w:ascii="Calibri" w:eastAsia="Calibri" w:hAnsi="Calibri" w:cs="Calibri"/>
          </w:rPr>
          <w:fldChar w:fldCharType="begin" w:fldLock="1"/>
        </w:r>
      </w:ins>
      <w:r w:rsidR="002D136F">
        <w:rPr>
          <w:rFonts w:ascii="Calibri" w:eastAsia="Calibri" w:hAnsi="Calibri" w:cs="Calibri"/>
        </w:rPr>
        <w: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40&lt;/sup&gt;","plainTextFormattedCitation":"40","previouslyFormattedCitation":"&lt;sup&gt;40&lt;/sup&gt;"},"properties":{"noteIndex":0},"schema":"https://github.com/citation-style-language/schema/raw/master/csl-citation.json"}</w:instrText>
      </w:r>
      <w:ins w:id="841" w:author="William Lamb" w:date="2018-11-12T22:32:00Z">
        <w:r w:rsidR="00B55215">
          <w:rPr>
            <w:rFonts w:ascii="Calibri" w:eastAsia="Calibri" w:hAnsi="Calibri" w:cs="Calibri"/>
          </w:rPr>
          <w:fldChar w:fldCharType="separate"/>
        </w:r>
      </w:ins>
      <w:r w:rsidR="00EE7423" w:rsidRPr="00EE7423">
        <w:rPr>
          <w:rFonts w:ascii="Calibri" w:eastAsia="Calibri" w:hAnsi="Calibri" w:cs="Calibri"/>
          <w:noProof/>
          <w:vertAlign w:val="superscript"/>
        </w:rPr>
        <w:t>40</w:t>
      </w:r>
      <w:ins w:id="842" w:author="William Lamb" w:date="2018-11-12T22:32:00Z">
        <w:r w:rsidR="00B55215">
          <w:rPr>
            <w:rFonts w:ascii="Calibri" w:eastAsia="Calibri" w:hAnsi="Calibri" w:cs="Calibri"/>
          </w:rPr>
          <w:fldChar w:fldCharType="end"/>
        </w:r>
        <w:r w:rsidR="00B55215">
          <w:rPr>
            <w:rFonts w:ascii="Calibri" w:eastAsia="Calibri" w:hAnsi="Calibri" w:cs="Calibri"/>
          </w:rPr>
          <w:t xml:space="preserve">. </w:t>
        </w:r>
      </w:ins>
    </w:p>
    <w:p w14:paraId="1B6D086B" w14:textId="6199CC36" w:rsidR="00B55215" w:rsidRDefault="00EE3F4B" w:rsidP="00B55215">
      <w:pPr>
        <w:spacing w:line="480" w:lineRule="auto"/>
        <w:rPr>
          <w:ins w:id="843" w:author="William Lamb" w:date="2018-11-16T11:53:00Z"/>
          <w:rFonts w:ascii="Calibri" w:eastAsia="Calibri" w:hAnsi="Calibri" w:cs="Calibri"/>
        </w:rPr>
      </w:pPr>
      <w:ins w:id="844" w:author="William Lamb" w:date="2018-11-13T12:55:00Z">
        <w:r w:rsidRPr="00EE3F4B">
          <w:rPr>
            <w:rFonts w:ascii="Calibri" w:eastAsia="Calibri" w:hAnsi="Calibri" w:cs="Calibri"/>
            <w:highlight w:val="yellow"/>
            <w:rPrChange w:id="845" w:author="William Lamb" w:date="2018-11-13T12:58:00Z">
              <w:rPr>
                <w:rFonts w:ascii="Calibri" w:eastAsia="Calibri" w:hAnsi="Calibri" w:cs="Calibri"/>
              </w:rPr>
            </w:rPrChange>
          </w:rPr>
          <w:t xml:space="preserve">Searching </w:t>
        </w:r>
      </w:ins>
      <w:ins w:id="846" w:author="William Lamb" w:date="2018-11-12T22:32:00Z">
        <w:r w:rsidR="00B55215" w:rsidRPr="00EE3F4B">
          <w:rPr>
            <w:rFonts w:ascii="Calibri" w:eastAsia="Calibri" w:hAnsi="Calibri" w:cs="Calibri"/>
            <w:highlight w:val="yellow"/>
            <w:rPrChange w:id="847" w:author="William Lamb" w:date="2018-11-13T12:58:00Z">
              <w:rPr>
                <w:rFonts w:ascii="Calibri" w:eastAsia="Calibri" w:hAnsi="Calibri" w:cs="Calibri"/>
              </w:rPr>
            </w:rPrChange>
          </w:rPr>
          <w:t>the original set of documents identified in our urban mitigation query (1</w:t>
        </w:r>
      </w:ins>
      <w:ins w:id="848" w:author="William Lamb" w:date="2018-11-16T11:48:00Z">
        <w:r w:rsidR="00EE7423">
          <w:rPr>
            <w:rFonts w:ascii="Calibri" w:eastAsia="Calibri" w:hAnsi="Calibri" w:cs="Calibri"/>
            <w:highlight w:val="yellow"/>
          </w:rPr>
          <w:t>5</w:t>
        </w:r>
      </w:ins>
      <w:ins w:id="849" w:author="William Lamb" w:date="2018-11-12T22:32:00Z">
        <w:r w:rsidR="00B55215" w:rsidRPr="00EE3F4B">
          <w:rPr>
            <w:rFonts w:ascii="Calibri" w:eastAsia="Calibri" w:hAnsi="Calibri" w:cs="Calibri"/>
            <w:highlight w:val="yellow"/>
            <w:rPrChange w:id="850" w:author="William Lamb" w:date="2018-11-13T12:58:00Z">
              <w:rPr>
                <w:rFonts w:ascii="Calibri" w:eastAsia="Calibri" w:hAnsi="Calibri" w:cs="Calibri"/>
              </w:rPr>
            </w:rPrChange>
          </w:rPr>
          <w:t>,</w:t>
        </w:r>
      </w:ins>
      <w:ins w:id="851" w:author="William Lamb" w:date="2018-11-16T11:48:00Z">
        <w:r w:rsidR="00EE7423">
          <w:rPr>
            <w:rFonts w:ascii="Calibri" w:eastAsia="Calibri" w:hAnsi="Calibri" w:cs="Calibri"/>
            <w:highlight w:val="yellow"/>
          </w:rPr>
          <w:t>027</w:t>
        </w:r>
      </w:ins>
      <w:ins w:id="852" w:author="William Lamb" w:date="2018-11-12T22:32:00Z">
        <w:r w:rsidR="00B55215" w:rsidRPr="00EE3F4B">
          <w:rPr>
            <w:rFonts w:ascii="Calibri" w:eastAsia="Calibri" w:hAnsi="Calibri" w:cs="Calibri"/>
            <w:highlight w:val="yellow"/>
            <w:rPrChange w:id="853" w:author="William Lamb" w:date="2018-11-13T12:58:00Z">
              <w:rPr>
                <w:rFonts w:ascii="Calibri" w:eastAsia="Calibri" w:hAnsi="Calibri" w:cs="Calibri"/>
              </w:rPr>
            </w:rPrChange>
          </w:rPr>
          <w:t xml:space="preserve"> articles) for review articles, </w:t>
        </w:r>
      </w:ins>
      <w:ins w:id="854" w:author="William Lamb" w:date="2018-11-13T12:56:00Z">
        <w:r w:rsidRPr="00EE3F4B">
          <w:rPr>
            <w:rFonts w:ascii="Calibri" w:eastAsia="Calibri" w:hAnsi="Calibri" w:cs="Calibri"/>
            <w:highlight w:val="yellow"/>
            <w:rPrChange w:id="855" w:author="William Lamb" w:date="2018-11-13T12:58:00Z">
              <w:rPr>
                <w:rFonts w:ascii="Calibri" w:eastAsia="Calibri" w:hAnsi="Calibri" w:cs="Calibri"/>
              </w:rPr>
            </w:rPrChange>
          </w:rPr>
          <w:t xml:space="preserve">we </w:t>
        </w:r>
      </w:ins>
      <w:ins w:id="856" w:author="William Lamb" w:date="2018-11-12T22:32:00Z">
        <w:r w:rsidR="00B55215" w:rsidRPr="00EE3F4B">
          <w:rPr>
            <w:rFonts w:ascii="Calibri" w:eastAsia="Calibri" w:hAnsi="Calibri" w:cs="Calibri"/>
            <w:highlight w:val="yellow"/>
            <w:rPrChange w:id="857" w:author="William Lamb" w:date="2018-11-13T12:58:00Z">
              <w:rPr>
                <w:rFonts w:ascii="Calibri" w:eastAsia="Calibri" w:hAnsi="Calibri" w:cs="Calibri"/>
              </w:rPr>
            </w:rPrChange>
          </w:rPr>
          <w:t>identify just 10 studies that apply systematic review methods (see methods).</w:t>
        </w:r>
        <w:r w:rsidR="00B55215">
          <w:rPr>
            <w:rFonts w:ascii="Calibri" w:eastAsia="Calibri" w:hAnsi="Calibri" w:cs="Calibri"/>
          </w:rPr>
          <w:t xml:space="preserve"> The majority of </w:t>
        </w:r>
      </w:ins>
      <w:ins w:id="858" w:author="William Lamb" w:date="2018-11-13T12:56:00Z">
        <w:r>
          <w:rPr>
            <w:rFonts w:ascii="Calibri" w:eastAsia="Calibri" w:hAnsi="Calibri" w:cs="Calibri"/>
          </w:rPr>
          <w:t xml:space="preserve">the systematic reviews </w:t>
        </w:r>
      </w:ins>
      <w:ins w:id="859" w:author="William Lamb" w:date="2018-11-12T22:32:00Z">
        <w:r w:rsidR="00B55215">
          <w:rPr>
            <w:rFonts w:ascii="Calibri" w:eastAsia="Calibri" w:hAnsi="Calibri" w:cs="Calibri"/>
          </w:rPr>
          <w:t>are narrative reviews (</w:t>
        </w:r>
      </w:ins>
      <w:ins w:id="860" w:author="William Lamb" w:date="2018-11-16T11:48:00Z">
        <w:r w:rsidR="00EE7423">
          <w:rPr>
            <w:rFonts w:ascii="Calibri" w:eastAsia="Calibri" w:hAnsi="Calibri" w:cs="Calibri"/>
          </w:rPr>
          <w:t>SI Text</w:t>
        </w:r>
      </w:ins>
      <w:ins w:id="861" w:author="William Lamb" w:date="2018-11-16T11:52:00Z">
        <w:r w:rsidR="00EE7423">
          <w:rPr>
            <w:rFonts w:ascii="Calibri" w:eastAsia="Calibri" w:hAnsi="Calibri" w:cs="Calibri"/>
          </w:rPr>
          <w:t xml:space="preserve"> Table 3</w:t>
        </w:r>
      </w:ins>
      <w:ins w:id="862" w:author="William Lamb" w:date="2018-11-12T22:32:00Z">
        <w:r w:rsidR="00B55215">
          <w:rPr>
            <w:rFonts w:ascii="Calibri" w:eastAsia="Calibri" w:hAnsi="Calibri" w:cs="Calibri"/>
          </w:rPr>
          <w:t xml:space="preserve">): akin to a normal literature review, but proceeding from a documented search and selection of literature. Only three studies apply quantitative synthesis methods: a single meta-analysis of residential demand-response programs </w:t>
        </w:r>
        <w:r w:rsidR="00B55215">
          <w:rPr>
            <w:rFonts w:ascii="Calibri" w:eastAsia="Calibri" w:hAnsi="Calibri" w:cs="Calibri"/>
          </w:rPr>
          <w:fldChar w:fldCharType="begin" w:fldLock="1"/>
        </w:r>
      </w:ins>
      <w:r w:rsidR="002D136F">
        <w:rPr>
          <w:rFonts w:ascii="Calibri" w:eastAsia="Calibri" w:hAnsi="Calibri" w:cs="Calibri"/>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41&lt;/sup&gt;","plainTextFormattedCitation":"41","previouslyFormattedCitation":"&lt;sup&gt;41&lt;/sup&gt;"},"properties":{"noteIndex":0},"schema":"https://github.com/citation-style-language/schema/raw/master/csl-citation.json"}</w:instrText>
      </w:r>
      <w:ins w:id="863" w:author="William Lamb" w:date="2018-11-12T22:32:00Z">
        <w:r w:rsidR="00B55215">
          <w:rPr>
            <w:rFonts w:ascii="Calibri" w:eastAsia="Calibri" w:hAnsi="Calibri" w:cs="Calibri"/>
          </w:rPr>
          <w:fldChar w:fldCharType="separate"/>
        </w:r>
      </w:ins>
      <w:r w:rsidR="00EE7423" w:rsidRPr="00EE7423">
        <w:rPr>
          <w:rFonts w:ascii="Calibri" w:eastAsia="Calibri" w:hAnsi="Calibri" w:cs="Calibri"/>
          <w:noProof/>
          <w:vertAlign w:val="superscript"/>
        </w:rPr>
        <w:t>41</w:t>
      </w:r>
      <w:ins w:id="864" w:author="William Lamb" w:date="2018-11-12T22:32:00Z">
        <w:r w:rsidR="00B55215">
          <w:rPr>
            <w:rFonts w:ascii="Calibri" w:eastAsia="Calibri" w:hAnsi="Calibri" w:cs="Calibri"/>
          </w:rPr>
          <w:fldChar w:fldCharType="end"/>
        </w:r>
        <w:r w:rsidR="00B55215">
          <w:rPr>
            <w:rFonts w:ascii="Calibri" w:eastAsia="Calibri" w:hAnsi="Calibri" w:cs="Calibri"/>
          </w:rPr>
          <w:t xml:space="preserve"> and two studies that extract and analyse quantitative information from literatures on urban ecosystem services </w:t>
        </w:r>
        <w:r w:rsidR="00B55215">
          <w:rPr>
            <w:rFonts w:ascii="Calibri" w:eastAsia="Calibri" w:hAnsi="Calibri" w:cs="Calibri"/>
          </w:rPr>
          <w:fldChar w:fldCharType="begin" w:fldLock="1"/>
        </w:r>
      </w:ins>
      <w:r w:rsidR="002D136F">
        <w:rPr>
          <w:rFonts w:ascii="Calibri" w:eastAsia="Calibri" w:hAnsi="Calibri" w:cs="Calibri"/>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42,43&lt;/sup&gt;","plainTextFormattedCitation":"42,43","previouslyFormattedCitation":"&lt;sup&gt;42,43&lt;/sup&gt;"},"properties":{"noteIndex":0},"schema":"https://github.com/citation-style-language/schema/raw/master/csl-citation.json"}</w:instrText>
      </w:r>
      <w:ins w:id="865" w:author="William Lamb" w:date="2018-11-12T22:32:00Z">
        <w:r w:rsidR="00B55215">
          <w:rPr>
            <w:rFonts w:ascii="Calibri" w:eastAsia="Calibri" w:hAnsi="Calibri" w:cs="Calibri"/>
          </w:rPr>
          <w:fldChar w:fldCharType="separate"/>
        </w:r>
      </w:ins>
      <w:r w:rsidR="00EE7423" w:rsidRPr="00EE7423">
        <w:rPr>
          <w:rFonts w:ascii="Calibri" w:eastAsia="Calibri" w:hAnsi="Calibri" w:cs="Calibri"/>
          <w:noProof/>
          <w:vertAlign w:val="superscript"/>
        </w:rPr>
        <w:t>42,43</w:t>
      </w:r>
      <w:ins w:id="866" w:author="William Lamb" w:date="2018-11-12T22:32:00Z">
        <w:r w:rsidR="00B55215">
          <w:rPr>
            <w:rFonts w:ascii="Calibri" w:eastAsia="Calibri" w:hAnsi="Calibri" w:cs="Calibri"/>
          </w:rPr>
          <w:fldChar w:fldCharType="end"/>
        </w:r>
        <w:r w:rsidR="00B55215">
          <w:rPr>
            <w:rFonts w:ascii="Calibri" w:eastAsia="Calibri" w:hAnsi="Calibri" w:cs="Calibri"/>
          </w:rPr>
          <w:t xml:space="preserve">. We do not find a single study referring to systematic </w:t>
        </w:r>
        <w:r w:rsidR="00B55215" w:rsidRPr="00CA5439">
          <w:rPr>
            <w:rFonts w:ascii="Calibri" w:eastAsia="Calibri" w:hAnsi="Calibri" w:cs="Calibri"/>
            <w:i/>
          </w:rPr>
          <w:t>case study</w:t>
        </w:r>
        <w:r w:rsidR="00B55215">
          <w:rPr>
            <w:rFonts w:ascii="Calibri" w:eastAsia="Calibri" w:hAnsi="Calibri" w:cs="Calibri"/>
          </w:rPr>
          <w:t xml:space="preserve"> review methods, such as qualitative comparative analysis, case study meta-analysis, or case surveys </w:t>
        </w:r>
        <w:r w:rsidR="00B55215">
          <w:rPr>
            <w:rFonts w:ascii="Calibri" w:eastAsia="Calibri" w:hAnsi="Calibri" w:cs="Calibri"/>
          </w:rPr>
          <w:fldChar w:fldCharType="begin" w:fldLock="1"/>
        </w:r>
      </w:ins>
      <w:r w:rsidR="002D136F">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44&lt;/sup&gt;","plainTextFormattedCitation":"44","previouslyFormattedCitation":"&lt;sup&gt;44&lt;/sup&gt;"},"properties":{"noteIndex":0},"schema":"https://github.com/citation-style-language/schema/raw/master/csl-citation.json"}</w:instrText>
      </w:r>
      <w:ins w:id="867" w:author="William Lamb" w:date="2018-11-12T22:32:00Z">
        <w:r w:rsidR="00B55215">
          <w:rPr>
            <w:rFonts w:ascii="Calibri" w:eastAsia="Calibri" w:hAnsi="Calibri" w:cs="Calibri"/>
          </w:rPr>
          <w:fldChar w:fldCharType="separate"/>
        </w:r>
      </w:ins>
      <w:r w:rsidR="00EE7423" w:rsidRPr="00EE7423">
        <w:rPr>
          <w:rFonts w:ascii="Calibri" w:eastAsia="Calibri" w:hAnsi="Calibri" w:cs="Calibri"/>
          <w:noProof/>
          <w:vertAlign w:val="superscript"/>
        </w:rPr>
        <w:t>44</w:t>
      </w:r>
      <w:ins w:id="868" w:author="William Lamb" w:date="2018-11-12T22:32:00Z">
        <w:r w:rsidR="00B55215">
          <w:rPr>
            <w:rFonts w:ascii="Calibri" w:eastAsia="Calibri" w:hAnsi="Calibri" w:cs="Calibri"/>
          </w:rPr>
          <w:fldChar w:fldCharType="end"/>
        </w:r>
        <w:r w:rsidR="00B55215">
          <w:rPr>
            <w:rFonts w:ascii="Calibri" w:eastAsia="Calibri" w:hAnsi="Calibri" w:cs="Calibri"/>
          </w:rPr>
          <w:t xml:space="preserve">, although there are a few examples of these methods being applied directly to urban data (but not to the extant literature) </w:t>
        </w:r>
        <w:r w:rsidR="00B55215">
          <w:rPr>
            <w:rFonts w:ascii="Calibri" w:eastAsia="Calibri" w:hAnsi="Calibri" w:cs="Calibri"/>
          </w:rPr>
          <w:fldChar w:fldCharType="begin" w:fldLock="1"/>
        </w:r>
      </w:ins>
      <w:r w:rsidR="002D136F">
        <w:rPr>
          <w:rFonts w:ascii="Calibri" w:eastAsia="Calibri" w:hAnsi="Calibri" w:cs="Calibri"/>
        </w:rPr>
        <w: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45&lt;/sup&gt;","plainTextFormattedCitation":"45","previouslyFormattedCitation":"&lt;sup&gt;45&lt;/sup&gt;"},"properties":{"noteIndex":0},"schema":"https://github.com/citation-style-language/schema/raw/master/csl-citation.json"}</w:instrText>
      </w:r>
      <w:ins w:id="869" w:author="William Lamb" w:date="2018-11-12T22:32:00Z">
        <w:r w:rsidR="00B55215">
          <w:rPr>
            <w:rFonts w:ascii="Calibri" w:eastAsia="Calibri" w:hAnsi="Calibri" w:cs="Calibri"/>
          </w:rPr>
          <w:fldChar w:fldCharType="separate"/>
        </w:r>
      </w:ins>
      <w:r w:rsidR="00EE7423" w:rsidRPr="00EE7423">
        <w:rPr>
          <w:rFonts w:ascii="Calibri" w:eastAsia="Calibri" w:hAnsi="Calibri" w:cs="Calibri"/>
          <w:noProof/>
          <w:vertAlign w:val="superscript"/>
        </w:rPr>
        <w:t>45</w:t>
      </w:r>
      <w:ins w:id="870" w:author="William Lamb" w:date="2018-11-12T22:32:00Z">
        <w:r w:rsidR="00B55215">
          <w:rPr>
            <w:rFonts w:ascii="Calibri" w:eastAsia="Calibri" w:hAnsi="Calibri" w:cs="Calibri"/>
          </w:rPr>
          <w:fldChar w:fldCharType="end"/>
        </w:r>
        <w:r w:rsidR="00B55215">
          <w:rPr>
            <w:rFonts w:ascii="Calibri" w:eastAsia="Calibri" w:hAnsi="Calibri" w:cs="Calibri"/>
          </w:rPr>
          <w:t>.</w:t>
        </w:r>
      </w:ins>
    </w:p>
    <w:p w14:paraId="2EFAF9EE" w14:textId="0A259A5F" w:rsidR="00B55215" w:rsidRDefault="002D136F" w:rsidP="002D136F">
      <w:pPr>
        <w:spacing w:line="480" w:lineRule="auto"/>
        <w:rPr>
          <w:ins w:id="871" w:author="William Lamb" w:date="2018-11-12T22:32:00Z"/>
          <w:rFonts w:ascii="Calibri" w:eastAsia="Calibri" w:hAnsi="Calibri" w:cs="Calibri"/>
        </w:rPr>
      </w:pPr>
      <w:ins w:id="872" w:author="William Lamb" w:date="2018-11-16T12:55:00Z">
        <w:r>
          <w:rPr>
            <w:rFonts w:ascii="Calibri" w:eastAsia="Calibri" w:hAnsi="Calibri" w:cs="Calibri"/>
          </w:rPr>
          <w:lastRenderedPageBreak/>
          <w:t xml:space="preserve">Formal evidence synthesis studies are arguably crucial for </w:t>
        </w:r>
      </w:ins>
      <w:ins w:id="873" w:author="William Lamb" w:date="2018-11-16T12:56:00Z">
        <w:r>
          <w:rPr>
            <w:rFonts w:ascii="Calibri" w:eastAsia="Calibri" w:hAnsi="Calibri" w:cs="Calibri"/>
          </w:rPr>
          <w:t>larger efforts at literature assessment</w:t>
        </w:r>
      </w:ins>
      <w:ins w:id="874" w:author="William Lamb" w:date="2018-11-16T12:59:00Z">
        <w:r>
          <w:rPr>
            <w:rFonts w:ascii="Calibri" w:eastAsia="Calibri" w:hAnsi="Calibri" w:cs="Calibri"/>
          </w:rPr>
          <w:t xml:space="preserve"> </w:t>
        </w:r>
      </w:ins>
      <w:ins w:id="875" w:author="William Lamb" w:date="2018-11-16T13:00:00Z">
        <w:r>
          <w:rPr>
            <w:rFonts w:ascii="Calibri" w:eastAsia="Calibri" w:hAnsi="Calibri" w:cs="Calibri"/>
          </w:rPr>
          <w:fldChar w:fldCharType="begin" w:fldLock="1"/>
        </w:r>
      </w:ins>
      <w:r w:rsidR="00B15A24">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Pr="002D136F">
        <w:rPr>
          <w:rFonts w:ascii="Calibri" w:eastAsia="Calibri" w:hAnsi="Calibri" w:cs="Calibri"/>
          <w:noProof/>
          <w:vertAlign w:val="superscript"/>
        </w:rPr>
        <w:t>3</w:t>
      </w:r>
      <w:ins w:id="876" w:author="William Lamb" w:date="2018-11-16T13:00:00Z">
        <w:r>
          <w:rPr>
            <w:rFonts w:ascii="Calibri" w:eastAsia="Calibri" w:hAnsi="Calibri" w:cs="Calibri"/>
          </w:rPr>
          <w:fldChar w:fldCharType="end"/>
        </w:r>
      </w:ins>
      <w:ins w:id="877" w:author="William Lamb" w:date="2018-11-16T12:56:00Z">
        <w:r>
          <w:rPr>
            <w:rFonts w:ascii="Calibri" w:eastAsia="Calibri" w:hAnsi="Calibri" w:cs="Calibri"/>
          </w:rPr>
          <w:t xml:space="preserve">. The absence of evidence synthesis on </w:t>
        </w:r>
      </w:ins>
      <w:ins w:id="878" w:author="William Lamb" w:date="2018-11-12T22:32:00Z">
        <w:r w:rsidR="00B55215">
          <w:rPr>
            <w:rFonts w:ascii="Calibri" w:eastAsia="Calibri" w:hAnsi="Calibri" w:cs="Calibri"/>
          </w:rPr>
          <w:t xml:space="preserve">urban case studies is consistent with the wider field of energy studies and climate change mitigation </w:t>
        </w:r>
        <w:r w:rsidR="00B55215">
          <w:rPr>
            <w:rFonts w:ascii="Calibri" w:eastAsia="Calibri" w:hAnsi="Calibri" w:cs="Calibri"/>
          </w:rPr>
          <w:fldChar w:fldCharType="begin" w:fldLock="1"/>
        </w:r>
      </w:ins>
      <w:r>
        <w:rPr>
          <w:rFonts w:ascii="Calibri" w:eastAsia="Calibri" w:hAnsi="Calibri" w:cs="Calibri"/>
        </w:rPr>
        <w: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3,38&lt;/sup&gt;","plainTextFormattedCitation":"3,38","previouslyFormattedCitation":"&lt;sup&gt;3,38&lt;/sup&gt;"},"properties":{"noteIndex":0},"schema":"https://github.com/citation-style-language/schema/raw/master/csl-citation.json"}</w:instrText>
      </w:r>
      <w:ins w:id="879" w:author="William Lamb" w:date="2018-11-12T22:32:00Z">
        <w:r w:rsidR="00B55215">
          <w:rPr>
            <w:rFonts w:ascii="Calibri" w:eastAsia="Calibri" w:hAnsi="Calibri" w:cs="Calibri"/>
          </w:rPr>
          <w:fldChar w:fldCharType="separate"/>
        </w:r>
      </w:ins>
      <w:r w:rsidR="00EE7423" w:rsidRPr="00EE7423">
        <w:rPr>
          <w:rFonts w:ascii="Calibri" w:eastAsia="Calibri" w:hAnsi="Calibri" w:cs="Calibri"/>
          <w:noProof/>
          <w:vertAlign w:val="superscript"/>
        </w:rPr>
        <w:t>3,38</w:t>
      </w:r>
      <w:ins w:id="880" w:author="William Lamb" w:date="2018-11-12T22:32:00Z">
        <w:r w:rsidR="00B55215">
          <w:rPr>
            <w:rFonts w:ascii="Calibri" w:eastAsia="Calibri" w:hAnsi="Calibri" w:cs="Calibri"/>
          </w:rPr>
          <w:fldChar w:fldCharType="end"/>
        </w:r>
        <w:r w:rsidR="00B55215">
          <w:rPr>
            <w:rFonts w:ascii="Calibri" w:eastAsia="Calibri" w:hAnsi="Calibri" w:cs="Calibri"/>
          </w:rPr>
          <w:t xml:space="preserve"> – and unsurprising given the challenge of varied case study methods, locations and scales. </w:t>
        </w:r>
      </w:ins>
      <w:ins w:id="881" w:author="William Lamb" w:date="2018-11-13T12:58:00Z">
        <w:r w:rsidR="00EE3F4B">
          <w:rPr>
            <w:rFonts w:ascii="Calibri" w:eastAsia="Calibri" w:hAnsi="Calibri" w:cs="Calibri"/>
          </w:rPr>
          <w:t>Thus w</w:t>
        </w:r>
      </w:ins>
      <w:ins w:id="882" w:author="William Lamb" w:date="2018-11-12T22:32:00Z">
        <w:r w:rsidR="00B55215">
          <w:rPr>
            <w:rFonts w:ascii="Calibri" w:eastAsia="Calibri" w:hAnsi="Calibri" w:cs="Calibri"/>
          </w:rPr>
          <w:t xml:space="preserve">hile climate assessments </w:t>
        </w:r>
      </w:ins>
      <w:ins w:id="883" w:author="William Lamb" w:date="2018-11-16T12:57:00Z">
        <w:r>
          <w:rPr>
            <w:rFonts w:ascii="Calibri" w:eastAsia="Calibri" w:hAnsi="Calibri" w:cs="Calibri"/>
          </w:rPr>
          <w:t>are making</w:t>
        </w:r>
      </w:ins>
      <w:ins w:id="884" w:author="William Lamb" w:date="2018-11-12T22:32:00Z">
        <w:r w:rsidR="00B55215">
          <w:rPr>
            <w:rFonts w:ascii="Calibri" w:eastAsia="Calibri" w:hAnsi="Calibri" w:cs="Calibri"/>
          </w:rPr>
          <w:t xml:space="preserve"> progress towards aggregating knowledge on cities </w:t>
        </w:r>
        <w:r w:rsidR="00B55215">
          <w:rPr>
            <w:rFonts w:ascii="Calibri" w:eastAsia="Calibri" w:hAnsi="Calibri" w:cs="Calibri"/>
          </w:rPr>
          <w:fldChar w:fldCharType="begin" w:fldLock="1"/>
        </w:r>
      </w:ins>
      <w:r>
        <w:rPr>
          <w:rFonts w:ascii="Calibri" w:eastAsia="Calibri" w:hAnsi="Calibri" w:cs="Calibri"/>
        </w:rPr>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32,34,46&lt;/sup&gt;","plainTextFormattedCitation":"32,34,46","previouslyFormattedCitation":"&lt;sup&gt;32,34,46&lt;/sup&gt;"},"properties":{"noteIndex":0},"schema":"https://github.com/citation-style-language/schema/raw/master/csl-citation.json"}</w:instrText>
      </w:r>
      <w:ins w:id="885" w:author="William Lamb" w:date="2018-11-12T22:32:00Z">
        <w:r w:rsidR="00B55215">
          <w:rPr>
            <w:rFonts w:ascii="Calibri" w:eastAsia="Calibri" w:hAnsi="Calibri" w:cs="Calibri"/>
          </w:rPr>
          <w:fldChar w:fldCharType="separate"/>
        </w:r>
      </w:ins>
      <w:r w:rsidR="00EE7423" w:rsidRPr="00EE7423">
        <w:rPr>
          <w:rFonts w:ascii="Calibri" w:eastAsia="Calibri" w:hAnsi="Calibri" w:cs="Calibri"/>
          <w:noProof/>
          <w:vertAlign w:val="superscript"/>
        </w:rPr>
        <w:t>32,34,46</w:t>
      </w:r>
      <w:ins w:id="886" w:author="William Lamb" w:date="2018-11-12T22:32:00Z">
        <w:r w:rsidR="00B55215">
          <w:rPr>
            <w:rFonts w:ascii="Calibri" w:eastAsia="Calibri" w:hAnsi="Calibri" w:cs="Calibri"/>
          </w:rPr>
          <w:fldChar w:fldCharType="end"/>
        </w:r>
        <w:r w:rsidR="00B55215">
          <w:rPr>
            <w:rFonts w:ascii="Calibri" w:eastAsia="Calibri" w:hAnsi="Calibri" w:cs="Calibri"/>
          </w:rPr>
          <w:t xml:space="preserve">, a crucial layer of </w:t>
        </w:r>
      </w:ins>
      <w:ins w:id="887" w:author="William Lamb" w:date="2018-11-13T13:20:00Z">
        <w:r w:rsidR="000458BE">
          <w:rPr>
            <w:rFonts w:ascii="Calibri" w:eastAsia="Calibri" w:hAnsi="Calibri" w:cs="Calibri"/>
          </w:rPr>
          <w:t xml:space="preserve">evidence synthesis </w:t>
        </w:r>
      </w:ins>
      <w:ins w:id="888" w:author="William Lamb" w:date="2018-11-12T22:32:00Z">
        <w:r w:rsidR="00B55215">
          <w:rPr>
            <w:rFonts w:ascii="Calibri" w:eastAsia="Calibri" w:hAnsi="Calibri" w:cs="Calibri"/>
          </w:rPr>
          <w:t xml:space="preserve">appears to be missing. </w:t>
        </w:r>
      </w:ins>
      <w:ins w:id="889" w:author="William Lamb" w:date="2018-11-16T12:58:00Z">
        <w:r>
          <w:rPr>
            <w:rFonts w:ascii="Calibri" w:eastAsia="Calibri" w:hAnsi="Calibri" w:cs="Calibri"/>
          </w:rPr>
          <w:t xml:space="preserve">Again, an important starting point in this regard is detailed systematic maps of the available evidence, in order to identify sets of studies that can be meaningfully compared and aggregated </w:t>
        </w:r>
      </w:ins>
      <w:ins w:id="890" w:author="William Lamb" w:date="2018-11-16T12:59:00Z">
        <w:r>
          <w:rPr>
            <w:rFonts w:ascii="Calibri" w:eastAsia="Calibri" w:hAnsi="Calibri" w:cs="Calibri"/>
          </w:rPr>
          <w:fldChar w:fldCharType="begin" w:fldLock="1"/>
        </w:r>
      </w:ins>
      <w:r>
        <w:rPr>
          <w:rFonts w:ascii="Calibri" w:eastAsia="Calibri" w:hAnsi="Calibri" w:cs="Calibri"/>
        </w:rPr>
        <w: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47&lt;/sup&gt;","plainTextFormattedCitation":"47","previouslyFormattedCitation":"&lt;sup&gt;47&lt;/sup&gt;"},"properties":{"noteIndex":0},"schema":"https://github.com/citation-style-language/schema/raw/master/csl-citation.json"}</w:instrText>
      </w:r>
      <w:r>
        <w:rPr>
          <w:rFonts w:ascii="Calibri" w:eastAsia="Calibri" w:hAnsi="Calibri" w:cs="Calibri"/>
        </w:rPr>
        <w:fldChar w:fldCharType="separate"/>
      </w:r>
      <w:r w:rsidRPr="002D136F">
        <w:rPr>
          <w:rFonts w:ascii="Calibri" w:eastAsia="Calibri" w:hAnsi="Calibri" w:cs="Calibri"/>
          <w:noProof/>
          <w:vertAlign w:val="superscript"/>
        </w:rPr>
        <w:t>47</w:t>
      </w:r>
      <w:ins w:id="891" w:author="William Lamb" w:date="2018-11-16T12:59:00Z">
        <w:r>
          <w:rPr>
            <w:rFonts w:ascii="Calibri" w:eastAsia="Calibri" w:hAnsi="Calibri" w:cs="Calibri"/>
          </w:rPr>
          <w:fldChar w:fldCharType="end"/>
        </w:r>
      </w:ins>
      <w:ins w:id="892" w:author="William Lamb" w:date="2018-11-16T12:58:00Z">
        <w:r>
          <w:rPr>
            <w:rFonts w:ascii="Calibri" w:eastAsia="Calibri" w:hAnsi="Calibri" w:cs="Calibri"/>
          </w:rPr>
          <w:t>.</w:t>
        </w:r>
      </w:ins>
      <w:ins w:id="893" w:author="William Lamb" w:date="2018-11-16T13:00:00Z">
        <w:r>
          <w:rPr>
            <w:rFonts w:ascii="Calibri" w:eastAsia="Calibri" w:hAnsi="Calibri" w:cs="Calibri"/>
          </w:rPr>
          <w:t xml:space="preserve"> But more than this, new innovations are needed in </w:t>
        </w:r>
      </w:ins>
      <w:ins w:id="894" w:author="William Lamb" w:date="2018-11-16T13:01:00Z">
        <w:r>
          <w:rPr>
            <w:rFonts w:ascii="Calibri" w:eastAsia="Calibri" w:hAnsi="Calibri" w:cs="Calibri"/>
          </w:rPr>
          <w:t>knowledge synthesis to make best use of the extant case study literature.</w:t>
        </w:r>
      </w:ins>
    </w:p>
    <w:p w14:paraId="797CD5DC" w14:textId="214E52E9" w:rsidR="00B60EC4" w:rsidRDefault="00B60EC4">
      <w:pPr>
        <w:pStyle w:val="Heading2"/>
        <w:spacing w:line="480" w:lineRule="auto"/>
        <w:rPr>
          <w:ins w:id="895" w:author="William Lamb" w:date="2018-11-16T13:02:00Z"/>
        </w:rPr>
        <w:pPrChange w:id="896" w:author="William Lamb" w:date="2018-11-14T11:57:00Z">
          <w:pPr>
            <w:spacing w:line="480" w:lineRule="auto"/>
          </w:pPr>
        </w:pPrChange>
      </w:pPr>
      <w:ins w:id="897" w:author="William Lamb" w:date="2018-11-09T11:07:00Z">
        <w:r w:rsidRPr="00B60EC4">
          <w:t xml:space="preserve">Bridging </w:t>
        </w:r>
      </w:ins>
      <w:ins w:id="898" w:author="William Lamb" w:date="2018-11-12T14:51:00Z">
        <w:r w:rsidR="00C93202">
          <w:t xml:space="preserve">urban </w:t>
        </w:r>
      </w:ins>
      <w:ins w:id="899" w:author="William Lamb" w:date="2018-11-16T13:51:00Z">
        <w:r w:rsidR="006D30F4">
          <w:t>typologies</w:t>
        </w:r>
      </w:ins>
      <w:ins w:id="900" w:author="William Lamb" w:date="2018-11-09T11:07:00Z">
        <w:r w:rsidRPr="00B60EC4">
          <w:t xml:space="preserve"> and case study evidence</w:t>
        </w:r>
      </w:ins>
    </w:p>
    <w:p w14:paraId="0F833CC9" w14:textId="642521AA" w:rsidR="002D136F" w:rsidRPr="00B15A24" w:rsidRDefault="00B23EBC">
      <w:pPr>
        <w:spacing w:line="480" w:lineRule="auto"/>
        <w:rPr>
          <w:ins w:id="901" w:author="William Lamb" w:date="2018-11-16T13:07:00Z"/>
        </w:rPr>
      </w:pPr>
      <w:ins w:id="902" w:author="William Lamb" w:date="2018-11-16T13:07:00Z">
        <w:r>
          <w:t xml:space="preserve">Typologies are an important feature of urban sustainability research. </w:t>
        </w:r>
      </w:ins>
      <w:ins w:id="903" w:author="William Lamb" w:date="2018-11-16T13:09:00Z">
        <w:r>
          <w:t>The categorisation of cities based on common features such as</w:t>
        </w:r>
      </w:ins>
      <w:ins w:id="904" w:author="William Lamb" w:date="2018-11-16T13:10:00Z">
        <w:r>
          <w:t xml:space="preserve"> urban form, socio-economic development, and governance or institutions </w:t>
        </w:r>
      </w:ins>
      <w:ins w:id="905" w:author="William Lamb" w:date="2018-11-16T13:09:00Z">
        <w:r>
          <w:t xml:space="preserve">has obvious </w:t>
        </w:r>
      </w:ins>
      <w:ins w:id="906" w:author="William Lamb" w:date="2018-11-16T13:11:00Z">
        <w:r>
          <w:t xml:space="preserve">applications for generalising </w:t>
        </w:r>
      </w:ins>
      <w:ins w:id="907" w:author="William Lamb" w:date="2018-11-16T13:12:00Z">
        <w:r w:rsidR="000E6B8F">
          <w:t>urban policy recommendations</w:t>
        </w:r>
      </w:ins>
      <w:ins w:id="908" w:author="William Lamb" w:date="2018-11-16T13:42:00Z">
        <w:r w:rsidR="003B0CEB">
          <w:t>.</w:t>
        </w:r>
        <w:r w:rsidR="002B1A6B">
          <w:t xml:space="preserve"> </w:t>
        </w:r>
      </w:ins>
      <w:ins w:id="909" w:author="William Lamb" w:date="2018-11-16T14:22:00Z">
        <w:r w:rsidR="003B0CEB">
          <w:t>S</w:t>
        </w:r>
      </w:ins>
      <w:ins w:id="910" w:author="William Lamb" w:date="2018-11-16T13:42:00Z">
        <w:r w:rsidR="002B1A6B">
          <w:t xml:space="preserve">imilar </w:t>
        </w:r>
      </w:ins>
      <w:ins w:id="911" w:author="William Lamb" w:date="2018-11-16T13:16:00Z">
        <w:r w:rsidR="000E6B8F">
          <w:t>structural conditions imply similar solution spaces.</w:t>
        </w:r>
      </w:ins>
      <w:ins w:id="912" w:author="William Lamb" w:date="2018-11-16T13:12:00Z">
        <w:r>
          <w:t xml:space="preserve"> </w:t>
        </w:r>
      </w:ins>
      <w:ins w:id="913" w:author="William Lamb" w:date="2018-11-16T13:37:00Z">
        <w:r w:rsidR="002B1A6B">
          <w:t>A</w:t>
        </w:r>
      </w:ins>
      <w:ins w:id="914" w:author="William Lamb" w:date="2018-11-16T13:42:00Z">
        <w:r w:rsidR="002B1A6B">
          <w:t xml:space="preserve"> good </w:t>
        </w:r>
      </w:ins>
      <w:ins w:id="915" w:author="William Lamb" w:date="2018-11-16T13:37:00Z">
        <w:r w:rsidR="002B1A6B">
          <w:t>example is t</w:t>
        </w:r>
      </w:ins>
      <w:ins w:id="916" w:author="William Lamb" w:date="2018-11-16T13:12:00Z">
        <w:r>
          <w:t xml:space="preserve">he Atkins </w:t>
        </w:r>
        <w:r>
          <w:rPr>
            <w:i/>
          </w:rPr>
          <w:t xml:space="preserve">Future Proofing Cities </w:t>
        </w:r>
      </w:ins>
      <w:ins w:id="917" w:author="William Lamb" w:date="2018-11-16T13:13:00Z">
        <w:r w:rsidRPr="00B23EBC">
          <w:rPr>
            <w:rPrChange w:id="918" w:author="William Lamb" w:date="2018-11-16T13:13:00Z">
              <w:rPr>
                <w:i/>
              </w:rPr>
            </w:rPrChange>
          </w:rPr>
          <w:t>report</w:t>
        </w:r>
      </w:ins>
      <w:ins w:id="919" w:author="William Lamb" w:date="2018-11-16T13:37:00Z">
        <w:r w:rsidR="002B1A6B">
          <w:t xml:space="preserve">, which </w:t>
        </w:r>
      </w:ins>
      <w:ins w:id="920" w:author="William Lamb" w:date="2018-11-16T13:13:00Z">
        <w:r>
          <w:t xml:space="preserve">groups 129 cities into </w:t>
        </w:r>
      </w:ins>
      <w:ins w:id="921" w:author="William Lamb" w:date="2018-11-16T13:12:00Z">
        <w:r>
          <w:t>5 different types based on qualitative criteria</w:t>
        </w:r>
      </w:ins>
      <w:ins w:id="922" w:author="William Lamb" w:date="2018-11-16T13:13:00Z">
        <w:r>
          <w:t xml:space="preserve">, </w:t>
        </w:r>
      </w:ins>
      <w:ins w:id="923" w:author="William Lamb" w:date="2018-11-16T13:14:00Z">
        <w:r w:rsidR="000E6B8F">
          <w:t>linking</w:t>
        </w:r>
        <w:r>
          <w:t xml:space="preserve"> </w:t>
        </w:r>
      </w:ins>
      <w:ins w:id="924" w:author="William Lamb" w:date="2018-11-16T13:13:00Z">
        <w:r>
          <w:t>this typology to more than 100 policy options (REFs).</w:t>
        </w:r>
      </w:ins>
      <w:ins w:id="925" w:author="William Lamb" w:date="2018-11-16T13:15:00Z">
        <w:r w:rsidR="000E6B8F">
          <w:t xml:space="preserve"> In the academic literature, </w:t>
        </w:r>
      </w:ins>
      <w:ins w:id="926" w:author="William Lamb" w:date="2018-11-16T13:24:00Z">
        <w:r w:rsidR="000E6B8F">
          <w:t xml:space="preserve">quantitative </w:t>
        </w:r>
      </w:ins>
      <w:ins w:id="927" w:author="William Lamb" w:date="2018-11-16T13:18:00Z">
        <w:r w:rsidR="000E6B8F">
          <w:t xml:space="preserve">urban </w:t>
        </w:r>
      </w:ins>
      <w:ins w:id="928" w:author="William Lamb" w:date="2018-11-16T13:15:00Z">
        <w:r w:rsidR="000E6B8F">
          <w:t xml:space="preserve">typologies </w:t>
        </w:r>
      </w:ins>
      <w:ins w:id="929" w:author="William Lamb" w:date="2018-11-16T13:18:00Z">
        <w:r w:rsidR="000E6B8F">
          <w:t>have</w:t>
        </w:r>
      </w:ins>
      <w:ins w:id="930" w:author="William Lamb" w:date="2018-11-16T13:37:00Z">
        <w:r w:rsidR="002B1A6B">
          <w:t xml:space="preserve"> also</w:t>
        </w:r>
      </w:ins>
      <w:ins w:id="931" w:author="William Lamb" w:date="2018-11-16T13:18:00Z">
        <w:r w:rsidR="000E6B8F">
          <w:t xml:space="preserve"> been developed </w:t>
        </w:r>
      </w:ins>
      <w:ins w:id="932" w:author="William Lamb" w:date="2018-11-16T13:15:00Z">
        <w:r w:rsidR="000E6B8F">
          <w:t xml:space="preserve">based on </w:t>
        </w:r>
      </w:ins>
      <w:ins w:id="933" w:author="William Lamb" w:date="2018-11-16T13:18:00Z">
        <w:r w:rsidR="000E6B8F">
          <w:t xml:space="preserve">spatial, crowdsourced and ‘big’ data </w:t>
        </w:r>
        <w:commentRangeStart w:id="934"/>
        <w:r w:rsidR="000E6B8F">
          <w:fldChar w:fldCharType="begin" w:fldLock="1"/>
        </w:r>
      </w:ins>
      <w:r w:rsidR="00274FC7">
        <w:instrText>ADDIN CSL_CITATION {"citationItems":[{"id":"ITEM-1","itemData":{"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Sustainability","id":"ITEM-1","issued":{"date-parts":[["0"]]},"title":"Upscaling urban data science for global climate solutions","type":"article-journal"},"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mendeley":{"formattedCitation":"&lt;sup&gt;4,28,48&lt;/sup&gt;","plainTextFormattedCitation":"4,28,48","previouslyFormattedCitation":"&lt;sup&gt;4,28,48&lt;/sup&gt;"},"properties":{"noteIndex":0},"schema":"https://github.com/citation-style-language/schema/raw/master/csl-citation.json"}</w:instrText>
      </w:r>
      <w:ins w:id="935" w:author="William Lamb" w:date="2018-11-16T13:18:00Z">
        <w:r w:rsidR="000E6B8F">
          <w:fldChar w:fldCharType="separate"/>
        </w:r>
      </w:ins>
      <w:r w:rsidR="00B15A24" w:rsidRPr="00B15A24">
        <w:rPr>
          <w:noProof/>
          <w:vertAlign w:val="superscript"/>
        </w:rPr>
        <w:t>4,28,48</w:t>
      </w:r>
      <w:ins w:id="936" w:author="William Lamb" w:date="2018-11-16T13:18:00Z">
        <w:r w:rsidR="000E6B8F">
          <w:fldChar w:fldCharType="end"/>
        </w:r>
        <w:commentRangeEnd w:id="934"/>
        <w:r w:rsidR="000E6B8F">
          <w:rPr>
            <w:rStyle w:val="CommentReference"/>
          </w:rPr>
          <w:commentReference w:id="934"/>
        </w:r>
        <w:r w:rsidR="000E6B8F">
          <w:t>.</w:t>
        </w:r>
      </w:ins>
    </w:p>
    <w:p w14:paraId="16D4637F" w14:textId="12618AF7" w:rsidR="00B15A24" w:rsidRDefault="000E6B8F">
      <w:pPr>
        <w:spacing w:line="480" w:lineRule="auto"/>
        <w:rPr>
          <w:ins w:id="937" w:author="William Lamb" w:date="2018-11-16T13:47:00Z"/>
        </w:rPr>
      </w:pPr>
      <w:ins w:id="938" w:author="William Lamb" w:date="2018-11-16T13:14:00Z">
        <w:r>
          <w:t xml:space="preserve">Typologies are highly complementary with the case study method </w:t>
        </w:r>
        <w:r>
          <w:fldChar w:fldCharType="begin" w:fldLock="1"/>
        </w:r>
      </w:ins>
      <w:r w:rsidR="00274FC7">
        <w: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49&lt;/sup&gt;","plainTextFormattedCitation":"49","previouslyFormattedCitation":"&lt;sup&gt;49&lt;/sup&gt;"},"properties":{"noteIndex":0},"schema":"https://github.com/citation-style-language/schema/raw/master/csl-citation.json"}</w:instrText>
      </w:r>
      <w:ins w:id="939" w:author="William Lamb" w:date="2018-11-16T13:14:00Z">
        <w:r>
          <w:fldChar w:fldCharType="separate"/>
        </w:r>
      </w:ins>
      <w:r w:rsidR="00B15A24" w:rsidRPr="00B15A24">
        <w:rPr>
          <w:noProof/>
          <w:vertAlign w:val="superscript"/>
        </w:rPr>
        <w:t>49</w:t>
      </w:r>
      <w:ins w:id="940" w:author="William Lamb" w:date="2018-11-16T13:14:00Z">
        <w:r>
          <w:fldChar w:fldCharType="end"/>
        </w:r>
        <w:r>
          <w:t>.</w:t>
        </w:r>
      </w:ins>
      <w:ins w:id="941" w:author="William Lamb" w:date="2018-11-16T13:19:00Z">
        <w:r>
          <w:t xml:space="preserve"> </w:t>
        </w:r>
      </w:ins>
      <w:ins w:id="942" w:author="William Lamb" w:date="2018-11-16T13:23:00Z">
        <w:r>
          <w:t>They narrow the universe of cases that can be meaningfully compared</w:t>
        </w:r>
      </w:ins>
      <w:ins w:id="943" w:author="William Lamb" w:date="2018-11-16T13:25:00Z">
        <w:r w:rsidR="00B15A24">
          <w:t>,</w:t>
        </w:r>
      </w:ins>
      <w:ins w:id="944" w:author="William Lamb" w:date="2018-11-16T13:26:00Z">
        <w:r w:rsidR="00B15A24">
          <w:t xml:space="preserve"> </w:t>
        </w:r>
      </w:ins>
      <w:ins w:id="945" w:author="William Lamb" w:date="2018-11-16T13:27:00Z">
        <w:r w:rsidR="00B15A24">
          <w:t>such that</w:t>
        </w:r>
      </w:ins>
      <w:ins w:id="946" w:author="William Lamb" w:date="2018-11-16T13:26:00Z">
        <w:r w:rsidR="00B15A24">
          <w:t xml:space="preserve"> detail</w:t>
        </w:r>
      </w:ins>
      <w:ins w:id="947" w:author="William Lamb" w:date="2018-11-16T13:27:00Z">
        <w:r w:rsidR="00B15A24">
          <w:t>ed</w:t>
        </w:r>
      </w:ins>
      <w:ins w:id="948" w:author="William Lamb" w:date="2018-11-16T13:26:00Z">
        <w:r w:rsidR="00B15A24">
          <w:t xml:space="preserve"> case studies on specific types </w:t>
        </w:r>
      </w:ins>
      <w:ins w:id="949" w:author="William Lamb" w:date="2018-11-16T13:28:00Z">
        <w:r w:rsidR="00B15A24">
          <w:t xml:space="preserve">of cities </w:t>
        </w:r>
      </w:ins>
      <w:ins w:id="950" w:author="William Lamb" w:date="2018-11-16T13:27:00Z">
        <w:r w:rsidR="00B15A24">
          <w:t>can</w:t>
        </w:r>
      </w:ins>
      <w:ins w:id="951" w:author="William Lamb" w:date="2018-11-16T13:28:00Z">
        <w:r w:rsidR="00B15A24">
          <w:t xml:space="preserve"> be generalised to a wider set of </w:t>
        </w:r>
      </w:ins>
      <w:ins w:id="952" w:author="William Lamb" w:date="2018-11-16T14:23:00Z">
        <w:r w:rsidR="003B0CEB">
          <w:t>shared</w:t>
        </w:r>
      </w:ins>
      <w:ins w:id="953" w:author="William Lamb" w:date="2018-11-16T13:28:00Z">
        <w:r w:rsidR="00B15A24">
          <w:t xml:space="preserve"> contexts</w:t>
        </w:r>
      </w:ins>
      <w:ins w:id="954" w:author="William Lamb" w:date="2018-11-16T13:26:00Z">
        <w:r w:rsidR="00B15A24">
          <w:t>.</w:t>
        </w:r>
      </w:ins>
      <w:ins w:id="955" w:author="William Lamb" w:date="2018-11-16T13:27:00Z">
        <w:r w:rsidR="00B15A24">
          <w:t xml:space="preserve"> </w:t>
        </w:r>
      </w:ins>
      <w:ins w:id="956" w:author="William Lamb" w:date="2018-11-16T13:30:00Z">
        <w:r w:rsidR="00B15A24">
          <w:t xml:space="preserve">This holds the </w:t>
        </w:r>
      </w:ins>
      <w:ins w:id="957" w:author="William Lamb" w:date="2018-11-16T13:31:00Z">
        <w:r w:rsidR="00B15A24">
          <w:t>promise of</w:t>
        </w:r>
      </w:ins>
      <w:ins w:id="958" w:author="William Lamb" w:date="2018-11-16T13:30:00Z">
        <w:r w:rsidR="00B15A24">
          <w:t xml:space="preserve"> stimulating learning within peer groups of cities</w:t>
        </w:r>
      </w:ins>
      <w:ins w:id="959" w:author="William Lamb" w:date="2018-11-16T13:31:00Z">
        <w:r w:rsidR="00B15A24">
          <w:t>, as was attempted in the Atkins report</w:t>
        </w:r>
      </w:ins>
      <w:ins w:id="960" w:author="William Lamb" w:date="2018-11-16T13:32:00Z">
        <w:r w:rsidR="00B15A24">
          <w:t xml:space="preserve"> and </w:t>
        </w:r>
      </w:ins>
      <w:ins w:id="961" w:author="William Lamb" w:date="2018-11-16T13:34:00Z">
        <w:r w:rsidR="00B15A24">
          <w:t xml:space="preserve">in similar efforts led by ICLEI, </w:t>
        </w:r>
      </w:ins>
      <w:ins w:id="962" w:author="William Lamb" w:date="2018-11-16T13:38:00Z">
        <w:r w:rsidR="002B1A6B">
          <w:t>where</w:t>
        </w:r>
      </w:ins>
      <w:ins w:id="963" w:author="William Lamb" w:date="2018-11-16T13:43:00Z">
        <w:r w:rsidR="002B1A6B">
          <w:t xml:space="preserve"> cases on</w:t>
        </w:r>
      </w:ins>
      <w:ins w:id="964" w:author="William Lamb" w:date="2018-11-16T13:38:00Z">
        <w:r w:rsidR="002B1A6B">
          <w:t xml:space="preserve"> </w:t>
        </w:r>
      </w:ins>
      <w:ins w:id="965" w:author="William Lamb" w:date="2018-11-16T13:34:00Z">
        <w:r w:rsidR="00B15A24">
          <w:t xml:space="preserve">infrastructure transitions </w:t>
        </w:r>
      </w:ins>
      <w:ins w:id="966" w:author="William Lamb" w:date="2018-11-16T14:23:00Z">
        <w:r w:rsidR="003B0CEB">
          <w:t xml:space="preserve">have been </w:t>
        </w:r>
      </w:ins>
      <w:ins w:id="967" w:author="William Lamb" w:date="2018-11-16T13:38:00Z">
        <w:r w:rsidR="002B1A6B">
          <w:t xml:space="preserve">assessed </w:t>
        </w:r>
      </w:ins>
      <w:ins w:id="968" w:author="William Lamb" w:date="2018-11-16T13:39:00Z">
        <w:r w:rsidR="002B1A6B">
          <w:t>for</w:t>
        </w:r>
      </w:ins>
      <w:ins w:id="969" w:author="William Lamb" w:date="2018-11-16T13:34:00Z">
        <w:r w:rsidR="00B15A24">
          <w:t xml:space="preserve"> post-industrial cities </w:t>
        </w:r>
        <w:r w:rsidR="00B15A24">
          <w:fldChar w:fldCharType="begin" w:fldLock="1"/>
        </w:r>
      </w:ins>
      <w:r w:rsidR="00274FC7">
        <w:instrText>ADDIN CSL_CITATION {"citationItems":[{"id":"ITEM-1","itemData":{"author":[{"dropping-particle":"","family":"ICLEI","given":"","non-dropping-particle":"","parse-names":false,"suffix":""}],"id":"ITEM-1","issued":{"date-parts":[["2018"]]},"publisher-place":"Bonn","title":"Urban transition insights from industrial legacy cities","type":"report"},"uris":["http://www.mendeley.com/documents/?uuid=cb43e64b-3079-4b41-b526-2d05244f5ac4"]}],"mendeley":{"formattedCitation":"&lt;sup&gt;23&lt;/sup&gt;","plainTextFormattedCitation":"23","previouslyFormattedCitation":"&lt;sup&gt;23&lt;/sup&gt;"},"properties":{"noteIndex":0},"schema":"https://github.com/citation-style-language/schema/raw/master/csl-citation.json"}</w:instrText>
      </w:r>
      <w:r w:rsidR="00B15A24">
        <w:fldChar w:fldCharType="separate"/>
      </w:r>
      <w:r w:rsidR="00B15A24" w:rsidRPr="00B15A24">
        <w:rPr>
          <w:noProof/>
          <w:vertAlign w:val="superscript"/>
        </w:rPr>
        <w:t>23</w:t>
      </w:r>
      <w:ins w:id="970" w:author="William Lamb" w:date="2018-11-16T13:34:00Z">
        <w:r w:rsidR="00B15A24">
          <w:fldChar w:fldCharType="end"/>
        </w:r>
        <w:r w:rsidR="00B15A24">
          <w:t>.</w:t>
        </w:r>
      </w:ins>
      <w:ins w:id="971" w:author="William Lamb" w:date="2018-11-16T13:36:00Z">
        <w:r w:rsidR="002B1A6B">
          <w:t xml:space="preserve"> </w:t>
        </w:r>
      </w:ins>
      <w:ins w:id="972" w:author="William Lamb" w:date="2018-11-16T13:39:00Z">
        <w:r w:rsidR="002B1A6B">
          <w:t xml:space="preserve">Linking together detailed case studies within a typology framework </w:t>
        </w:r>
      </w:ins>
      <w:ins w:id="973" w:author="William Lamb" w:date="2018-11-16T13:40:00Z">
        <w:r w:rsidR="002B1A6B">
          <w:t>therefore</w:t>
        </w:r>
      </w:ins>
      <w:ins w:id="974" w:author="William Lamb" w:date="2018-11-16T13:39:00Z">
        <w:r w:rsidR="002B1A6B">
          <w:t xml:space="preserve"> allows a series of policy relevant questions to be asked, such as:</w:t>
        </w:r>
      </w:ins>
      <w:ins w:id="975" w:author="William Lamb" w:date="2018-11-16T13:37:00Z">
        <w:r w:rsidR="002B1A6B">
          <w:t xml:space="preserve"> what structural urban conditions shape energy demand? Within relevant peer groups, what intervention points exist for reducing energy demand in the short, </w:t>
        </w:r>
        <w:r w:rsidR="002B1A6B">
          <w:lastRenderedPageBreak/>
          <w:t>medium and long term? Within relevant peer groups, which cities have enacted climate policies, were they successful, and why?</w:t>
        </w:r>
      </w:ins>
    </w:p>
    <w:p w14:paraId="1A43638E" w14:textId="6ED1E53E" w:rsidR="00EE7423" w:rsidDel="000E6B8F" w:rsidRDefault="008F54E6" w:rsidP="00EE7423">
      <w:pPr>
        <w:spacing w:line="480" w:lineRule="auto"/>
        <w:rPr>
          <w:del w:id="976" w:author="William Lamb" w:date="2018-11-16T13:19:00Z"/>
          <w:moveTo w:id="977" w:author="William Lamb" w:date="2018-11-16T11:47:00Z"/>
        </w:rPr>
      </w:pPr>
      <w:moveToRangeStart w:id="978" w:author="William Lamb" w:date="2018-11-14T11:57:00Z" w:name="move529959979"/>
      <w:moveTo w:id="979" w:author="William Lamb" w:date="2018-11-14T11:57:00Z">
        <w:del w:id="980" w:author="William Lamb" w:date="2018-11-16T13:42:00Z">
          <w:r w:rsidDel="002B1A6B">
            <w:delText xml:space="preserve">Learning about urban climate solutions requires the scientific exploration of what policies and measures work, under what conditions, and why. Global, quantitative studies can elude to these questions in part </w:delText>
          </w:r>
          <w:r w:rsidDel="002B1A6B">
            <w:fldChar w:fldCharType="begin" w:fldLock="1"/>
          </w:r>
        </w:del>
      </w:moveTo>
      <w:del w:id="981" w:author="William Lamb" w:date="2018-11-16T13:42:00Z">
        <w:r w:rsidR="00B15A24" w:rsidDel="002B1A6B">
          <w:del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4,28,50&lt;/sup&gt;","plainTextFormattedCitation":"4,28,50","previouslyFormattedCitation":"&lt;sup&gt;4,28,48&lt;/sup&gt;"},"properties":{"noteIndex":0},"schema":"https://github.com/citation-style-language/schema/raw/master/csl-citation.json"}</w:delInstrText>
        </w:r>
      </w:del>
      <w:moveTo w:id="982" w:author="William Lamb" w:date="2018-11-14T11:57:00Z">
        <w:del w:id="983" w:author="William Lamb" w:date="2018-11-16T13:42:00Z">
          <w:r w:rsidDel="002B1A6B">
            <w:fldChar w:fldCharType="separate"/>
          </w:r>
        </w:del>
      </w:moveTo>
      <w:del w:id="984" w:author="William Lamb" w:date="2018-11-16T13:42:00Z">
        <w:r w:rsidR="00B15A24" w:rsidRPr="00B15A24" w:rsidDel="002B1A6B">
          <w:rPr>
            <w:noProof/>
            <w:vertAlign w:val="superscript"/>
          </w:rPr>
          <w:delText>4,28,50</w:delText>
        </w:r>
      </w:del>
      <w:moveTo w:id="985" w:author="William Lamb" w:date="2018-11-14T11:57:00Z">
        <w:del w:id="986" w:author="William Lamb" w:date="2018-11-16T13:42:00Z">
          <w:r w:rsidDel="002B1A6B">
            <w:fldChar w:fldCharType="end"/>
          </w:r>
          <w:r w:rsidDel="002B1A6B">
            <w:delText>. But for many mitigation topics, more fine-grained approaches are needed, particularly when it comes to the social and political economic conditions that hinder and shape reforms on the ground</w:delText>
          </w:r>
        </w:del>
      </w:moveTo>
      <w:moveToRangeStart w:id="987" w:author="William Lamb" w:date="2018-11-14T13:17:00Z" w:name="move529964767"/>
      <w:moveToRangeEnd w:id="978"/>
      <w:moveTo w:id="988" w:author="William Lamb" w:date="2018-11-14T13:17:00Z">
        <w:del w:id="989" w:author="William Lamb" w:date="2018-11-16T13:42:00Z">
          <w:r w:rsidR="00890069" w:rsidDel="002B1A6B">
            <w:delText xml:space="preserve">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 (see </w:delText>
          </w:r>
          <w:r w:rsidR="00890069" w:rsidDel="002B1A6B">
            <w:fldChar w:fldCharType="begin" w:fldLock="1"/>
          </w:r>
        </w:del>
      </w:moveTo>
      <w:del w:id="990" w:author="William Lamb" w:date="2018-11-16T13:42:00Z">
        <w:r w:rsidR="002D136F" w:rsidDel="002B1A6B">
          <w:del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mendeley":{"formattedCitation":"&lt;sup&gt;37&lt;/sup&gt;","plainTextFormattedCitation":"37","previouslyFormattedCitation":"&lt;sup&gt;37&lt;/sup&gt;"},"properties":{"noteIndex":0},"schema":"https://github.com/citation-style-language/schema/raw/master/csl-citation.json"}</w:delInstrText>
        </w:r>
      </w:del>
      <w:moveTo w:id="991" w:author="William Lamb" w:date="2018-11-14T13:17:00Z">
        <w:del w:id="992" w:author="William Lamb" w:date="2018-11-16T13:42:00Z">
          <w:r w:rsidR="00890069" w:rsidDel="002B1A6B">
            <w:fldChar w:fldCharType="separate"/>
          </w:r>
        </w:del>
      </w:moveTo>
      <w:del w:id="993" w:author="William Lamb" w:date="2018-11-16T13:42:00Z">
        <w:r w:rsidR="00EE7423" w:rsidRPr="00EE7423" w:rsidDel="002B1A6B">
          <w:rPr>
            <w:noProof/>
            <w:vertAlign w:val="superscript"/>
          </w:rPr>
          <w:delText>37</w:delText>
        </w:r>
      </w:del>
      <w:moveTo w:id="994" w:author="William Lamb" w:date="2018-11-14T13:17:00Z">
        <w:del w:id="995" w:author="William Lamb" w:date="2018-11-16T13:42:00Z">
          <w:r w:rsidR="00890069" w:rsidDel="002B1A6B">
            <w:fldChar w:fldCharType="end"/>
          </w:r>
          <w:r w:rsidR="00890069" w:rsidDel="002B1A6B">
            <w:delText xml:space="preserve"> for an overview).</w:delText>
          </w:r>
        </w:del>
      </w:moveTo>
      <w:moveToRangeStart w:id="996" w:author="William Lamb" w:date="2018-11-16T11:47:00Z" w:name="move530132207"/>
      <w:moveToRangeEnd w:id="987"/>
      <w:commentRangeStart w:id="997"/>
      <w:moveTo w:id="998" w:author="William Lamb" w:date="2018-11-16T11:47:00Z">
        <w:del w:id="999" w:author="William Lamb" w:date="2018-11-16T13:19:00Z">
          <w:r w:rsidR="00EE7423" w:rsidDel="000E6B8F">
            <w:delText xml:space="preserve">Atkins surveyed mitigation and adaptation in 129 cities for the </w:delText>
          </w:r>
          <w:r w:rsidR="00EE7423" w:rsidRPr="00E718F5" w:rsidDel="000E6B8F">
            <w:rPr>
              <w:i/>
            </w:rPr>
            <w:delText>Future Proofing Cities</w:delText>
          </w:r>
          <w:r w:rsidR="00EE7423" w:rsidDel="000E6B8F">
            <w:delText xml:space="preserve"> report (</w:delText>
          </w:r>
          <w:r w:rsidR="00EE7423" w:rsidRPr="00E718F5" w:rsidDel="000E6B8F">
            <w:rPr>
              <w:highlight w:val="yellow"/>
            </w:rPr>
            <w:delText>REFs</w:delText>
          </w:r>
          <w:r w:rsidR="00EE7423" w:rsidDel="000E6B8F">
            <w:delText xml:space="preserve">), identifying a typology of 5 different types of cities differentiating between their climate-related challenges. Notably, the report links the typology to more than 100 policy options making it directly relevant to urban policy makers. Assessments such as these are missing in the peer-reviewed literature. </w:delText>
          </w:r>
          <w:commentRangeEnd w:id="997"/>
          <w:r w:rsidR="00EE7423" w:rsidDel="000E6B8F">
            <w:rPr>
              <w:rStyle w:val="CommentReference"/>
            </w:rPr>
            <w:commentReference w:id="997"/>
          </w:r>
        </w:del>
      </w:moveTo>
    </w:p>
    <w:p w14:paraId="6DCC1C15" w14:textId="07E0378E" w:rsidR="00FD03C6" w:rsidRPr="00FD03C6" w:rsidDel="00B60EC4" w:rsidRDefault="00890069">
      <w:pPr>
        <w:spacing w:line="480" w:lineRule="auto"/>
        <w:rPr>
          <w:del w:id="1000" w:author="William Lamb" w:date="2018-11-09T11:08:00Z"/>
        </w:rPr>
      </w:pPr>
      <w:moveToRangeStart w:id="1001" w:author="William Lamb" w:date="2018-11-14T13:17:00Z" w:name="move529964798"/>
      <w:moveToRangeEnd w:id="996"/>
      <w:moveTo w:id="1002" w:author="William Lamb" w:date="2018-11-14T13:17:00Z">
        <w:del w:id="1003" w:author="William Lamb" w:date="2018-11-16T13:41:00Z">
          <w:r w:rsidDel="002B1A6B">
            <w:delText>They would have the potential to directly engage municipal stakeholders, integrating prioritised agendas (such as the sustainable development goals) and enhancing the quality of urban science-policy advice (as is common in evidence-based policy approaches). Above all, such reviews would build a more comprehensive picture of mitigation challenges and prospects faced in specific cities, hedging against narrow anecdotes and underlining the trade-offs that often accompany successes.</w:delText>
          </w:r>
        </w:del>
      </w:moveTo>
      <w:moveToRangeStart w:id="1004" w:author="William Lamb" w:date="2018-11-14T13:18:00Z" w:name="move529964813"/>
      <w:moveToRangeEnd w:id="1001"/>
      <w:moveTo w:id="1005" w:author="William Lamb" w:date="2018-11-14T13:18:00Z">
        <w:del w:id="1006" w:author="William Lamb" w:date="2018-11-16T13:42:00Z">
          <w:r w:rsidDel="002B1A6B">
            <w:delText>Yet, many cities have little or no scientific evidence at their disposable to guide informed policies on urban climate solutions. Worse, decision makers in cities may have no idea who their relevant peers are to learn from.</w:delText>
          </w:r>
        </w:del>
      </w:moveTo>
      <w:moveToRangeEnd w:id="1004"/>
      <w:del w:id="1007" w:author="William Lamb" w:date="2018-10-30T12:24:00Z">
        <w:r w:rsidR="00FD03C6" w:rsidDel="00FA7306">
          <w:delText xml:space="preserve"> In addition, the overall focus on demand-side issues suggests this will </w:delText>
        </w:r>
        <w:r w:rsidR="00FD03C6" w:rsidDel="00FA7306">
          <w:rPr>
            <w:rFonts w:ascii="Calibri" w:eastAsia="Calibri" w:hAnsi="Calibri" w:cs="Calibri"/>
          </w:rPr>
          <w:delText>be an important evidence base for the upcoming demand chapter of the IPCC 6</w:delText>
        </w:r>
        <w:r w:rsidR="00FD03C6" w:rsidRPr="009A032A" w:rsidDel="00FA7306">
          <w:rPr>
            <w:rFonts w:ascii="Calibri" w:eastAsia="Calibri" w:hAnsi="Calibri" w:cs="Calibri"/>
            <w:vertAlign w:val="superscript"/>
          </w:rPr>
          <w:delText>th</w:delText>
        </w:r>
        <w:r w:rsidR="00FD03C6" w:rsidDel="00FA7306">
          <w:rPr>
            <w:rFonts w:ascii="Calibri" w:eastAsia="Calibri" w:hAnsi="Calibri" w:cs="Calibri"/>
          </w:rPr>
          <w:delText xml:space="preserve"> Assessment Report </w:delText>
        </w:r>
        <w:r w:rsidR="00FD03C6" w:rsidDel="00FA7306">
          <w:rPr>
            <w:rFonts w:ascii="Calibri" w:eastAsia="Calibri" w:hAnsi="Calibri" w:cs="Calibri"/>
          </w:rPr>
          <w:fldChar w:fldCharType="begin" w:fldLock="1"/>
        </w:r>
        <w:r w:rsidR="00745665" w:rsidRPr="00333822" w:rsidDel="00FA7306">
          <w:rPr>
            <w:rFonts w:ascii="Calibri" w:eastAsia="Calibri" w:hAnsi="Calibri" w:cs="Calibri"/>
          </w:rPr>
          <w:del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delInstrText>
        </w:r>
        <w:r w:rsidR="00FD03C6" w:rsidDel="00FA7306">
          <w:rPr>
            <w:rFonts w:ascii="Calibri" w:eastAsia="Calibri" w:hAnsi="Calibri" w:cs="Calibri"/>
          </w:rPr>
          <w:fldChar w:fldCharType="separate"/>
        </w:r>
        <w:r w:rsidR="006763E3" w:rsidRPr="00BC692C" w:rsidDel="00FA7306">
          <w:rPr>
            <w:rFonts w:ascii="Calibri" w:eastAsia="Calibri" w:hAnsi="Calibri" w:cs="Calibri"/>
            <w:noProof/>
            <w:vertAlign w:val="superscript"/>
          </w:rPr>
          <w:delText>13</w:delText>
        </w:r>
        <w:r w:rsidR="00FD03C6" w:rsidDel="00FA7306">
          <w:rPr>
            <w:rFonts w:ascii="Calibri" w:eastAsia="Calibri" w:hAnsi="Calibri" w:cs="Calibri"/>
          </w:rPr>
          <w:fldChar w:fldCharType="end"/>
        </w:r>
        <w:r w:rsidR="00FD03C6" w:rsidDel="00FA7306">
          <w:rPr>
            <w:rFonts w:ascii="Calibri" w:eastAsia="Calibri" w:hAnsi="Calibri" w:cs="Calibri"/>
          </w:rPr>
          <w:delText>.</w:delText>
        </w:r>
      </w:del>
    </w:p>
    <w:p w14:paraId="716C5BAC" w14:textId="32483DFA" w:rsidR="00840FBF" w:rsidRPr="00333822" w:rsidDel="000458BE" w:rsidRDefault="00FB38A3">
      <w:pPr>
        <w:spacing w:line="480" w:lineRule="auto"/>
        <w:rPr>
          <w:del w:id="1008" w:author="William Lamb" w:date="2018-11-13T13:16:00Z"/>
          <w:rPrChange w:id="1009" w:author="William Lamb" w:date="2018-11-08T13:50:00Z">
            <w:rPr>
              <w:del w:id="1010" w:author="William Lamb" w:date="2018-11-13T13:16:00Z"/>
              <w:rFonts w:eastAsia="Calibri"/>
            </w:rPr>
          </w:rPrChange>
        </w:rPr>
        <w:pPrChange w:id="1011" w:author="William Lamb" w:date="2018-11-13T13:16:00Z">
          <w:pPr>
            <w:pStyle w:val="Heading2"/>
          </w:pPr>
        </w:pPrChange>
      </w:pPr>
      <w:del w:id="1012" w:author="William Lamb" w:date="2018-11-08T13:48:00Z">
        <w:r w:rsidDel="00333822">
          <w:rPr>
            <w:rFonts w:eastAsia="Calibri"/>
          </w:rPr>
          <w:delText>Limited</w:delText>
        </w:r>
        <w:r w:rsidR="00365706" w:rsidDel="00333822">
          <w:rPr>
            <w:rFonts w:eastAsia="Calibri"/>
          </w:rPr>
          <w:delText xml:space="preserve"> efforts </w:delText>
        </w:r>
      </w:del>
      <w:del w:id="1013" w:author="William Lamb" w:date="2018-11-09T11:08:00Z">
        <w:r w:rsidR="00365706" w:rsidDel="00B60EC4">
          <w:rPr>
            <w:rFonts w:eastAsia="Calibri"/>
          </w:rPr>
          <w:delText xml:space="preserve">to </w:delText>
        </w:r>
        <w:r w:rsidDel="00B60EC4">
          <w:rPr>
            <w:rFonts w:eastAsia="Calibri"/>
          </w:rPr>
          <w:delText>learn from</w:delText>
        </w:r>
        <w:r w:rsidR="00365706" w:rsidDel="00B60EC4">
          <w:rPr>
            <w:rFonts w:eastAsia="Calibri"/>
          </w:rPr>
          <w:delText xml:space="preserve"> case study evidence</w:delText>
        </w:r>
      </w:del>
    </w:p>
    <w:p w14:paraId="3741BD9E" w14:textId="5B3678E0" w:rsidR="002C4A72" w:rsidDel="000458BE" w:rsidRDefault="003B0BDE" w:rsidP="000458BE">
      <w:pPr>
        <w:spacing w:line="480" w:lineRule="auto"/>
        <w:rPr>
          <w:del w:id="1014" w:author="William Lamb" w:date="2018-11-13T13:16:00Z"/>
          <w:rFonts w:ascii="Calibri" w:eastAsia="Calibri" w:hAnsi="Calibri" w:cs="Calibri"/>
        </w:rPr>
      </w:pPr>
      <w:del w:id="1015" w:author="William Lamb" w:date="2018-11-13T13:16:00Z">
        <w:r w:rsidDel="000458BE">
          <w:rPr>
            <w:rFonts w:ascii="Calibri" w:eastAsia="Calibri" w:hAnsi="Calibri" w:cs="Calibri"/>
          </w:rPr>
          <w:delText xml:space="preserve">Learning from case study evidence requires moving beyond single </w:delText>
        </w:r>
        <w:r w:rsidR="00361C4B" w:rsidDel="000458BE">
          <w:rPr>
            <w:rFonts w:ascii="Calibri" w:eastAsia="Calibri" w:hAnsi="Calibri" w:cs="Calibri"/>
          </w:rPr>
          <w:delText>cases</w:delText>
        </w:r>
        <w:r w:rsidDel="000458BE">
          <w:rPr>
            <w:rFonts w:ascii="Calibri" w:eastAsia="Calibri" w:hAnsi="Calibri" w:cs="Calibri"/>
          </w:rPr>
          <w:delText xml:space="preserve"> to examine and compare a wider set of contexts</w:delText>
        </w:r>
        <w:r w:rsidR="002C4A72" w:rsidDel="000458BE">
          <w:rPr>
            <w:rFonts w:ascii="Calibri" w:eastAsia="Calibri" w:hAnsi="Calibri" w:cs="Calibri"/>
          </w:rPr>
          <w:delText xml:space="preserve"> </w:delText>
        </w:r>
        <w:r w:rsidR="002C4A72" w:rsidDel="000458BE">
          <w:rPr>
            <w:rFonts w:ascii="Calibri" w:eastAsia="Calibri" w:hAnsi="Calibri" w:cs="Calibri"/>
          </w:rPr>
          <w:fldChar w:fldCharType="begin" w:fldLock="1"/>
        </w:r>
        <w:r w:rsidR="000708F6" w:rsidRPr="000458BE" w:rsidDel="000458BE">
          <w:rPr>
            <w:rFonts w:ascii="Calibri" w:eastAsia="Calibri" w:hAnsi="Calibri" w:cs="Calibri"/>
          </w:rPr>
          <w:del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delInstrText>
        </w:r>
        <w:r w:rsidR="002C4A72" w:rsidDel="000458BE">
          <w:rPr>
            <w:rFonts w:ascii="Calibri" w:eastAsia="Calibri" w:hAnsi="Calibri" w:cs="Calibri"/>
          </w:rPr>
          <w:fldChar w:fldCharType="separate"/>
        </w:r>
        <w:r w:rsidR="00EB245C" w:rsidRPr="000458BE" w:rsidDel="000458BE">
          <w:rPr>
            <w:rFonts w:ascii="Calibri" w:eastAsia="Calibri" w:hAnsi="Calibri" w:cs="Calibri"/>
            <w:noProof/>
            <w:vertAlign w:val="superscript"/>
          </w:rPr>
          <w:delText>14</w:delText>
        </w:r>
        <w:r w:rsidR="002C4A72" w:rsidDel="000458BE">
          <w:rPr>
            <w:rFonts w:ascii="Calibri" w:eastAsia="Calibri" w:hAnsi="Calibri" w:cs="Calibri"/>
          </w:rPr>
          <w:fldChar w:fldCharType="end"/>
        </w:r>
        <w:r w:rsidDel="000458BE">
          <w:rPr>
            <w:rFonts w:ascii="Calibri" w:eastAsia="Calibri" w:hAnsi="Calibri" w:cs="Calibri"/>
          </w:rPr>
          <w:delText xml:space="preserve">. </w:delText>
        </w:r>
        <w:r w:rsidR="002C4A72" w:rsidDel="000458BE">
          <w:rPr>
            <w:rFonts w:ascii="Calibri" w:eastAsia="Calibri" w:hAnsi="Calibri" w:cs="Calibri"/>
          </w:rPr>
          <w:delText xml:space="preserve">Many </w:delText>
        </w:r>
        <w:r w:rsidR="00FD03C6" w:rsidDel="000458BE">
          <w:rPr>
            <w:rFonts w:ascii="Calibri" w:eastAsia="Calibri" w:hAnsi="Calibri" w:cs="Calibri"/>
          </w:rPr>
          <w:delText xml:space="preserve">comparative </w:delText>
        </w:r>
        <w:r w:rsidR="002C4A72" w:rsidDel="000458BE">
          <w:rPr>
            <w:rFonts w:ascii="Calibri" w:eastAsia="Calibri" w:hAnsi="Calibri" w:cs="Calibri"/>
          </w:rPr>
          <w:delText>studies already perform this task</w:delText>
        </w:r>
        <w:r w:rsidR="00FD03C6" w:rsidDel="000458BE">
          <w:rPr>
            <w:rFonts w:ascii="Calibri" w:eastAsia="Calibri" w:hAnsi="Calibri" w:cs="Calibri"/>
          </w:rPr>
          <w:delText>,</w:delText>
        </w:r>
        <w:r w:rsidR="002C4A72" w:rsidDel="000458BE">
          <w:rPr>
            <w:rFonts w:ascii="Calibri" w:eastAsia="Calibri" w:hAnsi="Calibri" w:cs="Calibri"/>
          </w:rPr>
          <w:delText xml:space="preserve"> by contrasting two or more cases simultaneously</w:delText>
        </w:r>
        <w:r w:rsidR="00FD03C6" w:rsidDel="000458BE">
          <w:rPr>
            <w:rFonts w:ascii="Calibri" w:eastAsia="Calibri" w:hAnsi="Calibri" w:cs="Calibri"/>
          </w:rPr>
          <w:delText xml:space="preserve"> to draw </w:delText>
        </w:r>
        <w:r w:rsidR="002C4A72" w:rsidDel="000458BE">
          <w:rPr>
            <w:rFonts w:ascii="Calibri" w:eastAsia="Calibri" w:hAnsi="Calibri" w:cs="Calibri"/>
          </w:rPr>
          <w:delText xml:space="preserve">out </w:delText>
        </w:r>
        <w:r w:rsidR="00445F24" w:rsidDel="000458BE">
          <w:rPr>
            <w:rFonts w:ascii="Calibri" w:eastAsia="Calibri" w:hAnsi="Calibri" w:cs="Calibri"/>
          </w:rPr>
          <w:delText xml:space="preserve">the </w:delText>
        </w:r>
        <w:r w:rsidR="002C4A72" w:rsidDel="000458BE">
          <w:rPr>
            <w:rFonts w:ascii="Calibri" w:eastAsia="Calibri" w:hAnsi="Calibri" w:cs="Calibri"/>
          </w:rPr>
          <w:delText xml:space="preserve">variations </w:delText>
        </w:r>
        <w:r w:rsidR="00361C4B" w:rsidDel="000458BE">
          <w:rPr>
            <w:rFonts w:ascii="Calibri" w:eastAsia="Calibri" w:hAnsi="Calibri" w:cs="Calibri"/>
          </w:rPr>
          <w:delText>between cities in</w:delText>
        </w:r>
        <w:r w:rsidR="002C4A72" w:rsidDel="000458BE">
          <w:rPr>
            <w:rFonts w:ascii="Calibri" w:eastAsia="Calibri" w:hAnsi="Calibri" w:cs="Calibri"/>
          </w:rPr>
          <w:delText xml:space="preserve"> </w:delText>
        </w:r>
        <w:r w:rsidR="00361C4B" w:rsidDel="000458BE">
          <w:rPr>
            <w:rFonts w:ascii="Calibri" w:eastAsia="Calibri" w:hAnsi="Calibri" w:cs="Calibri"/>
          </w:rPr>
          <w:delText xml:space="preserve">terms of </w:delText>
        </w:r>
        <w:r w:rsidR="002C4A72" w:rsidDel="000458BE">
          <w:rPr>
            <w:rFonts w:ascii="Calibri" w:eastAsia="Calibri" w:hAnsi="Calibri" w:cs="Calibri"/>
          </w:rPr>
          <w:delText>emissions drivers</w:delText>
        </w:r>
        <w:r w:rsidR="00361C4B" w:rsidDel="000458BE">
          <w:rPr>
            <w:rFonts w:ascii="Calibri" w:eastAsia="Calibri" w:hAnsi="Calibri" w:cs="Calibri"/>
          </w:rPr>
          <w:delText xml:space="preserve"> or solutions</w:delText>
        </w:r>
        <w:r w:rsidR="002C4A72" w:rsidDel="000458BE">
          <w:rPr>
            <w:rFonts w:ascii="Calibri" w:eastAsia="Calibri" w:hAnsi="Calibri" w:cs="Calibri"/>
          </w:rPr>
          <w:delText xml:space="preserve">. A second route towards generalizable knowledge </w:delText>
        </w:r>
        <w:r w:rsidR="00361C4B" w:rsidDel="000458BE">
          <w:rPr>
            <w:rFonts w:ascii="Calibri" w:eastAsia="Calibri" w:hAnsi="Calibri" w:cs="Calibri"/>
          </w:rPr>
          <w:delText xml:space="preserve">comprises literature </w:delText>
        </w:r>
        <w:r w:rsidR="002C4A72" w:rsidDel="000458BE">
          <w:rPr>
            <w:rFonts w:ascii="Calibri" w:eastAsia="Calibri" w:hAnsi="Calibri" w:cs="Calibri"/>
          </w:rPr>
          <w:delText>reviews</w:delText>
        </w:r>
        <w:r w:rsidR="00361C4B" w:rsidDel="000458BE">
          <w:rPr>
            <w:rFonts w:ascii="Calibri" w:eastAsia="Calibri" w:hAnsi="Calibri" w:cs="Calibri"/>
          </w:rPr>
          <w:delText>. These typically take a narrative form to capture the breadth of available evidence, but can also involve secondary analysis on published</w:delText>
        </w:r>
        <w:r w:rsidR="00EB15FF" w:rsidDel="000458BE">
          <w:rPr>
            <w:rFonts w:ascii="Calibri" w:eastAsia="Calibri" w:hAnsi="Calibri" w:cs="Calibri"/>
          </w:rPr>
          <w:delText xml:space="preserve"> work</w:delText>
        </w:r>
        <w:r w:rsidR="00361C4B" w:rsidDel="000458BE">
          <w:rPr>
            <w:rFonts w:ascii="Calibri" w:eastAsia="Calibri" w:hAnsi="Calibri" w:cs="Calibri"/>
          </w:rPr>
          <w:delText>,</w:delText>
        </w:r>
        <w:r w:rsidR="00EB15FF" w:rsidDel="000458BE">
          <w:rPr>
            <w:rFonts w:ascii="Calibri" w:eastAsia="Calibri" w:hAnsi="Calibri" w:cs="Calibri"/>
          </w:rPr>
          <w:delText xml:space="preserve"> e.g. by</w:delText>
        </w:r>
        <w:r w:rsidR="00361C4B" w:rsidDel="000458BE">
          <w:rPr>
            <w:rFonts w:ascii="Calibri" w:eastAsia="Calibri" w:hAnsi="Calibri" w:cs="Calibri"/>
          </w:rPr>
          <w:delText xml:space="preserve"> systematically extracting </w:delText>
        </w:r>
        <w:r w:rsidR="00EB15FF" w:rsidDel="000458BE">
          <w:rPr>
            <w:rFonts w:ascii="Calibri" w:eastAsia="Calibri" w:hAnsi="Calibri" w:cs="Calibri"/>
          </w:rPr>
          <w:delText xml:space="preserve">information from cases to capture </w:delText>
        </w:r>
        <w:r w:rsidR="00361C4B" w:rsidDel="000458BE">
          <w:rPr>
            <w:rFonts w:ascii="Calibri" w:eastAsia="Calibri" w:hAnsi="Calibri" w:cs="Calibri"/>
          </w:rPr>
          <w:delText>variations across contexts.</w:delText>
        </w:r>
        <w:r w:rsidR="009233FD" w:rsidDel="000458BE">
          <w:rPr>
            <w:rFonts w:ascii="Calibri" w:eastAsia="Calibri" w:hAnsi="Calibri" w:cs="Calibri"/>
          </w:rPr>
          <w:delText xml:space="preserve"> Both approaches</w:delText>
        </w:r>
        <w:r w:rsidR="0049721F" w:rsidDel="000458BE">
          <w:rPr>
            <w:rFonts w:ascii="Calibri" w:eastAsia="Calibri" w:hAnsi="Calibri" w:cs="Calibri"/>
          </w:rPr>
          <w:delText xml:space="preserve"> are cornerstones for learning on cities and</w:delText>
        </w:r>
        <w:r w:rsidR="009233FD" w:rsidDel="000458BE">
          <w:rPr>
            <w:rFonts w:ascii="Calibri" w:eastAsia="Calibri" w:hAnsi="Calibri" w:cs="Calibri"/>
          </w:rPr>
          <w:delText xml:space="preserve"> have been extensively discussed in the </w:delText>
        </w:r>
        <w:r w:rsidR="00445F24" w:rsidDel="000458BE">
          <w:rPr>
            <w:rFonts w:ascii="Calibri" w:eastAsia="Calibri" w:hAnsi="Calibri" w:cs="Calibri"/>
          </w:rPr>
          <w:delText xml:space="preserve">wider </w:delText>
        </w:r>
        <w:r w:rsidR="009233FD" w:rsidDel="000458BE">
          <w:rPr>
            <w:rFonts w:ascii="Calibri" w:eastAsia="Calibri" w:hAnsi="Calibri" w:cs="Calibri"/>
          </w:rPr>
          <w:delText xml:space="preserve">methodological literature </w:delText>
        </w:r>
        <w:r w:rsidR="009233FD" w:rsidRPr="00D66384"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{"citationItems":[{"id":"ITEM-1","itemData":{"DOI":"10.1016/j.gloenvcha.2007.06.001","ISBN":"0959-3780","ISSN":"09593780","abstract":"As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 2007 Elsevier Ltd. All rights reserved.","author":[{"dropping-particle":"","family":"Rudel","given":"Thomas K.","non-dropping-particle":"","parse-names":false,"suffix":""}],"container-title":"Global Environmental Change","id":"ITEM-1","issue":"1","issued":{"date-parts":[["2008"]]},"page":"18-25","title":"Meta-analyses of case studies: A method for studying regional and global environmental change","type":"article-journal","volume":"18"},"uris":["http://www.mendeley.com/documents/?uuid=d9f2ccc1-10bd-4c0a-9323-8ae513734559"]},{"id":"ITEM-2","itemData":{"DOI":"http://dx.doi.org/10.1017/S0003055405051762","ISBN":"doi:10.1017/S0003055405051762","ISSN":"0003-0554","PMID":"17793584","abstract":"Despite repeated calls for the use of “mixed methods”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approaches.","author":[{"dropping-particle":"","family":"Lieberman","given":"Evan S","non-dropping-particle":"","parse-names":false,"suffix":""}],"container-title":"American Political Science Review","id":"ITEM-2","issue":"3","issued":{"date-parts":[["2005"]]},"page":"435-452","title":"Nested Analysis as a Mixed-Method Strategy for Comparative Research","type":"article-journal","volume":"99"},"uris":["http://www.mendeley.com/documents/?uuid=745c2174-0dce-4941-8f70-f1a73540dbd1"]},{"id":"ITEM-3","itemData":{"DOI":"10.1146/annurev.polisci.8.082103.104918","ISBN":"1094293915451577","ISSN":"1094-2939","abstract":"This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Science","id":"ITEM-3","issue":"2001","issued":{"date-parts":[["2006"]]},"page":"455–476","title":"Qualitative research: Recent developments in case study methods","type":"article-journal","volume":"9"},"uris":["http://www.mendeley.com/documents/?uuid=22ee0f7c-67f3-4599-9a7d-31e0fe74e699"]}],"mendeley":{"formattedCitation":"&lt;sup&gt;46–48&lt;/sup&gt;","plainTextFormattedCitation":"46–48","previouslyFormattedCitation":"&lt;sup&gt;45–47&lt;/sup&gt;"},"properties":{"noteIndex":0},"schema":"https://github.com/citation-style-language/schema/raw/master/csl-citation.json"}</w:delInstrText>
        </w:r>
        <w:r w:rsidR="009233FD" w:rsidRPr="00D66384"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46–48</w:delText>
        </w:r>
        <w:r w:rsidR="009233FD" w:rsidRPr="00D66384" w:rsidDel="000458BE">
          <w:rPr>
            <w:rFonts w:ascii="Calibri" w:eastAsia="Calibri" w:hAnsi="Calibri" w:cs="Calibri"/>
          </w:rPr>
          <w:fldChar w:fldCharType="end"/>
        </w:r>
        <w:r w:rsidR="009233FD" w:rsidDel="000458BE">
          <w:rPr>
            <w:rFonts w:ascii="Calibri" w:eastAsia="Calibri" w:hAnsi="Calibri" w:cs="Calibri"/>
          </w:rPr>
          <w:delText>.</w:delText>
        </w:r>
      </w:del>
    </w:p>
    <w:p w14:paraId="7C265646" w14:textId="757BB3AC" w:rsidR="007B4A96" w:rsidDel="000458BE" w:rsidRDefault="00235397" w:rsidP="00A6795F">
      <w:pPr>
        <w:spacing w:line="480" w:lineRule="auto"/>
        <w:rPr>
          <w:del w:id="1016" w:author="William Lamb" w:date="2018-11-13T13:16:00Z"/>
          <w:rFonts w:ascii="Calibri" w:eastAsia="Calibri" w:hAnsi="Calibri" w:cs="Calibri"/>
        </w:rPr>
      </w:pPr>
      <w:del w:id="1017" w:author="William Lamb" w:date="2018-11-13T13:16:00Z">
        <w:r w:rsidDel="000458BE">
          <w:rPr>
            <w:rFonts w:ascii="Calibri" w:eastAsia="Calibri" w:hAnsi="Calibri" w:cs="Calibri"/>
          </w:rPr>
          <w:delText xml:space="preserve">Comparative research is considered a strength of urban studies, albeit a locus of on-going debate. </w:delText>
        </w:r>
        <w:r w:rsidR="003F6172" w:rsidDel="000458BE">
          <w:rPr>
            <w:rFonts w:ascii="Calibri" w:eastAsia="Calibri" w:hAnsi="Calibri" w:cs="Calibri"/>
          </w:rPr>
          <w:delText>For instance, t</w:delText>
        </w:r>
        <w:r w:rsidDel="000458BE">
          <w:rPr>
            <w:rFonts w:ascii="Calibri" w:eastAsia="Calibri" w:hAnsi="Calibri" w:cs="Calibri"/>
          </w:rPr>
          <w:delText xml:space="preserve">he epistemological value of North-South urban </w:delText>
        </w:r>
        <w:r w:rsidR="003F6172" w:rsidDel="000458BE">
          <w:rPr>
            <w:rFonts w:ascii="Calibri" w:eastAsia="Calibri" w:hAnsi="Calibri" w:cs="Calibri"/>
          </w:rPr>
          <w:delText>comparisons is widely discussed;</w:delText>
        </w:r>
        <w:r w:rsidDel="000458BE">
          <w:rPr>
            <w:rFonts w:ascii="Calibri" w:eastAsia="Calibri" w:hAnsi="Calibri" w:cs="Calibri"/>
          </w:rPr>
          <w:delText xml:space="preserve"> as is the generalisability of </w:delText>
        </w:r>
        <w:r w:rsidR="0070468D" w:rsidDel="000458BE">
          <w:rPr>
            <w:rFonts w:ascii="Calibri" w:eastAsia="Calibri" w:hAnsi="Calibri" w:cs="Calibri"/>
          </w:rPr>
          <w:delText>individual</w:delText>
        </w:r>
        <w:r w:rsidR="009233FD" w:rsidDel="000458BE">
          <w:rPr>
            <w:rFonts w:ascii="Calibri" w:eastAsia="Calibri" w:hAnsi="Calibri" w:cs="Calibri"/>
          </w:rPr>
          <w:delText xml:space="preserve"> urban</w:delText>
        </w:r>
        <w:r w:rsidDel="000458BE">
          <w:rPr>
            <w:rFonts w:ascii="Calibri" w:eastAsia="Calibri" w:hAnsi="Calibri" w:cs="Calibri"/>
          </w:rPr>
          <w:delText xml:space="preserve"> case</w:delText>
        </w:r>
        <w:r w:rsidR="0070468D" w:rsidDel="000458BE">
          <w:rPr>
            <w:rFonts w:ascii="Calibri" w:eastAsia="Calibri" w:hAnsi="Calibri" w:cs="Calibri"/>
          </w:rPr>
          <w:delText>s</w:delText>
        </w:r>
        <w:r w:rsidDel="000458BE">
          <w:rPr>
            <w:rFonts w:ascii="Calibri" w:eastAsia="Calibri" w:hAnsi="Calibri" w:cs="Calibri"/>
          </w:rPr>
          <w:delText xml:space="preserve"> </w:delText>
        </w:r>
        <w:r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10.1177/0042098016634002","ISSN":"0042-0980","author":[{"dropping-particle":"","family":"Storper","given":"Michael","non-dropping-particle":"","parse-names":false,"suffix":""},{"dropping-particle":"","family":"Scott","given":"A. J.","non-dropping-particle":"","parse-names":false,"suffix":""}],"container-title":"Urban Studies","id":"ITEM-1","issue":"6","issued":{"date-parts":[["2016"]]},"page":"1114-1136","title":"Current debates in urban theory: A critical assessment","type":"article-journal","volume":"53"},"uris":["http://www.mendeley.com/documents/?uuid=e2aa490e-eaa1-462a-a141-29ec19605cc9"]}],"mendeley":{"formattedCitation":"&lt;sup&gt;49&lt;/sup&gt;","plainTextFormattedCitation":"49","previouslyFormattedCitation":"&lt;sup&gt;48&lt;/sup&gt;"},"properties":{"noteIndex":0},"schema":"https://github.com/citation-style-language/schema/raw/master/csl-citation.json"}</w:delInstrText>
        </w:r>
        <w:r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49</w:delText>
        </w:r>
        <w:r w:rsidDel="000458BE">
          <w:rPr>
            <w:rFonts w:ascii="Calibri" w:eastAsia="Calibri" w:hAnsi="Calibri" w:cs="Calibri"/>
          </w:rPr>
          <w:fldChar w:fldCharType="end"/>
        </w:r>
        <w:r w:rsidDel="000458BE">
          <w:rPr>
            <w:rFonts w:ascii="Calibri" w:eastAsia="Calibri" w:hAnsi="Calibri" w:cs="Calibri"/>
          </w:rPr>
          <w:delText xml:space="preserve">. </w:delText>
        </w:r>
        <w:r w:rsidR="007B4A96" w:rsidDel="000458BE">
          <w:rPr>
            <w:rFonts w:ascii="Calibri" w:eastAsia="Calibri" w:hAnsi="Calibri" w:cs="Calibri"/>
          </w:rPr>
          <w:delText>Our</w:delText>
        </w:r>
        <w:r w:rsidR="00160D1B" w:rsidDel="000458BE">
          <w:rPr>
            <w:rFonts w:ascii="Calibri" w:eastAsia="Calibri" w:hAnsi="Calibri" w:cs="Calibri"/>
          </w:rPr>
          <w:delText xml:space="preserve"> sample of documents suggests the urban </w:delText>
        </w:r>
        <w:r w:rsidR="00CB1B11" w:rsidDel="000458BE">
          <w:rPr>
            <w:rFonts w:ascii="Calibri" w:eastAsia="Calibri" w:hAnsi="Calibri" w:cs="Calibri"/>
          </w:rPr>
          <w:delText xml:space="preserve">research </w:delText>
        </w:r>
        <w:r w:rsidR="00160D1B" w:rsidDel="000458BE">
          <w:rPr>
            <w:rFonts w:ascii="Calibri" w:eastAsia="Calibri" w:hAnsi="Calibri" w:cs="Calibri"/>
          </w:rPr>
          <w:delText xml:space="preserve">community </w:delText>
        </w:r>
        <w:r w:rsidR="00CB1B11" w:rsidDel="000458BE">
          <w:rPr>
            <w:rFonts w:ascii="Calibri" w:eastAsia="Calibri" w:hAnsi="Calibri" w:cs="Calibri"/>
          </w:rPr>
          <w:delText xml:space="preserve">focused on mitigation </w:delText>
        </w:r>
        <w:r w:rsidR="00160D1B" w:rsidDel="000458BE">
          <w:rPr>
            <w:rFonts w:ascii="Calibri" w:eastAsia="Calibri" w:hAnsi="Calibri" w:cs="Calibri"/>
          </w:rPr>
          <w:delText>does not shy away from comparative research</w:delText>
        </w:r>
        <w:r w:rsidR="00D961FF" w:rsidDel="000458BE">
          <w:rPr>
            <w:rFonts w:ascii="Calibri" w:eastAsia="Calibri" w:hAnsi="Calibri" w:cs="Calibri"/>
          </w:rPr>
          <w:delText xml:space="preserve">, but remains </w:delText>
        </w:r>
        <w:r w:rsidR="007B4A96" w:rsidDel="000458BE">
          <w:rPr>
            <w:rFonts w:ascii="Calibri" w:eastAsia="Calibri" w:hAnsi="Calibri" w:cs="Calibri"/>
          </w:rPr>
          <w:delText>conservative</w:delText>
        </w:r>
        <w:r w:rsidR="00D961FF" w:rsidDel="000458BE">
          <w:rPr>
            <w:rFonts w:ascii="Calibri" w:eastAsia="Calibri" w:hAnsi="Calibri" w:cs="Calibri"/>
          </w:rPr>
          <w:delText xml:space="preserve"> in the number of cases compared.</w:delText>
        </w:r>
        <w:r w:rsidR="002D518F" w:rsidDel="000458BE">
          <w:rPr>
            <w:rFonts w:ascii="Calibri" w:eastAsia="Calibri" w:hAnsi="Calibri" w:cs="Calibri"/>
          </w:rPr>
          <w:delText xml:space="preserve"> We identify</w:delText>
        </w:r>
        <w:r w:rsidR="00D961FF" w:rsidDel="000458BE">
          <w:rPr>
            <w:rFonts w:ascii="Calibri" w:eastAsia="Calibri" w:hAnsi="Calibri" w:cs="Calibri"/>
          </w:rPr>
          <w:delText xml:space="preserve"> 699 studies </w:delText>
        </w:r>
        <w:r w:rsidR="002D518F" w:rsidDel="000458BE">
          <w:rPr>
            <w:rFonts w:ascii="Calibri" w:eastAsia="Calibri" w:hAnsi="Calibri" w:cs="Calibri"/>
          </w:rPr>
          <w:delText xml:space="preserve">that </w:delText>
        </w:r>
        <w:r w:rsidR="00D961FF" w:rsidDel="000458BE">
          <w:rPr>
            <w:rFonts w:ascii="Calibri" w:eastAsia="Calibri" w:hAnsi="Calibri" w:cs="Calibri"/>
          </w:rPr>
          <w:delText xml:space="preserve">refer to more than one city in the abstract </w:delText>
        </w:r>
        <w:r w:rsidR="002D518F" w:rsidDel="000458BE">
          <w:rPr>
            <w:rFonts w:ascii="Calibri" w:eastAsia="Calibri" w:hAnsi="Calibri" w:cs="Calibri"/>
          </w:rPr>
          <w:delText xml:space="preserve">(of 3,440 in the sample </w:delText>
        </w:r>
        <w:r w:rsidR="00D961FF" w:rsidDel="000458BE">
          <w:rPr>
            <w:rFonts w:ascii="Calibri" w:eastAsia="Calibri" w:hAnsi="Calibri" w:cs="Calibri"/>
          </w:rPr>
          <w:delText>– approximately 20%</w:delText>
        </w:r>
        <w:r w:rsidR="002D518F" w:rsidDel="000458BE">
          <w:rPr>
            <w:rFonts w:ascii="Calibri" w:eastAsia="Calibri" w:hAnsi="Calibri" w:cs="Calibri"/>
          </w:rPr>
          <w:delText>)</w:delText>
        </w:r>
        <w:r w:rsidR="00D961FF" w:rsidDel="000458BE">
          <w:rPr>
            <w:rFonts w:ascii="Calibri" w:eastAsia="Calibri" w:hAnsi="Calibri" w:cs="Calibri"/>
          </w:rPr>
          <w:delText>.</w:delText>
        </w:r>
        <w:r w:rsidR="007B4A96" w:rsidDel="000458BE">
          <w:rPr>
            <w:rFonts w:ascii="Calibri" w:eastAsia="Calibri" w:hAnsi="Calibri" w:cs="Calibri"/>
          </w:rPr>
          <w:delText xml:space="preserve"> </w:delText>
        </w:r>
        <w:r w:rsidR="00C6067A" w:rsidDel="000458BE">
          <w:rPr>
            <w:rFonts w:ascii="Calibri" w:eastAsia="Calibri" w:hAnsi="Calibri" w:cs="Calibri"/>
          </w:rPr>
          <w:delText>The majority of these studies (409) mention only two cities, with a steep decline to a few dozen studies on 5 or more cities (SI Text</w:delText>
        </w:r>
        <w:r w:rsidR="00435728" w:rsidDel="000458BE">
          <w:rPr>
            <w:rFonts w:ascii="Calibri" w:eastAsia="Calibri" w:hAnsi="Calibri" w:cs="Calibri"/>
          </w:rPr>
          <w:delText xml:space="preserve"> Figure 6</w:delText>
        </w:r>
        <w:r w:rsidR="00C6067A" w:rsidDel="000458BE">
          <w:rPr>
            <w:rFonts w:ascii="Calibri" w:eastAsia="Calibri" w:hAnsi="Calibri" w:cs="Calibri"/>
          </w:rPr>
          <w:delText xml:space="preserve">). </w:delText>
        </w:r>
      </w:del>
    </w:p>
    <w:p w14:paraId="27AEE17B" w14:textId="5C3B499C" w:rsidR="00D961FF" w:rsidDel="000458BE" w:rsidRDefault="007B4A96">
      <w:pPr>
        <w:spacing w:line="480" w:lineRule="auto"/>
        <w:rPr>
          <w:del w:id="1018" w:author="William Lamb" w:date="2018-11-13T13:16:00Z"/>
          <w:rFonts w:ascii="Calibri" w:eastAsia="Calibri" w:hAnsi="Calibri" w:cs="Calibri"/>
        </w:rPr>
      </w:pPr>
      <w:del w:id="1019" w:author="William Lamb" w:date="2018-11-13T13:16:00Z">
        <w:r w:rsidDel="000458BE">
          <w:rPr>
            <w:rFonts w:ascii="Calibri" w:eastAsia="Calibri" w:hAnsi="Calibri" w:cs="Calibri"/>
          </w:rPr>
          <w:delText>I</w:delText>
        </w:r>
        <w:r w:rsidR="00D961FF" w:rsidDel="000458BE">
          <w:rPr>
            <w:rFonts w:ascii="Calibri" w:eastAsia="Calibri" w:hAnsi="Calibri" w:cs="Calibri"/>
          </w:rPr>
          <w:delText>nter-regional comparisons are relatively ra</w:delText>
        </w:r>
        <w:r w:rsidR="009116AF" w:rsidDel="000458BE">
          <w:rPr>
            <w:rFonts w:ascii="Calibri" w:eastAsia="Calibri" w:hAnsi="Calibri" w:cs="Calibri"/>
          </w:rPr>
          <w:delText>r</w:delText>
        </w:r>
        <w:r w:rsidR="00D961FF" w:rsidDel="000458BE">
          <w:rPr>
            <w:rFonts w:ascii="Calibri" w:eastAsia="Calibri" w:hAnsi="Calibri" w:cs="Calibri"/>
          </w:rPr>
          <w:delText xml:space="preserve">e. </w:delText>
        </w:r>
        <w:r w:rsidR="00435728" w:rsidDel="000458BE">
          <w:rPr>
            <w:rFonts w:ascii="Calibri" w:eastAsia="Calibri" w:hAnsi="Calibri" w:cs="Calibri"/>
          </w:rPr>
          <w:delText xml:space="preserve">Figure 5 </w:delText>
        </w:r>
        <w:r w:rsidR="00B20386" w:rsidDel="000458BE">
          <w:rPr>
            <w:rFonts w:ascii="Calibri" w:eastAsia="Calibri" w:hAnsi="Calibri" w:cs="Calibri"/>
          </w:rPr>
          <w:delText xml:space="preserve">in the SI text </w:delText>
        </w:r>
        <w:r w:rsidR="00D961FF" w:rsidDel="000458BE">
          <w:rPr>
            <w:rFonts w:ascii="Calibri" w:eastAsia="Calibri" w:hAnsi="Calibri" w:cs="Calibri"/>
          </w:rPr>
          <w:delText xml:space="preserve">visualises the pairwise correlations of cities within abstracts, aggregating by region. Asian cities tend to be compared to other Asian cities, </w:delText>
        </w:r>
        <w:r w:rsidR="00CE0E73" w:rsidDel="000458BE">
          <w:rPr>
            <w:rFonts w:ascii="Calibri" w:eastAsia="Calibri" w:hAnsi="Calibri" w:cs="Calibri"/>
          </w:rPr>
          <w:delText xml:space="preserve">European cities to European cities, </w:delText>
        </w:r>
        <w:r w:rsidR="00D961FF" w:rsidDel="000458BE">
          <w:rPr>
            <w:rFonts w:ascii="Calibri" w:eastAsia="Calibri" w:hAnsi="Calibri" w:cs="Calibri"/>
          </w:rPr>
          <w:delText xml:space="preserve">and likewise in North America. </w:delText>
        </w:r>
        <w:r w:rsidR="00C73378" w:rsidDel="000458BE">
          <w:rPr>
            <w:rFonts w:ascii="Calibri" w:eastAsia="Calibri" w:hAnsi="Calibri" w:cs="Calibri"/>
          </w:rPr>
          <w:delText>C</w:delText>
        </w:r>
        <w:r w:rsidR="00D961FF" w:rsidDel="000458BE">
          <w:rPr>
            <w:rFonts w:ascii="Calibri" w:eastAsia="Calibri" w:hAnsi="Calibri" w:cs="Calibri"/>
          </w:rPr>
          <w:delText>omparative literatures based in Latin America, Africa and Oceania</w:delText>
        </w:r>
        <w:r w:rsidR="00C73378" w:rsidDel="000458BE">
          <w:rPr>
            <w:rFonts w:ascii="Calibri" w:eastAsia="Calibri" w:hAnsi="Calibri" w:cs="Calibri"/>
          </w:rPr>
          <w:delText>, on the other hand,</w:delText>
        </w:r>
        <w:r w:rsidR="00D961FF" w:rsidDel="000458BE">
          <w:rPr>
            <w:rFonts w:ascii="Calibri" w:eastAsia="Calibri" w:hAnsi="Calibri" w:cs="Calibri"/>
          </w:rPr>
          <w:delText xml:space="preserve"> are</w:delText>
        </w:r>
        <w:r w:rsidR="002D518F" w:rsidDel="000458BE">
          <w:rPr>
            <w:rFonts w:ascii="Calibri" w:eastAsia="Calibri" w:hAnsi="Calibri" w:cs="Calibri"/>
          </w:rPr>
          <w:delText xml:space="preserve"> far less cautious and have </w:delText>
        </w:r>
        <w:r w:rsidR="00D961FF" w:rsidDel="000458BE">
          <w:rPr>
            <w:rFonts w:ascii="Calibri" w:eastAsia="Calibri" w:hAnsi="Calibri" w:cs="Calibri"/>
          </w:rPr>
          <w:delText>higher fracti</w:delText>
        </w:r>
        <w:r w:rsidDel="000458BE">
          <w:rPr>
            <w:rFonts w:ascii="Calibri" w:eastAsia="Calibri" w:hAnsi="Calibri" w:cs="Calibri"/>
          </w:rPr>
          <w:delText>on</w:delText>
        </w:r>
        <w:r w:rsidR="002D518F" w:rsidDel="000458BE">
          <w:rPr>
            <w:rFonts w:ascii="Calibri" w:eastAsia="Calibri" w:hAnsi="Calibri" w:cs="Calibri"/>
          </w:rPr>
          <w:delText>s</w:delText>
        </w:r>
        <w:r w:rsidDel="000458BE">
          <w:rPr>
            <w:rFonts w:ascii="Calibri" w:eastAsia="Calibri" w:hAnsi="Calibri" w:cs="Calibri"/>
          </w:rPr>
          <w:delText xml:space="preserve"> of international comparisons, although fewer </w:delText>
        </w:r>
        <w:r w:rsidR="003867D6" w:rsidDel="000458BE">
          <w:rPr>
            <w:rFonts w:ascii="Calibri" w:eastAsia="Calibri" w:hAnsi="Calibri" w:cs="Calibri"/>
          </w:rPr>
          <w:delText xml:space="preserve">total </w:delText>
        </w:r>
        <w:r w:rsidDel="000458BE">
          <w:rPr>
            <w:rFonts w:ascii="Calibri" w:eastAsia="Calibri" w:hAnsi="Calibri" w:cs="Calibri"/>
          </w:rPr>
          <w:delText>studies.</w:delText>
        </w:r>
        <w:r w:rsidR="00235397" w:rsidDel="000458BE">
          <w:rPr>
            <w:rFonts w:ascii="Calibri" w:eastAsia="Calibri" w:hAnsi="Calibri" w:cs="Calibri"/>
          </w:rPr>
          <w:delText xml:space="preserve"> Considering the total scope of the urban case study literature</w:delText>
        </w:r>
        <w:r w:rsidR="00FB52F3" w:rsidDel="000458BE">
          <w:rPr>
            <w:rFonts w:ascii="Calibri" w:eastAsia="Calibri" w:hAnsi="Calibri" w:cs="Calibri"/>
          </w:rPr>
          <w:delText xml:space="preserve"> (3,440 studies)</w:delText>
        </w:r>
        <w:r w:rsidR="00235397" w:rsidDel="000458BE">
          <w:rPr>
            <w:rFonts w:ascii="Calibri" w:eastAsia="Calibri" w:hAnsi="Calibri" w:cs="Calibri"/>
          </w:rPr>
          <w:delText>, the subset that is comparative</w:delText>
        </w:r>
        <w:r w:rsidR="00FB52F3" w:rsidDel="000458BE">
          <w:rPr>
            <w:rFonts w:ascii="Calibri" w:eastAsia="Calibri" w:hAnsi="Calibri" w:cs="Calibri"/>
          </w:rPr>
          <w:delText xml:space="preserve"> (699)</w:delText>
        </w:r>
        <w:r w:rsidR="00235397" w:rsidDel="000458BE">
          <w:rPr>
            <w:rFonts w:ascii="Calibri" w:eastAsia="Calibri" w:hAnsi="Calibri" w:cs="Calibri"/>
          </w:rPr>
          <w:delText>, and internationally comparative</w:delText>
        </w:r>
        <w:r w:rsidR="00FB52F3" w:rsidDel="000458BE">
          <w:rPr>
            <w:rFonts w:ascii="Calibri" w:eastAsia="Calibri" w:hAnsi="Calibri" w:cs="Calibri"/>
          </w:rPr>
          <w:delText xml:space="preserve"> </w:delText>
        </w:r>
        <w:r w:rsidR="00B11E02" w:rsidDel="000458BE">
          <w:rPr>
            <w:rFonts w:ascii="Calibri" w:eastAsia="Calibri" w:hAnsi="Calibri" w:cs="Calibri"/>
          </w:rPr>
          <w:delText>(202)</w:delText>
        </w:r>
        <w:r w:rsidR="00235397" w:rsidDel="000458BE">
          <w:rPr>
            <w:rFonts w:ascii="Calibri" w:eastAsia="Calibri" w:hAnsi="Calibri" w:cs="Calibri"/>
          </w:rPr>
          <w:delText>, is small.</w:delText>
        </w:r>
      </w:del>
    </w:p>
    <w:p w14:paraId="2EF9CD6A" w14:textId="4AF2A816" w:rsidR="007909D2" w:rsidDel="000458BE" w:rsidRDefault="00CF1FAE">
      <w:pPr>
        <w:spacing w:line="480" w:lineRule="auto"/>
        <w:rPr>
          <w:del w:id="1020" w:author="William Lamb" w:date="2018-11-13T13:16:00Z"/>
          <w:rFonts w:ascii="Calibri" w:eastAsia="Calibri" w:hAnsi="Calibri" w:cs="Calibri"/>
        </w:rPr>
      </w:pPr>
      <w:del w:id="1021" w:author="William Lamb" w:date="2018-11-13T13:16:00Z">
        <w:r w:rsidDel="000458BE">
          <w:rPr>
            <w:rFonts w:ascii="Calibri" w:eastAsia="Calibri" w:hAnsi="Calibri" w:cs="Calibri"/>
          </w:rPr>
          <w:delTex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delText>
        </w:r>
        <w:r w:rsidDel="000458BE">
          <w:rPr>
            <w:rFonts w:ascii="Calibri" w:eastAsia="Calibri" w:hAnsi="Calibri" w:cs="Calibri"/>
          </w:rPr>
          <w:fldChar w:fldCharType="begin" w:fldLock="1"/>
        </w:r>
        <w:r w:rsidR="000708F6" w:rsidDel="000458BE">
          <w:rPr>
            <w:rFonts w:ascii="Calibri" w:eastAsia="Calibri" w:hAnsi="Calibri" w:cs="Calibri"/>
          </w:rPr>
          <w:del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delInstrText>
        </w:r>
        <w:r w:rsidDel="000458BE">
          <w:rPr>
            <w:rFonts w:ascii="Calibri" w:eastAsia="Calibri" w:hAnsi="Calibri" w:cs="Calibri"/>
          </w:rPr>
          <w:fldChar w:fldCharType="separate"/>
        </w:r>
        <w:r w:rsidR="00EB245C" w:rsidRPr="00EB245C" w:rsidDel="000458BE">
          <w:rPr>
            <w:rFonts w:ascii="Calibri" w:eastAsia="Calibri" w:hAnsi="Calibri" w:cs="Calibri"/>
            <w:noProof/>
            <w:vertAlign w:val="superscript"/>
          </w:rPr>
          <w:delText>14</w:delText>
        </w:r>
        <w:r w:rsidDel="000458BE">
          <w:rPr>
            <w:rFonts w:ascii="Calibri" w:eastAsia="Calibri" w:hAnsi="Calibri" w:cs="Calibri"/>
          </w:rPr>
          <w:fldChar w:fldCharType="end"/>
        </w:r>
        <w:r w:rsidDel="000458BE">
          <w:rPr>
            <w:rFonts w:ascii="Calibri" w:eastAsia="Calibri" w:hAnsi="Calibri" w:cs="Calibri"/>
          </w:rPr>
          <w:delText xml:space="preserve">. For instance, </w:delText>
        </w:r>
        <w:r w:rsidR="00A13DDD" w:rsidDel="000458BE">
          <w:rPr>
            <w:rFonts w:ascii="Calibri" w:eastAsia="Calibri" w:hAnsi="Calibri" w:cs="Calibri"/>
          </w:rPr>
          <w:delText xml:space="preserve">urbanists often state </w:delText>
        </w:r>
        <w:r w:rsidDel="000458BE">
          <w:rPr>
            <w:rFonts w:ascii="Calibri" w:eastAsia="Calibri" w:hAnsi="Calibri" w:cs="Calibri"/>
          </w:rPr>
          <w:delText xml:space="preserve">that </w:delText>
        </w:r>
        <w:r w:rsidR="009233FD" w:rsidDel="000458BE">
          <w:rPr>
            <w:rFonts w:ascii="Calibri" w:eastAsia="Calibri" w:hAnsi="Calibri" w:cs="Calibri"/>
          </w:rPr>
          <w:delText xml:space="preserve">cities share </w:delText>
        </w:r>
        <w:r w:rsidDel="000458BE">
          <w:rPr>
            <w:rFonts w:ascii="Calibri" w:eastAsia="Calibri" w:hAnsi="Calibri" w:cs="Calibri"/>
          </w:rPr>
          <w:delText xml:space="preserve">common structural (political, economic, or geographic) characteristics </w:delText>
        </w:r>
        <w:r w:rsidR="009233FD" w:rsidDel="000458BE">
          <w:rPr>
            <w:rFonts w:ascii="Calibri" w:eastAsia="Calibri" w:hAnsi="Calibri" w:cs="Calibri"/>
          </w:rPr>
          <w:delText xml:space="preserve">that </w:delText>
        </w:r>
        <w:r w:rsidDel="000458BE">
          <w:rPr>
            <w:rFonts w:ascii="Calibri" w:eastAsia="Calibri" w:hAnsi="Calibri" w:cs="Calibri"/>
          </w:rPr>
          <w:delText>drive urban phenomena, leading to differing path dependencies in energy consumption</w:delText>
        </w:r>
        <w:r w:rsidR="009233FD" w:rsidDel="000458BE">
          <w:rPr>
            <w:rFonts w:ascii="Calibri" w:eastAsia="Calibri" w:hAnsi="Calibri" w:cs="Calibri"/>
          </w:rPr>
          <w:delText>.</w:delText>
        </w:r>
        <w:r w:rsidR="00A13DDD" w:rsidDel="000458BE">
          <w:rPr>
            <w:rFonts w:ascii="Calibri" w:eastAsia="Calibri" w:hAnsi="Calibri" w:cs="Calibri"/>
          </w:rPr>
          <w:delText xml:space="preserve"> </w:delText>
        </w:r>
        <w:r w:rsidR="007909D2" w:rsidDel="000458BE">
          <w:rPr>
            <w:rFonts w:ascii="Calibri" w:eastAsia="Calibri" w:hAnsi="Calibri" w:cs="Calibri"/>
          </w:rPr>
          <w:delText xml:space="preserve">Comparative studies can leverage these commonalities to isolate </w:delText>
        </w:r>
        <w:r w:rsidR="003F6172" w:rsidDel="000458BE">
          <w:rPr>
            <w:rFonts w:ascii="Calibri" w:eastAsia="Calibri" w:hAnsi="Calibri" w:cs="Calibri"/>
          </w:rPr>
          <w:delText xml:space="preserve">historically contingent drivers, </w:delText>
        </w:r>
        <w:r w:rsidR="007909D2" w:rsidDel="000458BE">
          <w:rPr>
            <w:rFonts w:ascii="Calibri" w:eastAsia="Calibri" w:hAnsi="Calibri" w:cs="Calibri"/>
          </w:rPr>
          <w:delText>ad</w:delText>
        </w:r>
        <w:r w:rsidR="003F6172" w:rsidDel="000458BE">
          <w:rPr>
            <w:rFonts w:ascii="Calibri" w:eastAsia="Calibri" w:hAnsi="Calibri" w:cs="Calibri"/>
          </w:rPr>
          <w:delText>vancing</w:delText>
        </w:r>
        <w:r w:rsidR="007909D2" w:rsidDel="000458BE">
          <w:rPr>
            <w:rFonts w:ascii="Calibri" w:eastAsia="Calibri" w:hAnsi="Calibri" w:cs="Calibri"/>
          </w:rPr>
          <w:delText xml:space="preserve"> theories of </w:delText>
        </w:r>
        <w:r w:rsidR="00CB1B11" w:rsidDel="000458BE">
          <w:rPr>
            <w:rFonts w:ascii="Calibri" w:eastAsia="Calibri" w:hAnsi="Calibri" w:cs="Calibri"/>
          </w:rPr>
          <w:delText xml:space="preserve">sustainable </w:delText>
        </w:r>
        <w:r w:rsidR="003F6172" w:rsidDel="000458BE">
          <w:rPr>
            <w:rFonts w:ascii="Calibri" w:eastAsia="Calibri" w:hAnsi="Calibri" w:cs="Calibri"/>
          </w:rPr>
          <w:delText>urban development. S</w:delText>
        </w:r>
        <w:r w:rsidR="00CB1B11" w:rsidDel="000458BE">
          <w:rPr>
            <w:rFonts w:ascii="Calibri" w:eastAsia="Calibri" w:hAnsi="Calibri" w:cs="Calibri"/>
          </w:rPr>
          <w:delText xml:space="preserve">uch approaches have </w:delText>
        </w:r>
        <w:r w:rsidR="001C195E" w:rsidDel="000458BE">
          <w:rPr>
            <w:rFonts w:ascii="Calibri" w:eastAsia="Calibri" w:hAnsi="Calibri" w:cs="Calibri"/>
          </w:rPr>
          <w:delText xml:space="preserve">not </w:delText>
        </w:r>
        <w:r w:rsidR="00CB1B11" w:rsidDel="000458BE">
          <w:rPr>
            <w:rFonts w:ascii="Calibri" w:eastAsia="Calibri" w:hAnsi="Calibri" w:cs="Calibri"/>
          </w:rPr>
          <w:delText>yet mature</w:delText>
        </w:r>
        <w:r w:rsidR="001C195E" w:rsidDel="000458BE">
          <w:rPr>
            <w:rFonts w:ascii="Calibri" w:eastAsia="Calibri" w:hAnsi="Calibri" w:cs="Calibri"/>
          </w:rPr>
          <w:delText>d</w:delText>
        </w:r>
        <w:r w:rsidR="00CB1B11" w:rsidDel="000458BE">
          <w:rPr>
            <w:rFonts w:ascii="Calibri" w:eastAsia="Calibri" w:hAnsi="Calibri" w:cs="Calibri"/>
          </w:rPr>
          <w:delText xml:space="preserve"> in practice</w:delText>
        </w:r>
        <w:r w:rsidR="003F6172" w:rsidDel="000458BE">
          <w:rPr>
            <w:rFonts w:ascii="Calibri" w:eastAsia="Calibri" w:hAnsi="Calibri" w:cs="Calibri"/>
          </w:rPr>
          <w:delText>, nor have they been the focus of conceptual and methodological discussion in the urban mitigation literature</w:delText>
        </w:r>
        <w:r w:rsidR="007909D2" w:rsidDel="000458BE">
          <w:rPr>
            <w:rFonts w:ascii="Calibri" w:eastAsia="Calibri" w:hAnsi="Calibri" w:cs="Calibri"/>
          </w:rPr>
          <w:delText xml:space="preserve"> </w:delText>
        </w:r>
        <w:r w:rsidR="003F6172" w:rsidDel="000458BE">
          <w:rPr>
            <w:rFonts w:ascii="Calibri" w:eastAsia="Calibri" w:hAnsi="Calibri" w:cs="Calibri"/>
          </w:rPr>
          <w:delText xml:space="preserve">to date </w:delText>
        </w:r>
        <w:r w:rsidR="007909D2"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43&lt;/sup&gt;","plainTextFormattedCitation":"43","previouslyFormattedCitation":"&lt;sup&gt;42&lt;/sup&gt;"},"properties":{"noteIndex":0},"schema":"https://github.com/citation-style-language/schema/raw/master/csl-citation.json"}</w:delInstrText>
        </w:r>
        <w:r w:rsidR="007909D2"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43</w:delText>
        </w:r>
        <w:r w:rsidR="007909D2" w:rsidDel="000458BE">
          <w:rPr>
            <w:rFonts w:ascii="Calibri" w:eastAsia="Calibri" w:hAnsi="Calibri" w:cs="Calibri"/>
          </w:rPr>
          <w:fldChar w:fldCharType="end"/>
        </w:r>
        <w:r w:rsidR="007909D2" w:rsidDel="000458BE">
          <w:rPr>
            <w:rFonts w:ascii="Calibri" w:eastAsia="Calibri" w:hAnsi="Calibri" w:cs="Calibri"/>
          </w:rPr>
          <w:delText>.</w:delText>
        </w:r>
      </w:del>
    </w:p>
    <w:p w14:paraId="7BEFD707" w14:textId="7A0A8671" w:rsidR="00B32019" w:rsidDel="000458BE" w:rsidRDefault="00F85AAB">
      <w:pPr>
        <w:spacing w:line="480" w:lineRule="auto"/>
        <w:rPr>
          <w:del w:id="1022" w:author="William Lamb" w:date="2018-11-13T13:16:00Z"/>
          <w:rFonts w:ascii="Calibri" w:eastAsia="Calibri" w:hAnsi="Calibri" w:cs="Calibri"/>
        </w:rPr>
      </w:pPr>
      <w:del w:id="1023" w:author="William Lamb" w:date="2018-11-13T13:16:00Z">
        <w:r w:rsidDel="000458BE">
          <w:rPr>
            <w:rFonts w:ascii="Calibri" w:eastAsia="Calibri" w:hAnsi="Calibri" w:cs="Calibri"/>
          </w:rPr>
          <w:delText>A</w:delText>
        </w:r>
        <w:r w:rsidR="00CA5439" w:rsidDel="000458BE">
          <w:rPr>
            <w:rFonts w:ascii="Calibri" w:eastAsia="Calibri" w:hAnsi="Calibri" w:cs="Calibri"/>
          </w:rPr>
          <w:delText>nother</w:delText>
        </w:r>
        <w:r w:rsidDel="000458BE">
          <w:rPr>
            <w:rFonts w:ascii="Calibri" w:eastAsia="Calibri" w:hAnsi="Calibri" w:cs="Calibri"/>
          </w:rPr>
          <w:delText xml:space="preserve"> key route towards learning is through literature reviews and urban assessments</w:delText>
        </w:r>
        <w:r w:rsidR="006822A6" w:rsidDel="000458BE">
          <w:rPr>
            <w:rFonts w:ascii="Calibri" w:eastAsia="Calibri" w:hAnsi="Calibri" w:cs="Calibri"/>
          </w:rPr>
          <w:delText xml:space="preserve">. </w:delText>
        </w:r>
        <w:r w:rsidR="00D723A7" w:rsidDel="000458BE">
          <w:rPr>
            <w:rFonts w:ascii="Calibri" w:eastAsia="Calibri" w:hAnsi="Calibri" w:cs="Calibri"/>
          </w:rPr>
          <w:delText xml:space="preserve">Systematic </w:delText>
        </w:r>
        <w:r w:rsidR="00302A3D" w:rsidDel="000458BE">
          <w:rPr>
            <w:rFonts w:ascii="Calibri" w:eastAsia="Calibri" w:hAnsi="Calibri" w:cs="Calibri"/>
          </w:rPr>
          <w:delText xml:space="preserve">review methods – those that deploy transparent and </w:delText>
        </w:r>
        <w:r w:rsidR="00D723A7" w:rsidDel="000458BE">
          <w:rPr>
            <w:rFonts w:ascii="Calibri" w:eastAsia="Calibri" w:hAnsi="Calibri" w:cs="Calibri"/>
          </w:rPr>
          <w:delText xml:space="preserve">reproducible </w:delText>
        </w:r>
        <w:r w:rsidR="00302A3D" w:rsidDel="000458BE">
          <w:rPr>
            <w:rFonts w:ascii="Calibri" w:eastAsia="Calibri" w:hAnsi="Calibri" w:cs="Calibri"/>
          </w:rPr>
          <w:delText xml:space="preserve">procedures for literature selection, quality assessment and synthesis – are the gold standard for generating a robust evidence base for policy </w:delText>
        </w:r>
        <w:r w:rsidR="00302A3D"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48bcc3fc-fd49-4c74-aee5-2f48dca600a7"]}],"mendeley":{"formattedCitation":"&lt;sup&gt;27–29&lt;/sup&gt;","plainTextFormattedCitation":"27–29","previouslyFormattedCitation":"&lt;sup&gt;26–28&lt;/sup&gt;"},"properties":{"noteIndex":0},"schema":"https://github.com/citation-style-language/schema/raw/master/csl-citation.json"}</w:delInstrText>
        </w:r>
        <w:r w:rsidR="00302A3D"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27–29</w:delText>
        </w:r>
        <w:r w:rsidR="00302A3D" w:rsidDel="000458BE">
          <w:rPr>
            <w:rFonts w:ascii="Calibri" w:eastAsia="Calibri" w:hAnsi="Calibri" w:cs="Calibri"/>
          </w:rPr>
          <w:fldChar w:fldCharType="end"/>
        </w:r>
        <w:r w:rsidR="00302A3D" w:rsidDel="000458BE">
          <w:rPr>
            <w:rFonts w:ascii="Calibri" w:eastAsia="Calibri" w:hAnsi="Calibri" w:cs="Calibri"/>
          </w:rPr>
          <w:delText xml:space="preserve">. </w:delText>
        </w:r>
        <w:r w:rsidR="00CA5439" w:rsidDel="000458BE">
          <w:rPr>
            <w:rFonts w:ascii="Calibri" w:eastAsia="Calibri" w:hAnsi="Calibri" w:cs="Calibri"/>
          </w:rPr>
          <w:delText>These consist of a</w:delText>
        </w:r>
        <w:r w:rsidR="00B32019" w:rsidDel="000458BE">
          <w:rPr>
            <w:rFonts w:ascii="Calibri" w:eastAsia="Calibri" w:hAnsi="Calibri" w:cs="Calibri"/>
          </w:rPr>
          <w:delText xml:space="preserve"> wide spread of quantitative, qualitative and mixed review approaches </w:delText>
        </w:r>
        <w:r w:rsidR="00CA5439" w:rsidDel="000458BE">
          <w:rPr>
            <w:rFonts w:ascii="Calibri" w:eastAsia="Calibri" w:hAnsi="Calibri" w:cs="Calibri"/>
          </w:rPr>
          <w:delText xml:space="preserve">that are </w:delText>
        </w:r>
        <w:r w:rsidR="00B32019" w:rsidDel="000458BE">
          <w:rPr>
            <w:rFonts w:ascii="Calibri" w:eastAsia="Calibri" w:hAnsi="Calibri" w:cs="Calibri"/>
          </w:rPr>
          <w:delText xml:space="preserve">well-documented in the health sciences literature </w:delText>
        </w:r>
        <w:r w:rsidR="00B32019"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30&lt;/sup&gt;","plainTextFormattedCitation":"30","previouslyFormattedCitation":"&lt;sup&gt;29&lt;/sup&gt;"},"properties":{"noteIndex":0},"schema":"https://github.com/citation-style-language/schema/raw/master/csl-citation.json"}</w:delInstrText>
        </w:r>
        <w:r w:rsidR="00B32019"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30</w:delText>
        </w:r>
        <w:r w:rsidR="00B32019" w:rsidDel="000458BE">
          <w:rPr>
            <w:rFonts w:ascii="Calibri" w:eastAsia="Calibri" w:hAnsi="Calibri" w:cs="Calibri"/>
          </w:rPr>
          <w:fldChar w:fldCharType="end"/>
        </w:r>
        <w:r w:rsidR="00B32019" w:rsidDel="000458BE">
          <w:rPr>
            <w:rFonts w:ascii="Calibri" w:eastAsia="Calibri" w:hAnsi="Calibri" w:cs="Calibri"/>
          </w:rPr>
          <w:delText>.</w:delText>
        </w:r>
        <w:r w:rsidR="00EA59A1" w:rsidDel="000458BE">
          <w:rPr>
            <w:rFonts w:ascii="Calibri" w:eastAsia="Calibri" w:hAnsi="Calibri" w:cs="Calibri"/>
          </w:rPr>
          <w:delText xml:space="preserve"> </w:delText>
        </w:r>
        <w:r w:rsidR="00395801" w:rsidDel="000458BE">
          <w:rPr>
            <w:rFonts w:ascii="Calibri" w:eastAsia="Calibri" w:hAnsi="Calibri" w:cs="Calibri"/>
          </w:rPr>
          <w:delText xml:space="preserve">Yet despite the high concentration of studies on particular topics and cities, </w:delText>
        </w:r>
        <w:r w:rsidR="003F6172" w:rsidDel="000458BE">
          <w:rPr>
            <w:rFonts w:ascii="Calibri" w:eastAsia="Calibri" w:hAnsi="Calibri" w:cs="Calibri"/>
          </w:rPr>
          <w:delText xml:space="preserve">as </w:delText>
        </w:r>
        <w:r w:rsidR="00395801" w:rsidDel="000458BE">
          <w:rPr>
            <w:rFonts w:ascii="Calibri" w:eastAsia="Calibri" w:hAnsi="Calibri" w:cs="Calibri"/>
          </w:rPr>
          <w:delText xml:space="preserve">shown above, </w:delText>
        </w:r>
        <w:r w:rsidR="00EA59A1" w:rsidDel="000458BE">
          <w:rPr>
            <w:rFonts w:ascii="Calibri" w:eastAsia="Calibri" w:hAnsi="Calibri" w:cs="Calibri"/>
          </w:rPr>
          <w:delText>we find limited progress on this front.</w:delText>
        </w:r>
      </w:del>
    </w:p>
    <w:p w14:paraId="28708232" w14:textId="78F0F377" w:rsidR="00B32019" w:rsidDel="000458BE" w:rsidRDefault="009A5C3F">
      <w:pPr>
        <w:spacing w:line="480" w:lineRule="auto"/>
        <w:rPr>
          <w:del w:id="1024" w:author="William Lamb" w:date="2018-11-13T13:16:00Z"/>
          <w:rFonts w:ascii="Calibri" w:eastAsia="Calibri" w:hAnsi="Calibri" w:cs="Calibri"/>
        </w:rPr>
      </w:pPr>
      <w:del w:id="1025" w:author="William Lamb" w:date="2018-11-13T13:16:00Z">
        <w:r w:rsidDel="000458BE">
          <w:rPr>
            <w:rFonts w:ascii="Calibri" w:eastAsia="Calibri" w:hAnsi="Calibri" w:cs="Calibri"/>
          </w:rPr>
          <w:delText>We search</w:delText>
        </w:r>
        <w:r w:rsidR="00B32019" w:rsidDel="000458BE">
          <w:rPr>
            <w:rFonts w:ascii="Calibri" w:eastAsia="Calibri" w:hAnsi="Calibri" w:cs="Calibri"/>
          </w:rPr>
          <w:delText xml:space="preserve"> the original set </w:delText>
        </w:r>
        <w:r w:rsidDel="000458BE">
          <w:rPr>
            <w:rFonts w:ascii="Calibri" w:eastAsia="Calibri" w:hAnsi="Calibri" w:cs="Calibri"/>
          </w:rPr>
          <w:delText>of documents identified in our urban mitigation query (12,918 articles) for review articles</w:delText>
        </w:r>
        <w:r w:rsidR="00B32019" w:rsidDel="000458BE">
          <w:rPr>
            <w:rFonts w:ascii="Calibri" w:eastAsia="Calibri" w:hAnsi="Calibri" w:cs="Calibri"/>
          </w:rPr>
          <w:delText xml:space="preserve">, </w:delText>
        </w:r>
        <w:r w:rsidDel="000458BE">
          <w:rPr>
            <w:rFonts w:ascii="Calibri" w:eastAsia="Calibri" w:hAnsi="Calibri" w:cs="Calibri"/>
          </w:rPr>
          <w:delText xml:space="preserve">and identify </w:delText>
        </w:r>
        <w:r w:rsidR="00B32019" w:rsidDel="000458BE">
          <w:rPr>
            <w:rFonts w:ascii="Calibri" w:eastAsia="Calibri" w:hAnsi="Calibri" w:cs="Calibri"/>
          </w:rPr>
          <w:delText xml:space="preserve">just </w:delText>
        </w:r>
        <w:r w:rsidR="00B32019" w:rsidRPr="006C64A3" w:rsidDel="000458BE">
          <w:rPr>
            <w:rFonts w:ascii="Calibri" w:eastAsia="Calibri" w:hAnsi="Calibri" w:cs="Calibri"/>
          </w:rPr>
          <w:delText>10</w:delText>
        </w:r>
        <w:r w:rsidR="00B32019" w:rsidDel="000458BE">
          <w:rPr>
            <w:rFonts w:ascii="Calibri" w:eastAsia="Calibri" w:hAnsi="Calibri" w:cs="Calibri"/>
          </w:rPr>
          <w:delText xml:space="preserve"> studies </w:delText>
        </w:r>
        <w:r w:rsidR="0005750C" w:rsidDel="000458BE">
          <w:rPr>
            <w:rFonts w:ascii="Calibri" w:eastAsia="Calibri" w:hAnsi="Calibri" w:cs="Calibri"/>
          </w:rPr>
          <w:delText xml:space="preserve">that </w:delText>
        </w:r>
        <w:r w:rsidR="00B32019" w:rsidDel="000458BE">
          <w:rPr>
            <w:rFonts w:ascii="Calibri" w:eastAsia="Calibri" w:hAnsi="Calibri" w:cs="Calibri"/>
          </w:rPr>
          <w:delText>apply</w:delText>
        </w:r>
        <w:r w:rsidR="00EA59A1" w:rsidDel="000458BE">
          <w:rPr>
            <w:rFonts w:ascii="Calibri" w:eastAsia="Calibri" w:hAnsi="Calibri" w:cs="Calibri"/>
          </w:rPr>
          <w:delText xml:space="preserve"> </w:delText>
        </w:r>
        <w:r w:rsidR="00D723A7" w:rsidDel="000458BE">
          <w:rPr>
            <w:rFonts w:ascii="Calibri" w:eastAsia="Calibri" w:hAnsi="Calibri" w:cs="Calibri"/>
          </w:rPr>
          <w:delText xml:space="preserve">systematic </w:delText>
        </w:r>
        <w:r w:rsidR="00CA5439" w:rsidDel="000458BE">
          <w:rPr>
            <w:rFonts w:ascii="Calibri" w:eastAsia="Calibri" w:hAnsi="Calibri" w:cs="Calibri"/>
          </w:rPr>
          <w:delText xml:space="preserve">review </w:delText>
        </w:r>
        <w:r w:rsidR="00B32019" w:rsidDel="000458BE">
          <w:rPr>
            <w:rFonts w:ascii="Calibri" w:eastAsia="Calibri" w:hAnsi="Calibri" w:cs="Calibri"/>
          </w:rPr>
          <w:delText>methods</w:delText>
        </w:r>
        <w:r w:rsidR="00CF1FAE" w:rsidDel="000458BE">
          <w:rPr>
            <w:rFonts w:ascii="Calibri" w:eastAsia="Calibri" w:hAnsi="Calibri" w:cs="Calibri"/>
          </w:rPr>
          <w:delText xml:space="preserve"> (see methods)</w:delText>
        </w:r>
        <w:r w:rsidR="00B32019" w:rsidDel="000458BE">
          <w:rPr>
            <w:rFonts w:ascii="Calibri" w:eastAsia="Calibri" w:hAnsi="Calibri" w:cs="Calibri"/>
          </w:rPr>
          <w:delText xml:space="preserve">. The majority of these studies are </w:delText>
        </w:r>
        <w:r w:rsidR="00524371" w:rsidDel="000458BE">
          <w:rPr>
            <w:rFonts w:ascii="Calibri" w:eastAsia="Calibri" w:hAnsi="Calibri" w:cs="Calibri"/>
          </w:rPr>
          <w:delText>narrative reviews</w:delText>
        </w:r>
        <w:r w:rsidDel="000458BE">
          <w:rPr>
            <w:rFonts w:ascii="Calibri" w:eastAsia="Calibri" w:hAnsi="Calibri" w:cs="Calibri"/>
          </w:rPr>
          <w:delText xml:space="preserve"> (</w:delText>
        </w:r>
        <w:r w:rsidRPr="009A5C3F" w:rsidDel="000458BE">
          <w:rPr>
            <w:rFonts w:ascii="Calibri" w:eastAsia="Calibri" w:hAnsi="Calibri" w:cs="Calibri"/>
          </w:rPr>
          <w:fldChar w:fldCharType="begin"/>
        </w:r>
        <w:r w:rsidRPr="009A5C3F" w:rsidDel="000458BE">
          <w:rPr>
            <w:rFonts w:ascii="Calibri" w:eastAsia="Calibri" w:hAnsi="Calibri" w:cs="Calibri"/>
          </w:rPr>
          <w:delInstrText xml:space="preserve"> REF _Ref512426317 \h  \* MERGEFORMAT </w:delInstrText>
        </w:r>
        <w:r w:rsidRPr="009A5C3F" w:rsidDel="000458BE">
          <w:rPr>
            <w:rFonts w:ascii="Calibri" w:eastAsia="Calibri" w:hAnsi="Calibri" w:cs="Calibri"/>
          </w:rPr>
        </w:r>
        <w:r w:rsidRPr="009A5C3F" w:rsidDel="000458BE">
          <w:rPr>
            <w:rFonts w:ascii="Calibri" w:eastAsia="Calibri" w:hAnsi="Calibri" w:cs="Calibri"/>
          </w:rPr>
          <w:fldChar w:fldCharType="separate"/>
        </w:r>
        <w:r w:rsidR="00C574DD" w:rsidRPr="00C574DD" w:rsidDel="000458BE">
          <w:delText xml:space="preserve">Table </w:delText>
        </w:r>
        <w:r w:rsidR="00C574DD" w:rsidRPr="00C574DD" w:rsidDel="000458BE">
          <w:rPr>
            <w:noProof/>
          </w:rPr>
          <w:delText>1</w:delText>
        </w:r>
        <w:r w:rsidRPr="009A5C3F" w:rsidDel="000458BE">
          <w:rPr>
            <w:rFonts w:ascii="Calibri" w:eastAsia="Calibri" w:hAnsi="Calibri" w:cs="Calibri"/>
          </w:rPr>
          <w:fldChar w:fldCharType="end"/>
        </w:r>
        <w:r w:rsidDel="000458BE">
          <w:rPr>
            <w:rFonts w:ascii="Calibri" w:eastAsia="Calibri" w:hAnsi="Calibri" w:cs="Calibri"/>
          </w:rPr>
          <w:delText>)</w:delText>
        </w:r>
        <w:r w:rsidR="00524371" w:rsidDel="000458BE">
          <w:rPr>
            <w:rFonts w:ascii="Calibri" w:eastAsia="Calibri" w:hAnsi="Calibri" w:cs="Calibri"/>
          </w:rPr>
          <w:delText xml:space="preserve">: akin to a normal literature review, but proceeding from a </w:delText>
        </w:r>
        <w:r w:rsidR="008C16EA" w:rsidDel="000458BE">
          <w:rPr>
            <w:rFonts w:ascii="Calibri" w:eastAsia="Calibri" w:hAnsi="Calibri" w:cs="Calibri"/>
          </w:rPr>
          <w:delText>documented</w:delText>
        </w:r>
        <w:r w:rsidR="00524371" w:rsidDel="000458BE">
          <w:rPr>
            <w:rFonts w:ascii="Calibri" w:eastAsia="Calibri" w:hAnsi="Calibri" w:cs="Calibri"/>
          </w:rPr>
          <w:delText xml:space="preserve"> search and selection of literature. </w:delText>
        </w:r>
        <w:r w:rsidR="00417477" w:rsidDel="000458BE">
          <w:rPr>
            <w:rFonts w:ascii="Calibri" w:eastAsia="Calibri" w:hAnsi="Calibri" w:cs="Calibri"/>
          </w:rPr>
          <w:delText>Only three studies apply quantitative synthesis methods: a</w:delText>
        </w:r>
        <w:r w:rsidR="00524371" w:rsidDel="000458BE">
          <w:rPr>
            <w:rFonts w:ascii="Calibri" w:eastAsia="Calibri" w:hAnsi="Calibri" w:cs="Calibri"/>
          </w:rPr>
          <w:delText xml:space="preserve"> single meta-analysis of residential demand-response programs </w:delText>
        </w:r>
        <w:r w:rsidR="0083491F"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31&lt;/sup&gt;","plainTextFormattedCitation":"31","previouslyFormattedCitation":"&lt;sup&gt;30&lt;/sup&gt;"},"properties":{"noteIndex":0},"schema":"https://github.com/citation-style-language/schema/raw/master/csl-citation.json"}</w:delInstrText>
        </w:r>
        <w:r w:rsidR="0083491F"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31</w:delText>
        </w:r>
        <w:r w:rsidR="0083491F" w:rsidDel="000458BE">
          <w:rPr>
            <w:rFonts w:ascii="Calibri" w:eastAsia="Calibri" w:hAnsi="Calibri" w:cs="Calibri"/>
          </w:rPr>
          <w:fldChar w:fldCharType="end"/>
        </w:r>
        <w:r w:rsidR="00417477" w:rsidDel="000458BE">
          <w:rPr>
            <w:rFonts w:ascii="Calibri" w:eastAsia="Calibri" w:hAnsi="Calibri" w:cs="Calibri"/>
          </w:rPr>
          <w:delText>,</w:delText>
        </w:r>
        <w:r w:rsidR="00524371" w:rsidDel="000458BE">
          <w:rPr>
            <w:rFonts w:ascii="Calibri" w:eastAsia="Calibri" w:hAnsi="Calibri" w:cs="Calibri"/>
          </w:rPr>
          <w:delText xml:space="preserve"> and two studies that extract and analyse quantitative information from literatures on urban ecosystem services</w:delText>
        </w:r>
        <w:r w:rsidR="00D612BA" w:rsidDel="000458BE">
          <w:rPr>
            <w:rFonts w:ascii="Calibri" w:eastAsia="Calibri" w:hAnsi="Calibri" w:cs="Calibri"/>
          </w:rPr>
          <w:delText xml:space="preserve"> </w:delText>
        </w:r>
        <w:r w:rsidR="00D612BA"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32,33&lt;/sup&gt;","plainTextFormattedCitation":"32,33","previouslyFormattedCitation":"&lt;sup&gt;31,32&lt;/sup&gt;"},"properties":{"noteIndex":0},"schema":"https://github.com/citation-style-language/schema/raw/master/csl-citation.json"}</w:delInstrText>
        </w:r>
        <w:r w:rsidR="00D612BA"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32,33</w:delText>
        </w:r>
        <w:r w:rsidR="00D612BA" w:rsidDel="000458BE">
          <w:rPr>
            <w:rFonts w:ascii="Calibri" w:eastAsia="Calibri" w:hAnsi="Calibri" w:cs="Calibri"/>
          </w:rPr>
          <w:fldChar w:fldCharType="end"/>
        </w:r>
        <w:r w:rsidR="00524371" w:rsidDel="000458BE">
          <w:rPr>
            <w:rFonts w:ascii="Calibri" w:eastAsia="Calibri" w:hAnsi="Calibri" w:cs="Calibri"/>
          </w:rPr>
          <w:delText xml:space="preserve">. We do not find a single study </w:delText>
        </w:r>
        <w:r w:rsidR="00E00E4C" w:rsidDel="000458BE">
          <w:rPr>
            <w:rFonts w:ascii="Calibri" w:eastAsia="Calibri" w:hAnsi="Calibri" w:cs="Calibri"/>
          </w:rPr>
          <w:delText>referring to</w:delText>
        </w:r>
        <w:r w:rsidR="00524371" w:rsidDel="000458BE">
          <w:rPr>
            <w:rFonts w:ascii="Calibri" w:eastAsia="Calibri" w:hAnsi="Calibri" w:cs="Calibri"/>
          </w:rPr>
          <w:delText xml:space="preserve"> </w:delText>
        </w:r>
        <w:r w:rsidR="00D723A7" w:rsidDel="000458BE">
          <w:rPr>
            <w:rFonts w:ascii="Calibri" w:eastAsia="Calibri" w:hAnsi="Calibri" w:cs="Calibri"/>
          </w:rPr>
          <w:delText xml:space="preserve">systematic </w:delText>
        </w:r>
        <w:r w:rsidR="00524371" w:rsidRPr="00CA5439" w:rsidDel="000458BE">
          <w:rPr>
            <w:rFonts w:ascii="Calibri" w:eastAsia="Calibri" w:hAnsi="Calibri" w:cs="Calibri"/>
            <w:i/>
          </w:rPr>
          <w:delText>case study</w:delText>
        </w:r>
        <w:r w:rsidR="00524371" w:rsidDel="000458BE">
          <w:rPr>
            <w:rFonts w:ascii="Calibri" w:eastAsia="Calibri" w:hAnsi="Calibri" w:cs="Calibri"/>
          </w:rPr>
          <w:delText xml:space="preserve"> </w:delText>
        </w:r>
        <w:r w:rsidR="00E00E4C" w:rsidDel="000458BE">
          <w:rPr>
            <w:rFonts w:ascii="Calibri" w:eastAsia="Calibri" w:hAnsi="Calibri" w:cs="Calibri"/>
          </w:rPr>
          <w:delText>review</w:delText>
        </w:r>
        <w:r w:rsidR="00524371" w:rsidDel="000458BE">
          <w:rPr>
            <w:rFonts w:ascii="Calibri" w:eastAsia="Calibri" w:hAnsi="Calibri" w:cs="Calibri"/>
          </w:rPr>
          <w:delText xml:space="preserve"> methods</w:delText>
        </w:r>
        <w:r w:rsidR="00E00E4C" w:rsidDel="000458BE">
          <w:rPr>
            <w:rFonts w:ascii="Calibri" w:eastAsia="Calibri" w:hAnsi="Calibri" w:cs="Calibri"/>
          </w:rPr>
          <w:delText xml:space="preserve">, such as </w:delText>
        </w:r>
        <w:r w:rsidR="00524371" w:rsidDel="000458BE">
          <w:rPr>
            <w:rFonts w:ascii="Calibri" w:eastAsia="Calibri" w:hAnsi="Calibri" w:cs="Calibri"/>
          </w:rPr>
          <w:delText>qu</w:delText>
        </w:r>
        <w:r w:rsidR="00060A41" w:rsidDel="000458BE">
          <w:rPr>
            <w:rFonts w:ascii="Calibri" w:eastAsia="Calibri" w:hAnsi="Calibri" w:cs="Calibri"/>
          </w:rPr>
          <w:delText xml:space="preserve">alitative comparative analysis, </w:delText>
        </w:r>
        <w:r w:rsidR="00E00E4C" w:rsidDel="000458BE">
          <w:rPr>
            <w:rFonts w:ascii="Calibri" w:eastAsia="Calibri" w:hAnsi="Calibri" w:cs="Calibri"/>
          </w:rPr>
          <w:delText xml:space="preserve">case study meta-analysis, </w:delText>
        </w:r>
        <w:r w:rsidR="00060A41" w:rsidDel="000458BE">
          <w:rPr>
            <w:rFonts w:ascii="Calibri" w:eastAsia="Calibri" w:hAnsi="Calibri" w:cs="Calibri"/>
          </w:rPr>
          <w:delText xml:space="preserve">or </w:delText>
        </w:r>
        <w:r w:rsidR="00524371" w:rsidDel="000458BE">
          <w:rPr>
            <w:rFonts w:ascii="Calibri" w:eastAsia="Calibri" w:hAnsi="Calibri" w:cs="Calibri"/>
          </w:rPr>
          <w:delText>case</w:delText>
        </w:r>
        <w:r w:rsidR="00060A41" w:rsidDel="000458BE">
          <w:rPr>
            <w:rFonts w:ascii="Calibri" w:eastAsia="Calibri" w:hAnsi="Calibri" w:cs="Calibri"/>
          </w:rPr>
          <w:delText xml:space="preserve"> survey</w:delText>
        </w:r>
        <w:r w:rsidR="0005750C" w:rsidDel="000458BE">
          <w:rPr>
            <w:rFonts w:ascii="Calibri" w:eastAsia="Calibri" w:hAnsi="Calibri" w:cs="Calibri"/>
          </w:rPr>
          <w:delText>s</w:delText>
        </w:r>
        <w:r w:rsidR="00E00E4C" w:rsidDel="000458BE">
          <w:rPr>
            <w:rFonts w:ascii="Calibri" w:eastAsia="Calibri" w:hAnsi="Calibri" w:cs="Calibri"/>
          </w:rPr>
          <w:delText xml:space="preserve"> </w:delText>
        </w:r>
        <w:r w:rsidR="00E00E4C"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34&lt;/sup&gt;","plainTextFormattedCitation":"34","previouslyFormattedCitation":"&lt;sup&gt;33&lt;/sup&gt;"},"properties":{"noteIndex":0},"schema":"https://github.com/citation-style-language/schema/raw/master/csl-citation.json"}</w:delInstrText>
        </w:r>
        <w:r w:rsidR="00E00E4C"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34</w:delText>
        </w:r>
        <w:r w:rsidR="00E00E4C" w:rsidDel="000458BE">
          <w:rPr>
            <w:rFonts w:ascii="Calibri" w:eastAsia="Calibri" w:hAnsi="Calibri" w:cs="Calibri"/>
          </w:rPr>
          <w:fldChar w:fldCharType="end"/>
        </w:r>
        <w:r w:rsidR="003F6172" w:rsidDel="000458BE">
          <w:rPr>
            <w:rFonts w:ascii="Calibri" w:eastAsia="Calibri" w:hAnsi="Calibri" w:cs="Calibri"/>
          </w:rPr>
          <w:delText xml:space="preserve">, </w:delText>
        </w:r>
        <w:r w:rsidR="00E00E4C" w:rsidDel="000458BE">
          <w:rPr>
            <w:rFonts w:ascii="Calibri" w:eastAsia="Calibri" w:hAnsi="Calibri" w:cs="Calibri"/>
          </w:rPr>
          <w:delText xml:space="preserve">although there are </w:delText>
        </w:r>
        <w:r w:rsidR="00D723A7" w:rsidDel="000458BE">
          <w:rPr>
            <w:rFonts w:ascii="Calibri" w:eastAsia="Calibri" w:hAnsi="Calibri" w:cs="Calibri"/>
          </w:rPr>
          <w:delText xml:space="preserve">a few </w:delText>
        </w:r>
        <w:r w:rsidR="00E00E4C" w:rsidDel="000458BE">
          <w:rPr>
            <w:rFonts w:ascii="Calibri" w:eastAsia="Calibri" w:hAnsi="Calibri" w:cs="Calibri"/>
          </w:rPr>
          <w:delText>examples of these methods being applied directly to urban data (</w:delText>
        </w:r>
        <w:r w:rsidR="00EA59A1" w:rsidDel="000458BE">
          <w:rPr>
            <w:rFonts w:ascii="Calibri" w:eastAsia="Calibri" w:hAnsi="Calibri" w:cs="Calibri"/>
          </w:rPr>
          <w:delText xml:space="preserve">but </w:delText>
        </w:r>
        <w:r w:rsidR="00E00E4C" w:rsidDel="000458BE">
          <w:rPr>
            <w:rFonts w:ascii="Calibri" w:eastAsia="Calibri" w:hAnsi="Calibri" w:cs="Calibri"/>
          </w:rPr>
          <w:delText xml:space="preserve">not </w:delText>
        </w:r>
        <w:r w:rsidR="00EA59A1" w:rsidDel="000458BE">
          <w:rPr>
            <w:rFonts w:ascii="Calibri" w:eastAsia="Calibri" w:hAnsi="Calibri" w:cs="Calibri"/>
          </w:rPr>
          <w:delText xml:space="preserve">to the </w:delText>
        </w:r>
        <w:r w:rsidR="00417477" w:rsidDel="000458BE">
          <w:rPr>
            <w:rFonts w:ascii="Calibri" w:eastAsia="Calibri" w:hAnsi="Calibri" w:cs="Calibri"/>
          </w:rPr>
          <w:delText xml:space="preserve">extant </w:delText>
        </w:r>
        <w:r w:rsidR="00EA59A1" w:rsidDel="000458BE">
          <w:rPr>
            <w:rFonts w:ascii="Calibri" w:eastAsia="Calibri" w:hAnsi="Calibri" w:cs="Calibri"/>
          </w:rPr>
          <w:delText>literature</w:delText>
        </w:r>
        <w:r w:rsidR="00E00E4C" w:rsidDel="000458BE">
          <w:rPr>
            <w:rFonts w:ascii="Calibri" w:eastAsia="Calibri" w:hAnsi="Calibri" w:cs="Calibri"/>
          </w:rPr>
          <w:delText xml:space="preserve">) </w:delText>
        </w:r>
        <w:r w:rsidR="00E00E4C"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35&lt;/sup&gt;","plainTextFormattedCitation":"35","previouslyFormattedCitation":"&lt;sup&gt;34&lt;/sup&gt;"},"properties":{"noteIndex":0},"schema":"https://github.com/citation-style-language/schema/raw/master/csl-citation.json"}</w:delInstrText>
        </w:r>
        <w:r w:rsidR="00E00E4C"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35</w:delText>
        </w:r>
        <w:r w:rsidR="00E00E4C" w:rsidDel="000458BE">
          <w:rPr>
            <w:rFonts w:ascii="Calibri" w:eastAsia="Calibri" w:hAnsi="Calibri" w:cs="Calibri"/>
          </w:rPr>
          <w:fldChar w:fldCharType="end"/>
        </w:r>
        <w:r w:rsidR="00E00E4C" w:rsidDel="000458BE">
          <w:rPr>
            <w:rFonts w:ascii="Calibri" w:eastAsia="Calibri" w:hAnsi="Calibri" w:cs="Calibri"/>
          </w:rPr>
          <w:delText>.</w:delText>
        </w:r>
      </w:del>
    </w:p>
    <w:tbl>
      <w:tblPr>
        <w:tblW w:w="9072" w:type="dxa"/>
        <w:tblLook w:val="04A0" w:firstRow="1" w:lastRow="0" w:firstColumn="1" w:lastColumn="0" w:noHBand="0" w:noVBand="1"/>
      </w:tblPr>
      <w:tblGrid>
        <w:gridCol w:w="5529"/>
        <w:gridCol w:w="2402"/>
        <w:gridCol w:w="1141"/>
      </w:tblGrid>
      <w:tr w:rsidR="00CB249E" w:rsidRPr="00E00E4C" w:rsidDel="000458BE" w14:paraId="065B779D" w14:textId="77169589" w:rsidTr="00176007">
        <w:trPr>
          <w:trHeight w:val="300"/>
          <w:del w:id="1026" w:author="William Lamb" w:date="2018-11-13T13:16:00Z"/>
        </w:trPr>
        <w:tc>
          <w:tcPr>
            <w:tcW w:w="5529" w:type="dxa"/>
            <w:tcBorders>
              <w:top w:val="single" w:sz="4" w:space="0" w:color="auto"/>
              <w:bottom w:val="single" w:sz="4" w:space="0" w:color="auto"/>
            </w:tcBorders>
            <w:shd w:val="clear" w:color="auto" w:fill="auto"/>
            <w:noWrap/>
            <w:vAlign w:val="bottom"/>
            <w:hideMark/>
          </w:tcPr>
          <w:p w14:paraId="0AA4E7A7" w14:textId="4EB90461" w:rsidR="006C64A3" w:rsidRPr="00E00E4C" w:rsidDel="000458BE" w:rsidRDefault="006C64A3">
            <w:pPr>
              <w:spacing w:line="480" w:lineRule="auto"/>
              <w:rPr>
                <w:del w:id="1027" w:author="William Lamb" w:date="2018-11-13T13:16:00Z"/>
                <w:rFonts w:ascii="Calibri" w:eastAsia="Times New Roman" w:hAnsi="Calibri" w:cs="Calibri"/>
                <w:b/>
                <w:bCs/>
                <w:color w:val="000000"/>
              </w:rPr>
              <w:pPrChange w:id="1028" w:author="William Lamb" w:date="2018-11-13T13:16:00Z">
                <w:pPr>
                  <w:spacing w:after="0" w:line="360" w:lineRule="auto"/>
                </w:pPr>
              </w:pPrChange>
            </w:pPr>
            <w:del w:id="1029" w:author="William Lamb" w:date="2018-11-13T13:16:00Z">
              <w:r w:rsidRPr="00E00E4C" w:rsidDel="000458BE">
                <w:rPr>
                  <w:rFonts w:ascii="Calibri" w:eastAsia="Times New Roman" w:hAnsi="Calibri" w:cs="Calibri"/>
                  <w:b/>
                  <w:bCs/>
                  <w:color w:val="000000"/>
                </w:rPr>
                <w:delText>Title</w:delText>
              </w:r>
            </w:del>
          </w:p>
        </w:tc>
        <w:tc>
          <w:tcPr>
            <w:tcW w:w="2402" w:type="dxa"/>
            <w:tcBorders>
              <w:top w:val="single" w:sz="4" w:space="0" w:color="auto"/>
              <w:bottom w:val="single" w:sz="4" w:space="0" w:color="auto"/>
            </w:tcBorders>
            <w:shd w:val="clear" w:color="auto" w:fill="auto"/>
            <w:noWrap/>
            <w:vAlign w:val="bottom"/>
            <w:hideMark/>
          </w:tcPr>
          <w:p w14:paraId="7357B22E" w14:textId="6AB5CBDD" w:rsidR="006C64A3" w:rsidRPr="00E00E4C" w:rsidDel="000458BE" w:rsidRDefault="006C64A3">
            <w:pPr>
              <w:spacing w:line="480" w:lineRule="auto"/>
              <w:rPr>
                <w:del w:id="1030" w:author="William Lamb" w:date="2018-11-13T13:16:00Z"/>
                <w:rFonts w:ascii="Calibri" w:eastAsia="Times New Roman" w:hAnsi="Calibri" w:cs="Calibri"/>
                <w:b/>
                <w:bCs/>
                <w:color w:val="000000"/>
              </w:rPr>
              <w:pPrChange w:id="1031" w:author="William Lamb" w:date="2018-11-13T13:16:00Z">
                <w:pPr>
                  <w:spacing w:after="0" w:line="360" w:lineRule="auto"/>
                </w:pPr>
              </w:pPrChange>
            </w:pPr>
            <w:del w:id="1032" w:author="William Lamb" w:date="2018-11-13T13:16:00Z">
              <w:r w:rsidRPr="00E00E4C" w:rsidDel="000458BE">
                <w:rPr>
                  <w:rFonts w:ascii="Calibri" w:eastAsia="Times New Roman" w:hAnsi="Calibri" w:cs="Calibri"/>
                  <w:b/>
                  <w:bCs/>
                  <w:color w:val="000000"/>
                </w:rPr>
                <w:delText>Method</w:delText>
              </w:r>
            </w:del>
          </w:p>
        </w:tc>
        <w:tc>
          <w:tcPr>
            <w:tcW w:w="1141" w:type="dxa"/>
            <w:tcBorders>
              <w:top w:val="single" w:sz="4" w:space="0" w:color="auto"/>
              <w:bottom w:val="single" w:sz="4" w:space="0" w:color="auto"/>
            </w:tcBorders>
          </w:tcPr>
          <w:p w14:paraId="29CA963A" w14:textId="442FC147" w:rsidR="006C64A3" w:rsidRPr="00E00E4C" w:rsidDel="000458BE" w:rsidRDefault="006C64A3">
            <w:pPr>
              <w:spacing w:line="480" w:lineRule="auto"/>
              <w:rPr>
                <w:del w:id="1033" w:author="William Lamb" w:date="2018-11-13T13:16:00Z"/>
                <w:rFonts w:ascii="Calibri" w:eastAsia="Times New Roman" w:hAnsi="Calibri" w:cs="Calibri"/>
                <w:b/>
                <w:bCs/>
                <w:color w:val="000000"/>
              </w:rPr>
              <w:pPrChange w:id="1034" w:author="William Lamb" w:date="2018-11-13T13:16:00Z">
                <w:pPr>
                  <w:spacing w:after="0" w:line="360" w:lineRule="auto"/>
                </w:pPr>
              </w:pPrChange>
            </w:pPr>
            <w:del w:id="1035" w:author="William Lamb" w:date="2018-11-13T13:16:00Z">
              <w:r w:rsidDel="000458BE">
                <w:rPr>
                  <w:rFonts w:ascii="Calibri" w:eastAsia="Times New Roman" w:hAnsi="Calibri" w:cs="Calibri"/>
                  <w:b/>
                  <w:bCs/>
                  <w:color w:val="000000"/>
                </w:rPr>
                <w:delText>Reference</w:delText>
              </w:r>
            </w:del>
          </w:p>
        </w:tc>
      </w:tr>
      <w:tr w:rsidR="00CB249E" w:rsidRPr="00E00E4C" w:rsidDel="000458BE" w14:paraId="5C743DB8" w14:textId="415BA7C3" w:rsidTr="00176007">
        <w:trPr>
          <w:trHeight w:val="624"/>
          <w:del w:id="1036" w:author="William Lamb" w:date="2018-11-13T13:16:00Z"/>
        </w:trPr>
        <w:tc>
          <w:tcPr>
            <w:tcW w:w="5529" w:type="dxa"/>
            <w:tcBorders>
              <w:top w:val="single" w:sz="4" w:space="0" w:color="auto"/>
            </w:tcBorders>
            <w:shd w:val="clear" w:color="auto" w:fill="auto"/>
            <w:noWrap/>
            <w:hideMark/>
          </w:tcPr>
          <w:p w14:paraId="2745E09B" w14:textId="38739352" w:rsidR="006C64A3" w:rsidRPr="00E00E4C" w:rsidDel="000458BE" w:rsidRDefault="006C64A3">
            <w:pPr>
              <w:spacing w:line="480" w:lineRule="auto"/>
              <w:rPr>
                <w:del w:id="1037" w:author="William Lamb" w:date="2018-11-13T13:16:00Z"/>
                <w:rFonts w:ascii="Calibri" w:eastAsia="Times New Roman" w:hAnsi="Calibri" w:cs="Calibri"/>
                <w:color w:val="000000"/>
              </w:rPr>
              <w:pPrChange w:id="1038" w:author="William Lamb" w:date="2018-11-13T13:16:00Z">
                <w:pPr>
                  <w:spacing w:after="0" w:line="360" w:lineRule="auto"/>
                </w:pPr>
              </w:pPrChange>
            </w:pPr>
            <w:del w:id="1039" w:author="William Lamb" w:date="2018-11-13T13:16:00Z">
              <w:r w:rsidRPr="00E00E4C" w:rsidDel="000458BE">
                <w:rPr>
                  <w:rFonts w:ascii="Calibri" w:eastAsia="Times New Roman" w:hAnsi="Calibri" w:cs="Calibri"/>
                  <w:color w:val="000000"/>
                </w:rPr>
                <w:delText>Green roofs against pollution and climate change. A review</w:delText>
              </w:r>
            </w:del>
          </w:p>
        </w:tc>
        <w:tc>
          <w:tcPr>
            <w:tcW w:w="2402" w:type="dxa"/>
            <w:tcBorders>
              <w:top w:val="single" w:sz="4" w:space="0" w:color="auto"/>
            </w:tcBorders>
            <w:shd w:val="clear" w:color="auto" w:fill="auto"/>
            <w:noWrap/>
            <w:hideMark/>
          </w:tcPr>
          <w:p w14:paraId="3EC66743" w14:textId="7DB342B7" w:rsidR="006C64A3" w:rsidRPr="00E00E4C" w:rsidDel="000458BE" w:rsidRDefault="006C64A3">
            <w:pPr>
              <w:spacing w:line="480" w:lineRule="auto"/>
              <w:rPr>
                <w:del w:id="1040" w:author="William Lamb" w:date="2018-11-13T13:16:00Z"/>
                <w:rFonts w:ascii="Calibri" w:eastAsia="Times New Roman" w:hAnsi="Calibri" w:cs="Calibri"/>
                <w:color w:val="000000"/>
              </w:rPr>
              <w:pPrChange w:id="1041" w:author="William Lamb" w:date="2018-11-13T13:16:00Z">
                <w:pPr>
                  <w:spacing w:after="0" w:line="360" w:lineRule="auto"/>
                </w:pPr>
              </w:pPrChange>
            </w:pPr>
            <w:del w:id="1042" w:author="William Lamb" w:date="2018-11-13T13:16:00Z">
              <w:r w:rsidRPr="00E00E4C" w:rsidDel="000458BE">
                <w:rPr>
                  <w:rFonts w:ascii="Calibri" w:eastAsia="Times New Roman" w:hAnsi="Calibri" w:cs="Calibri"/>
                  <w:color w:val="000000"/>
                </w:rPr>
                <w:delText>Narrative review</w:delText>
              </w:r>
            </w:del>
          </w:p>
        </w:tc>
        <w:tc>
          <w:tcPr>
            <w:tcW w:w="1141" w:type="dxa"/>
            <w:tcBorders>
              <w:top w:val="single" w:sz="4" w:space="0" w:color="auto"/>
            </w:tcBorders>
          </w:tcPr>
          <w:p w14:paraId="6C4D26D8" w14:textId="646993E5" w:rsidR="006C64A3" w:rsidRPr="003F6172" w:rsidDel="000458BE" w:rsidRDefault="006C64A3">
            <w:pPr>
              <w:spacing w:line="480" w:lineRule="auto"/>
              <w:rPr>
                <w:del w:id="1043" w:author="William Lamb" w:date="2018-11-13T13:16:00Z"/>
                <w:rFonts w:ascii="Calibri" w:eastAsia="Times New Roman" w:hAnsi="Calibri" w:cs="Calibri"/>
                <w:color w:val="000000"/>
              </w:rPr>
              <w:pPrChange w:id="1044" w:author="William Lamb" w:date="2018-11-13T13:16:00Z">
                <w:pPr>
                  <w:spacing w:after="0" w:line="360" w:lineRule="auto"/>
                </w:pPr>
              </w:pPrChange>
            </w:pPr>
            <w:del w:id="104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{"citationItems":[{"id":"ITEM-1","itemData":{"DOI":"10.1007/s13593-014-0230-9","ISBN":"1359301402","ISSN":"17730155","abstract":"Green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0.49–9.01 mg/l and phosphorus of 0.04–25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roofs.","author":[{"dropping-particle":"","family":"Li","given":"Yanling","non-dropping-particle":"","parse-names":false,"suffix":""},{"dropping-particle":"","family":"Babcock","given":"Roger W.","non-dropping-particle":"","parse-names":false,"suffix":""}],"container-title":"Agronomy for Sustainable Development","id":"ITEM-1","issue":"4","issued":{"date-parts":[["2014"]]},"page":"695-705","title":"Green roofs against pollution and climate change. A review","type":"article-journal","volume":"34"},"uris":["http://www.mendeley.com/documents/?uuid=6414d6c0-717a-48e2-9bf2-4a466957cb93"]}],"mendeley":{"formattedCitation":"&lt;sup&gt;36&lt;/sup&gt;","plainTextFormattedCitation":"36","previouslyFormattedCitation":"&lt;sup&gt;35&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36</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B807047" w14:textId="3E60354A" w:rsidTr="00176007">
        <w:trPr>
          <w:trHeight w:val="624"/>
          <w:del w:id="1046" w:author="William Lamb" w:date="2018-11-13T13:16:00Z"/>
        </w:trPr>
        <w:tc>
          <w:tcPr>
            <w:tcW w:w="5529" w:type="dxa"/>
            <w:shd w:val="clear" w:color="auto" w:fill="auto"/>
            <w:noWrap/>
            <w:hideMark/>
          </w:tcPr>
          <w:p w14:paraId="66D74D77" w14:textId="743FA912" w:rsidR="006C64A3" w:rsidRPr="00E00E4C" w:rsidDel="000458BE" w:rsidRDefault="006C64A3">
            <w:pPr>
              <w:spacing w:line="480" w:lineRule="auto"/>
              <w:rPr>
                <w:del w:id="1047" w:author="William Lamb" w:date="2018-11-13T13:16:00Z"/>
                <w:rFonts w:ascii="Calibri" w:eastAsia="Times New Roman" w:hAnsi="Calibri" w:cs="Calibri"/>
                <w:color w:val="000000"/>
              </w:rPr>
              <w:pPrChange w:id="1048" w:author="William Lamb" w:date="2018-11-13T13:16:00Z">
                <w:pPr>
                  <w:spacing w:after="0" w:line="360" w:lineRule="auto"/>
                </w:pPr>
              </w:pPrChange>
            </w:pPr>
            <w:del w:id="1049" w:author="William Lamb" w:date="2018-11-13T13:16:00Z">
              <w:r w:rsidRPr="00E00E4C" w:rsidDel="000458BE">
                <w:rPr>
                  <w:rFonts w:ascii="Calibri" w:eastAsia="Times New Roman" w:hAnsi="Calibri" w:cs="Calibri"/>
                  <w:color w:val="000000"/>
                </w:rPr>
                <w:delText>Urban and peri-urban agriculture and forestry: Transcending poverty alleviation to climate change mitigation and adaptation</w:delText>
              </w:r>
            </w:del>
          </w:p>
        </w:tc>
        <w:tc>
          <w:tcPr>
            <w:tcW w:w="2402" w:type="dxa"/>
            <w:shd w:val="clear" w:color="auto" w:fill="auto"/>
            <w:noWrap/>
            <w:hideMark/>
          </w:tcPr>
          <w:p w14:paraId="6CC3B840" w14:textId="201830A3" w:rsidR="006C64A3" w:rsidRPr="00E00E4C" w:rsidDel="000458BE" w:rsidRDefault="006C64A3">
            <w:pPr>
              <w:spacing w:line="480" w:lineRule="auto"/>
              <w:rPr>
                <w:del w:id="1050" w:author="William Lamb" w:date="2018-11-13T13:16:00Z"/>
                <w:rFonts w:ascii="Calibri" w:eastAsia="Times New Roman" w:hAnsi="Calibri" w:cs="Calibri"/>
                <w:color w:val="000000"/>
              </w:rPr>
              <w:pPrChange w:id="1051" w:author="William Lamb" w:date="2018-11-13T13:16:00Z">
                <w:pPr>
                  <w:spacing w:after="0" w:line="360" w:lineRule="auto"/>
                </w:pPr>
              </w:pPrChange>
            </w:pPr>
            <w:del w:id="1052" w:author="William Lamb" w:date="2018-11-13T13:16:00Z">
              <w:r w:rsidRPr="00E00E4C" w:rsidDel="000458BE">
                <w:rPr>
                  <w:rFonts w:ascii="Calibri" w:eastAsia="Times New Roman" w:hAnsi="Calibri" w:cs="Calibri"/>
                  <w:color w:val="000000"/>
                </w:rPr>
                <w:delText>Narrative review</w:delText>
              </w:r>
            </w:del>
          </w:p>
        </w:tc>
        <w:tc>
          <w:tcPr>
            <w:tcW w:w="1141" w:type="dxa"/>
          </w:tcPr>
          <w:p w14:paraId="0C50CA2A" w14:textId="629662FB" w:rsidR="006C64A3" w:rsidRPr="003F6172" w:rsidDel="000458BE" w:rsidRDefault="006C64A3">
            <w:pPr>
              <w:spacing w:line="480" w:lineRule="auto"/>
              <w:rPr>
                <w:del w:id="1053" w:author="William Lamb" w:date="2018-11-13T13:16:00Z"/>
                <w:rFonts w:ascii="Calibri" w:eastAsia="Times New Roman" w:hAnsi="Calibri" w:cs="Calibri"/>
                <w:color w:val="000000"/>
              </w:rPr>
              <w:pPrChange w:id="1054" w:author="William Lamb" w:date="2018-11-13T13:16:00Z">
                <w:pPr>
                  <w:spacing w:after="0" w:line="360" w:lineRule="auto"/>
                </w:pPr>
              </w:pPrChange>
            </w:pPr>
            <w:del w:id="105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{"citationItems":[{"id":"ITEM-1","itemData":{"DOI":"10.1016/j.uclim.2013.10.007","ISBN":"2212-0955","ISSN":"22120955","PMID":"22091538","abstract":"A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 2013 Elsevier Ltd.","author":[{"dropping-particle":"","family":"Lwasa","given":"Shuaib","non-dropping-particle":"","parse-names":false,"suffix":""},{"dropping-particle":"","family":"Mugagga","given":"Frank","non-dropping-particle":"","parse-names":false,"suffix":""},{"dropping-particle":"","family":"Wahab","given":"Bolanle","non-dropping-particle":"","parse-names":false,"suffix":""},{"dropping-particle":"","family":"Simon","given":"David","non-dropping-particle":"","parse-names":false,"suffix":""},{"dropping-particle":"","family":"Connors","given":"John","non-dropping-particle":"","parse-names":false,"suffix":""},{"dropping-particle":"","family":"Griffith","given":"Corrie","non-dropping-particle":"","parse-names":false,"suffix":""}],"container-title":"Urban Climate","id":"ITEM-1","issued":{"date-parts":[["2014"]]},"page":"92-106","publisher":"Elsevier Ltd","title":"Urban and peri-urban agriculture and forestry: Transcending poverty alleviation to climate change mitigation and adaptation","type":"article-journal","volume":"7"},"uris":["http://www.mendeley.com/documents/?uuid=43cf9ed5-7f46-4cbf-9206-524da929c37e"]}],"mendeley":{"formattedCitation":"&lt;sup&gt;37&lt;/sup&gt;","plainTextFormattedCitation":"37","previouslyFormattedCitation":"&lt;sup&gt;36&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37</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90E99AF" w14:textId="43C3FCA6" w:rsidTr="00176007">
        <w:trPr>
          <w:trHeight w:val="624"/>
          <w:del w:id="1056" w:author="William Lamb" w:date="2018-11-13T13:16:00Z"/>
        </w:trPr>
        <w:tc>
          <w:tcPr>
            <w:tcW w:w="5529" w:type="dxa"/>
            <w:shd w:val="clear" w:color="auto" w:fill="auto"/>
            <w:noWrap/>
            <w:hideMark/>
          </w:tcPr>
          <w:p w14:paraId="788CFF7D" w14:textId="0A6D8BAB" w:rsidR="006C64A3" w:rsidRPr="00E00E4C" w:rsidDel="000458BE" w:rsidRDefault="006C64A3">
            <w:pPr>
              <w:spacing w:line="480" w:lineRule="auto"/>
              <w:rPr>
                <w:del w:id="1057" w:author="William Lamb" w:date="2018-11-13T13:16:00Z"/>
                <w:rFonts w:ascii="Calibri" w:eastAsia="Times New Roman" w:hAnsi="Calibri" w:cs="Calibri"/>
                <w:color w:val="000000"/>
              </w:rPr>
              <w:pPrChange w:id="1058" w:author="William Lamb" w:date="2018-11-13T13:16:00Z">
                <w:pPr>
                  <w:spacing w:after="0" w:line="360" w:lineRule="auto"/>
                </w:pPr>
              </w:pPrChange>
            </w:pPr>
            <w:del w:id="1059" w:author="William Lamb" w:date="2018-11-13T13:16:00Z">
              <w:r w:rsidRPr="00E00E4C" w:rsidDel="000458BE">
                <w:rPr>
                  <w:rFonts w:ascii="Calibri" w:eastAsia="Times New Roman" w:hAnsi="Calibri" w:cs="Calibri"/>
                  <w:color w:val="000000"/>
                </w:rPr>
                <w:delText>Prospects and challenges for sustainable sanitation in developed nations: a critical review</w:delText>
              </w:r>
            </w:del>
          </w:p>
        </w:tc>
        <w:tc>
          <w:tcPr>
            <w:tcW w:w="2402" w:type="dxa"/>
            <w:shd w:val="clear" w:color="auto" w:fill="auto"/>
            <w:noWrap/>
            <w:hideMark/>
          </w:tcPr>
          <w:p w14:paraId="54324F07" w14:textId="6F72CD30" w:rsidR="006C64A3" w:rsidRPr="00E00E4C" w:rsidDel="000458BE" w:rsidRDefault="006C64A3">
            <w:pPr>
              <w:spacing w:line="480" w:lineRule="auto"/>
              <w:rPr>
                <w:del w:id="1060" w:author="William Lamb" w:date="2018-11-13T13:16:00Z"/>
                <w:rFonts w:ascii="Calibri" w:eastAsia="Times New Roman" w:hAnsi="Calibri" w:cs="Calibri"/>
                <w:color w:val="000000"/>
              </w:rPr>
              <w:pPrChange w:id="1061" w:author="William Lamb" w:date="2018-11-13T13:16:00Z">
                <w:pPr>
                  <w:spacing w:after="0" w:line="360" w:lineRule="auto"/>
                </w:pPr>
              </w:pPrChange>
            </w:pPr>
            <w:del w:id="1062" w:author="William Lamb" w:date="2018-11-13T13:16:00Z">
              <w:r w:rsidRPr="00E00E4C" w:rsidDel="000458BE">
                <w:rPr>
                  <w:rFonts w:ascii="Calibri" w:eastAsia="Times New Roman" w:hAnsi="Calibri" w:cs="Calibri"/>
                  <w:color w:val="000000"/>
                </w:rPr>
                <w:delText>Narrative review</w:delText>
              </w:r>
            </w:del>
          </w:p>
        </w:tc>
        <w:tc>
          <w:tcPr>
            <w:tcW w:w="1141" w:type="dxa"/>
          </w:tcPr>
          <w:p w14:paraId="4C3C5C79" w14:textId="34588A72" w:rsidR="006C64A3" w:rsidRPr="003F6172" w:rsidDel="000458BE" w:rsidRDefault="006C64A3">
            <w:pPr>
              <w:spacing w:line="480" w:lineRule="auto"/>
              <w:rPr>
                <w:del w:id="1063" w:author="William Lamb" w:date="2018-11-13T13:16:00Z"/>
                <w:rFonts w:ascii="Calibri" w:eastAsia="Times New Roman" w:hAnsi="Calibri" w:cs="Calibri"/>
                <w:color w:val="000000"/>
              </w:rPr>
              <w:pPrChange w:id="1064" w:author="William Lamb" w:date="2018-11-13T13:16:00Z">
                <w:pPr>
                  <w:spacing w:after="0" w:line="360" w:lineRule="auto"/>
                </w:pPr>
              </w:pPrChange>
            </w:pPr>
            <w:del w:id="106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{"citationItems":[{"id":"ITEM-1","itemData":{"DOI":"10.1139/er-2013-0082","ISBN":"1208-6053","ISSN":"1181-8700","PMID":"25246403","abstract":"Serious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economi…","author":[{"dropping-particle":"","family":"Brands","given":"Edwin","non-dropping-particle":"","parse-names":false,"suffix":""}],"container-title":"Environmental Reviews","id":"ITEM-1","issue":"4","issued":{"date-parts":[["2014"]]},"page":"346-363","title":"Prospects and challenges for sustainable sanitation in developed nations: a critical review","type":"article-journal","volume":"22"},"uris":["http://www.mendeley.com/documents/?uuid=ae58aa7a-6e02-47a6-8558-cff8f6290565"]}],"mendeley":{"formattedCitation":"&lt;sup&gt;38&lt;/sup&gt;","plainTextFormattedCitation":"38","previouslyFormattedCitation":"&lt;sup&gt;37&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38</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CB9532F" w14:textId="386E5F21" w:rsidTr="00176007">
        <w:trPr>
          <w:trHeight w:val="624"/>
          <w:del w:id="1066" w:author="William Lamb" w:date="2018-11-13T13:16:00Z"/>
        </w:trPr>
        <w:tc>
          <w:tcPr>
            <w:tcW w:w="5529" w:type="dxa"/>
            <w:shd w:val="clear" w:color="auto" w:fill="auto"/>
            <w:noWrap/>
            <w:hideMark/>
          </w:tcPr>
          <w:p w14:paraId="6CBFFC61" w14:textId="7A5E55F9" w:rsidR="006C64A3" w:rsidRPr="00E00E4C" w:rsidDel="000458BE" w:rsidRDefault="006C64A3">
            <w:pPr>
              <w:spacing w:line="480" w:lineRule="auto"/>
              <w:rPr>
                <w:del w:id="1067" w:author="William Lamb" w:date="2018-11-13T13:16:00Z"/>
                <w:rFonts w:ascii="Calibri" w:eastAsia="Times New Roman" w:hAnsi="Calibri" w:cs="Calibri"/>
                <w:color w:val="000000"/>
              </w:rPr>
              <w:pPrChange w:id="1068" w:author="William Lamb" w:date="2018-11-13T13:16:00Z">
                <w:pPr>
                  <w:spacing w:after="0" w:line="360" w:lineRule="auto"/>
                </w:pPr>
              </w:pPrChange>
            </w:pPr>
            <w:del w:id="1069" w:author="William Lamb" w:date="2018-11-13T13:16:00Z">
              <w:r w:rsidRPr="00E00E4C" w:rsidDel="000458BE">
                <w:rPr>
                  <w:rFonts w:ascii="Calibri" w:eastAsia="Times New Roman" w:hAnsi="Calibri" w:cs="Calibri"/>
                  <w:color w:val="000000"/>
                </w:rPr>
                <w:delText>A meta-analysis of urban and peri-urban agriculture and forestry in mediating climate change</w:delText>
              </w:r>
            </w:del>
          </w:p>
        </w:tc>
        <w:tc>
          <w:tcPr>
            <w:tcW w:w="2402" w:type="dxa"/>
            <w:shd w:val="clear" w:color="auto" w:fill="auto"/>
            <w:noWrap/>
            <w:hideMark/>
          </w:tcPr>
          <w:p w14:paraId="1C420B54" w14:textId="1830315E" w:rsidR="006C64A3" w:rsidRPr="00E00E4C" w:rsidDel="000458BE" w:rsidRDefault="006C64A3">
            <w:pPr>
              <w:spacing w:line="480" w:lineRule="auto"/>
              <w:rPr>
                <w:del w:id="1070" w:author="William Lamb" w:date="2018-11-13T13:16:00Z"/>
                <w:rFonts w:ascii="Calibri" w:eastAsia="Times New Roman" w:hAnsi="Calibri" w:cs="Calibri"/>
                <w:color w:val="000000"/>
              </w:rPr>
              <w:pPrChange w:id="1071" w:author="William Lamb" w:date="2018-11-13T13:16:00Z">
                <w:pPr>
                  <w:spacing w:after="0" w:line="360" w:lineRule="auto"/>
                </w:pPr>
              </w:pPrChange>
            </w:pPr>
            <w:del w:id="1072" w:author="William Lamb" w:date="2018-11-13T13:16:00Z">
              <w:r w:rsidRPr="00E00E4C" w:rsidDel="000458BE">
                <w:rPr>
                  <w:rFonts w:ascii="Calibri" w:eastAsia="Times New Roman" w:hAnsi="Calibri" w:cs="Calibri"/>
                  <w:color w:val="000000"/>
                </w:rPr>
                <w:delText>Narrative review</w:delText>
              </w:r>
            </w:del>
          </w:p>
        </w:tc>
        <w:tc>
          <w:tcPr>
            <w:tcW w:w="1141" w:type="dxa"/>
          </w:tcPr>
          <w:p w14:paraId="1EF323CA" w14:textId="5FFE4372" w:rsidR="006C64A3" w:rsidRPr="003F6172" w:rsidDel="000458BE" w:rsidRDefault="006C64A3">
            <w:pPr>
              <w:spacing w:line="480" w:lineRule="auto"/>
              <w:rPr>
                <w:del w:id="1073" w:author="William Lamb" w:date="2018-11-13T13:16:00Z"/>
                <w:rFonts w:ascii="Calibri" w:eastAsia="Times New Roman" w:hAnsi="Calibri" w:cs="Calibri"/>
                <w:color w:val="000000"/>
              </w:rPr>
              <w:pPrChange w:id="1074" w:author="William Lamb" w:date="2018-11-13T13:16:00Z">
                <w:pPr>
                  <w:spacing w:after="0" w:line="360" w:lineRule="auto"/>
                </w:pPr>
              </w:pPrChange>
            </w:pPr>
            <w:del w:id="107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{"citationItems":[{"id":"ITEM-1","itemData":{"DOI":"10.1016/j.cosust.2015.02.003","ISBN":"1877-3435","ISSN":"18773435","abstract":"This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author":[{"dropping-particle":"","family":"Lwasa","given":"Shuaib","non-dropping-particle":"","parse-names":false,"suffix":""},{"dropping-particle":"","family":"Mugagga","given":"Frank","non-dropping-particle":"","parse-names":false,"suffix":""},{"dropping-particle":"","family":"Wahab","given":"Bolanle","non-dropping-particle":"","parse-names":false,"suffix":""},{"dropping-particle":"","family":"Simon","given":"David","non-dropping-particle":"","parse-names":false,"suffix":""},{"dropping-particle":"","family":"Connors","given":"John P.","non-dropping-particle":"","parse-names":false,"suffix":""},{"dropping-particle":"","family":"Griffith","given":"Corrie","non-dropping-particle":"","parse-names":false,"suffix":""}],"container-title":"Current Opinion in Environmental Sustainability","id":"ITEM-1","issued":{"date-parts":[["2015"]]},"page":"68-73","publisher":"Elsevier B.V.","title":"A meta-analysis of urban and peri-urban agriculture and forestry in mediating climate change","type":"article-journal","volume":"13"},"uris":["http://www.mendeley.com/documents/?uuid=0ddc9fd9-0b10-41d1-bfa0-72e221f50bc0"]}],"mendeley":{"formattedCitation":"&lt;sup&gt;39&lt;/sup&gt;","plainTextFormattedCitation":"39","previouslyFormattedCitation":"&lt;sup&gt;38&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39</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4298240" w14:textId="545FFBF8" w:rsidTr="00176007">
        <w:trPr>
          <w:trHeight w:val="624"/>
          <w:del w:id="1076" w:author="William Lamb" w:date="2018-11-13T13:16:00Z"/>
        </w:trPr>
        <w:tc>
          <w:tcPr>
            <w:tcW w:w="5529" w:type="dxa"/>
            <w:shd w:val="clear" w:color="auto" w:fill="auto"/>
            <w:noWrap/>
            <w:hideMark/>
          </w:tcPr>
          <w:p w14:paraId="3F1CA36F" w14:textId="7D445258" w:rsidR="006C64A3" w:rsidRPr="00E00E4C" w:rsidDel="000458BE" w:rsidRDefault="006C64A3">
            <w:pPr>
              <w:spacing w:line="480" w:lineRule="auto"/>
              <w:rPr>
                <w:del w:id="1077" w:author="William Lamb" w:date="2018-11-13T13:16:00Z"/>
                <w:rFonts w:ascii="Calibri" w:eastAsia="Times New Roman" w:hAnsi="Calibri" w:cs="Calibri"/>
                <w:color w:val="000000"/>
              </w:rPr>
              <w:pPrChange w:id="1078" w:author="William Lamb" w:date="2018-11-13T13:16:00Z">
                <w:pPr>
                  <w:spacing w:after="0" w:line="360" w:lineRule="auto"/>
                </w:pPr>
              </w:pPrChange>
            </w:pPr>
            <w:del w:id="1079" w:author="William Lamb" w:date="2018-11-13T13:16:00Z">
              <w:r w:rsidRPr="00E00E4C" w:rsidDel="000458BE">
                <w:rPr>
                  <w:rFonts w:ascii="Calibri" w:eastAsia="Times New Roman" w:hAnsi="Calibri" w:cs="Calibri"/>
                  <w:color w:val="000000"/>
                </w:rPr>
                <w:delText>A review on co-benefits of mass public transportation in climate change mitigation</w:delText>
              </w:r>
            </w:del>
          </w:p>
        </w:tc>
        <w:tc>
          <w:tcPr>
            <w:tcW w:w="2402" w:type="dxa"/>
            <w:shd w:val="clear" w:color="auto" w:fill="auto"/>
            <w:noWrap/>
            <w:hideMark/>
          </w:tcPr>
          <w:p w14:paraId="48B6B423" w14:textId="51C26643" w:rsidR="006C64A3" w:rsidRPr="00E00E4C" w:rsidDel="000458BE" w:rsidRDefault="006C64A3">
            <w:pPr>
              <w:spacing w:line="480" w:lineRule="auto"/>
              <w:rPr>
                <w:del w:id="1080" w:author="William Lamb" w:date="2018-11-13T13:16:00Z"/>
                <w:rFonts w:ascii="Calibri" w:eastAsia="Times New Roman" w:hAnsi="Calibri" w:cs="Calibri"/>
                <w:color w:val="000000"/>
              </w:rPr>
              <w:pPrChange w:id="1081" w:author="William Lamb" w:date="2018-11-13T13:16:00Z">
                <w:pPr>
                  <w:spacing w:after="0" w:line="360" w:lineRule="auto"/>
                </w:pPr>
              </w:pPrChange>
            </w:pPr>
            <w:del w:id="1082" w:author="William Lamb" w:date="2018-11-13T13:16:00Z">
              <w:r w:rsidRPr="00E00E4C" w:rsidDel="000458BE">
                <w:rPr>
                  <w:rFonts w:ascii="Calibri" w:eastAsia="Times New Roman" w:hAnsi="Calibri" w:cs="Calibri"/>
                  <w:color w:val="000000"/>
                </w:rPr>
                <w:delText>Narrative review</w:delText>
              </w:r>
            </w:del>
          </w:p>
        </w:tc>
        <w:tc>
          <w:tcPr>
            <w:tcW w:w="1141" w:type="dxa"/>
          </w:tcPr>
          <w:p w14:paraId="4A4543D2" w14:textId="107E3265" w:rsidR="006C64A3" w:rsidRPr="003F6172" w:rsidDel="000458BE" w:rsidRDefault="006C64A3">
            <w:pPr>
              <w:spacing w:line="480" w:lineRule="auto"/>
              <w:rPr>
                <w:del w:id="1083" w:author="William Lamb" w:date="2018-11-13T13:16:00Z"/>
                <w:rFonts w:ascii="Calibri" w:eastAsia="Times New Roman" w:hAnsi="Calibri" w:cs="Calibri"/>
                <w:color w:val="000000"/>
              </w:rPr>
              <w:pPrChange w:id="1084" w:author="William Lamb" w:date="2018-11-13T13:16:00Z">
                <w:pPr>
                  <w:spacing w:after="0" w:line="360" w:lineRule="auto"/>
                </w:pPr>
              </w:pPrChange>
            </w:pPr>
            <w:del w:id="108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{"citationItems":[{"id":"ITEM-1","itemData":{"DOI":"10.1016/j.scs.2016.01.004","ISBN":"2210-6707","ISSN":"22106707","abstract":"The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cities.","author":[{"dropping-particle":"","family":"Kwan","given":"Soo Chen","non-dropping-particle":"","parse-names":false,"suffix":""},{"dropping-particle":"","family":"Hashim","given":"Jamal Hisham","non-dropping-particle":"","parse-names":false,"suffix":""}],"container-title":"Sustainable Cities and Society","id":"ITEM-1","issued":{"date-parts":[["2016"]]},"page":"11-18","publisher":"Elsevier B.V.","title":"A review on co-benefits of mass public transportation in climate change mitigation","type":"article-journal","volume":"22"},"uris":["http://www.mendeley.com/documents/?uuid=2182f544-8455-4368-bbfd-79cea78e5b13"]}],"mendeley":{"formattedCitation":"&lt;sup&gt;40&lt;/sup&gt;","plainTextFormattedCitation":"40","previouslyFormattedCitation":"&lt;sup&gt;39&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40</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77D010AB" w14:textId="0D8F4E81" w:rsidTr="00176007">
        <w:trPr>
          <w:trHeight w:val="624"/>
          <w:del w:id="1086" w:author="William Lamb" w:date="2018-11-13T13:16:00Z"/>
        </w:trPr>
        <w:tc>
          <w:tcPr>
            <w:tcW w:w="5529" w:type="dxa"/>
            <w:shd w:val="clear" w:color="auto" w:fill="auto"/>
            <w:noWrap/>
            <w:hideMark/>
          </w:tcPr>
          <w:p w14:paraId="4C359E0E" w14:textId="01524A8A" w:rsidR="006C64A3" w:rsidRPr="00E00E4C" w:rsidDel="000458BE" w:rsidRDefault="006C64A3">
            <w:pPr>
              <w:spacing w:line="480" w:lineRule="auto"/>
              <w:rPr>
                <w:del w:id="1087" w:author="William Lamb" w:date="2018-11-13T13:16:00Z"/>
                <w:rFonts w:ascii="Calibri" w:eastAsia="Times New Roman" w:hAnsi="Calibri" w:cs="Calibri"/>
                <w:color w:val="000000"/>
              </w:rPr>
              <w:pPrChange w:id="1088" w:author="William Lamb" w:date="2018-11-13T13:16:00Z">
                <w:pPr>
                  <w:spacing w:after="0" w:line="360" w:lineRule="auto"/>
                </w:pPr>
              </w:pPrChange>
            </w:pPr>
            <w:del w:id="1089" w:author="William Lamb" w:date="2018-11-13T13:16:00Z">
              <w:r w:rsidRPr="00E00E4C" w:rsidDel="000458BE">
                <w:rPr>
                  <w:rFonts w:ascii="Calibri" w:eastAsia="Times New Roman" w:hAnsi="Calibri" w:cs="Calibri"/>
                  <w:color w:val="000000"/>
                </w:rPr>
                <w:delText>What do we know about the study of distributed generation policies and regulations in the Americas? A systematic review of literature</w:delText>
              </w:r>
            </w:del>
          </w:p>
        </w:tc>
        <w:tc>
          <w:tcPr>
            <w:tcW w:w="2402" w:type="dxa"/>
            <w:shd w:val="clear" w:color="auto" w:fill="auto"/>
            <w:noWrap/>
            <w:hideMark/>
          </w:tcPr>
          <w:p w14:paraId="3FFD69C9" w14:textId="5276AD9A" w:rsidR="006C64A3" w:rsidRPr="00E00E4C" w:rsidDel="000458BE" w:rsidRDefault="006C64A3">
            <w:pPr>
              <w:spacing w:line="480" w:lineRule="auto"/>
              <w:rPr>
                <w:del w:id="1090" w:author="William Lamb" w:date="2018-11-13T13:16:00Z"/>
                <w:rFonts w:ascii="Calibri" w:eastAsia="Times New Roman" w:hAnsi="Calibri" w:cs="Calibri"/>
                <w:color w:val="000000"/>
              </w:rPr>
              <w:pPrChange w:id="1091" w:author="William Lamb" w:date="2018-11-13T13:16:00Z">
                <w:pPr>
                  <w:spacing w:after="0" w:line="360" w:lineRule="auto"/>
                </w:pPr>
              </w:pPrChange>
            </w:pPr>
            <w:del w:id="1092" w:author="William Lamb" w:date="2018-11-13T13:16:00Z">
              <w:r w:rsidRPr="00E00E4C" w:rsidDel="000458BE">
                <w:rPr>
                  <w:rFonts w:ascii="Calibri" w:eastAsia="Times New Roman" w:hAnsi="Calibri" w:cs="Calibri"/>
                  <w:color w:val="000000"/>
                </w:rPr>
                <w:delText>Bibliometric</w:delText>
              </w:r>
              <w:r w:rsidDel="000458BE">
                <w:rPr>
                  <w:rFonts w:ascii="Calibri" w:eastAsia="Times New Roman" w:hAnsi="Calibri" w:cs="Calibri"/>
                  <w:color w:val="000000"/>
                </w:rPr>
                <w:delText xml:space="preserve"> study</w:delText>
              </w:r>
            </w:del>
          </w:p>
        </w:tc>
        <w:tc>
          <w:tcPr>
            <w:tcW w:w="1141" w:type="dxa"/>
          </w:tcPr>
          <w:p w14:paraId="7D38F3C7" w14:textId="7C596BF3" w:rsidR="006C64A3" w:rsidRPr="003F6172" w:rsidDel="000458BE" w:rsidRDefault="006C64A3">
            <w:pPr>
              <w:spacing w:line="480" w:lineRule="auto"/>
              <w:rPr>
                <w:del w:id="1093" w:author="William Lamb" w:date="2018-11-13T13:16:00Z"/>
                <w:rFonts w:ascii="Calibri" w:eastAsia="Times New Roman" w:hAnsi="Calibri" w:cs="Calibri"/>
                <w:color w:val="000000"/>
              </w:rPr>
              <w:pPrChange w:id="1094" w:author="William Lamb" w:date="2018-11-13T13:16:00Z">
                <w:pPr>
                  <w:spacing w:after="0" w:line="360" w:lineRule="auto"/>
                </w:pPr>
              </w:pPrChange>
            </w:pPr>
            <w:del w:id="109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{"citationItems":[{"id":"ITEM-1","itemData":{"DOI":"10.1016/j.rser.2016.11.129","ISBN":"1364-0321","ISSN":"18790690","abstract":"Policy-makers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areas.","author":[{"dropping-particle":"","family":"Garcez","given":"Catherine Aliana Gucciardi","non-dropping-particle":"","parse-names":false,"suffix":""}],"container-title":"Renewable and Sustainable Energy Reviews","id":"ITEM-1","issue":"November","issued":{"date-parts":[["2017"]]},"page":"1404-1416","publisher":"Elsevier","title":"What do we know about the study of distributed generation policies and regulations in the Americas? A systematic review of literature","type":"article-journal","volume":"75"},"uris":["http://www.mendeley.com/documents/?uuid=d9a46d87-f3fa-4d0f-b525-d87f811ad8d5"]}],"mendeley":{"formattedCitation":"&lt;sup&gt;41&lt;/sup&gt;","plainTextFormattedCitation":"41","previouslyFormattedCitation":"&lt;sup&gt;40&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41</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44B8F625" w14:textId="65772AD5" w:rsidTr="00176007">
        <w:trPr>
          <w:trHeight w:val="624"/>
          <w:del w:id="1096" w:author="William Lamb" w:date="2018-11-13T13:16:00Z"/>
        </w:trPr>
        <w:tc>
          <w:tcPr>
            <w:tcW w:w="5529" w:type="dxa"/>
            <w:shd w:val="clear" w:color="auto" w:fill="auto"/>
            <w:noWrap/>
            <w:hideMark/>
          </w:tcPr>
          <w:p w14:paraId="51029E00" w14:textId="4DC35CD7" w:rsidR="006C64A3" w:rsidRPr="00E00E4C" w:rsidDel="000458BE" w:rsidRDefault="006C64A3">
            <w:pPr>
              <w:spacing w:line="480" w:lineRule="auto"/>
              <w:rPr>
                <w:del w:id="1097" w:author="William Lamb" w:date="2018-11-13T13:16:00Z"/>
                <w:rFonts w:ascii="Calibri" w:eastAsia="Times New Roman" w:hAnsi="Calibri" w:cs="Calibri"/>
                <w:color w:val="000000"/>
              </w:rPr>
              <w:pPrChange w:id="1098" w:author="William Lamb" w:date="2018-11-13T13:16:00Z">
                <w:pPr>
                  <w:spacing w:after="0" w:line="360" w:lineRule="auto"/>
                </w:pPr>
              </w:pPrChange>
            </w:pPr>
            <w:del w:id="1099" w:author="William Lamb" w:date="2018-11-13T13:16:00Z">
              <w:r w:rsidRPr="00E00E4C" w:rsidDel="000458BE">
                <w:rPr>
                  <w:rFonts w:ascii="Calibri" w:eastAsia="Times New Roman" w:hAnsi="Calibri" w:cs="Calibri"/>
                  <w:color w:val="000000"/>
                </w:rPr>
                <w:delText>Co-benefits of greenhouse gas mitigation: a review and classification by type, mitigation sector, and geography</w:delText>
              </w:r>
            </w:del>
          </w:p>
        </w:tc>
        <w:tc>
          <w:tcPr>
            <w:tcW w:w="2402" w:type="dxa"/>
            <w:shd w:val="clear" w:color="auto" w:fill="auto"/>
            <w:noWrap/>
            <w:hideMark/>
          </w:tcPr>
          <w:p w14:paraId="6C744CF3" w14:textId="425A4115" w:rsidR="006C64A3" w:rsidRPr="00E00E4C" w:rsidDel="000458BE" w:rsidRDefault="006C64A3">
            <w:pPr>
              <w:spacing w:line="480" w:lineRule="auto"/>
              <w:rPr>
                <w:del w:id="1100" w:author="William Lamb" w:date="2018-11-13T13:16:00Z"/>
                <w:rFonts w:ascii="Calibri" w:eastAsia="Times New Roman" w:hAnsi="Calibri" w:cs="Calibri"/>
                <w:color w:val="000000"/>
              </w:rPr>
              <w:pPrChange w:id="1101" w:author="William Lamb" w:date="2018-11-13T13:16:00Z">
                <w:pPr>
                  <w:spacing w:after="0" w:line="360" w:lineRule="auto"/>
                </w:pPr>
              </w:pPrChange>
            </w:pPr>
            <w:del w:id="1102" w:author="William Lamb" w:date="2018-11-13T13:16:00Z">
              <w:r w:rsidRPr="00E00E4C" w:rsidDel="000458BE">
                <w:rPr>
                  <w:rFonts w:ascii="Calibri" w:eastAsia="Times New Roman" w:hAnsi="Calibri" w:cs="Calibri"/>
                  <w:color w:val="000000"/>
                </w:rPr>
                <w:delText>Bibliometric</w:delText>
              </w:r>
              <w:r w:rsidDel="000458BE">
                <w:rPr>
                  <w:rFonts w:ascii="Calibri" w:eastAsia="Times New Roman" w:hAnsi="Calibri" w:cs="Calibri"/>
                  <w:color w:val="000000"/>
                </w:rPr>
                <w:delText xml:space="preserve"> study</w:delText>
              </w:r>
              <w:r w:rsidRPr="00E00E4C" w:rsidDel="000458BE">
                <w:rPr>
                  <w:rFonts w:ascii="Calibri" w:eastAsia="Times New Roman" w:hAnsi="Calibri" w:cs="Calibri"/>
                  <w:color w:val="000000"/>
                </w:rPr>
                <w:delText xml:space="preserve"> </w:delText>
              </w:r>
              <w:r w:rsidDel="000458BE">
                <w:rPr>
                  <w:rFonts w:ascii="Calibri" w:eastAsia="Times New Roman" w:hAnsi="Calibri" w:cs="Calibri"/>
                  <w:color w:val="000000"/>
                </w:rPr>
                <w:delText>&amp;</w:delText>
              </w:r>
              <w:r w:rsidRPr="00E00E4C" w:rsidDel="000458BE">
                <w:rPr>
                  <w:rFonts w:ascii="Calibri" w:eastAsia="Times New Roman" w:hAnsi="Calibri" w:cs="Calibri"/>
                  <w:color w:val="000000"/>
                </w:rPr>
                <w:delText xml:space="preserve"> narrative review</w:delText>
              </w:r>
            </w:del>
          </w:p>
        </w:tc>
        <w:tc>
          <w:tcPr>
            <w:tcW w:w="1141" w:type="dxa"/>
          </w:tcPr>
          <w:p w14:paraId="00455FE3" w14:textId="6DB21FB4" w:rsidR="006C64A3" w:rsidRPr="003F6172" w:rsidDel="000458BE" w:rsidRDefault="006C64A3">
            <w:pPr>
              <w:spacing w:line="480" w:lineRule="auto"/>
              <w:rPr>
                <w:del w:id="1103" w:author="William Lamb" w:date="2018-11-13T13:16:00Z"/>
                <w:rFonts w:ascii="Calibri" w:eastAsia="Times New Roman" w:hAnsi="Calibri" w:cs="Calibri"/>
                <w:color w:val="000000"/>
              </w:rPr>
              <w:pPrChange w:id="1104" w:author="William Lamb" w:date="2018-11-13T13:16:00Z">
                <w:pPr>
                  <w:spacing w:after="0" w:line="360" w:lineRule="auto"/>
                </w:pPr>
              </w:pPrChange>
            </w:pPr>
            <w:del w:id="110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10.1088/1748-9326/aaa9c6","author":[{"dropping-particle":"","family":"Deng","given":"Hong-Mei","non-dropping-particle":"","parse-names":false,"suffix":""},{"dropping-particle":"","family":"Liang","given":"Qiao-Mei","non-dropping-particle":"","parse-names":false,"suffix":""},{"dropping-particle":"","family":"Liu","given":"Li-Jing","non-dropping-particle":"","parse-names":false,"suffix":""},{"dropping-particle":"","family":"Anadon","given":"Laura Diaz","non-dropping-particle":"","parse-names":false,"suffix":""}],"container-title":"Environmental Research Letters2","id":"ITEM-1","issue":"123001","issued":{"date-parts":[["2018"]]},"title":"Co-benefits of greenhouse gas mitigation: a review and classification by type, mitigation sector, and geography","type":"article-journal","volume":"12"},"uris":["http://www.mendeley.com/documents/?uuid=1d9ff824-9678-401e-bafd-0d07ef29154e"]}],"mendeley":{"formattedCitation":"&lt;sup&gt;42&lt;/sup&gt;","plainTextFormattedCitation":"42","previouslyFormattedCitation":"&lt;sup&gt;41&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42</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032FFE1" w14:textId="76AF7E04" w:rsidTr="00176007">
        <w:trPr>
          <w:trHeight w:val="624"/>
          <w:del w:id="1106" w:author="William Lamb" w:date="2018-11-13T13:16:00Z"/>
        </w:trPr>
        <w:tc>
          <w:tcPr>
            <w:tcW w:w="5529" w:type="dxa"/>
            <w:shd w:val="clear" w:color="auto" w:fill="auto"/>
            <w:noWrap/>
            <w:hideMark/>
          </w:tcPr>
          <w:p w14:paraId="39B52628" w14:textId="1E6D0FE0" w:rsidR="006C64A3" w:rsidRPr="00E00E4C" w:rsidDel="000458BE" w:rsidRDefault="006C64A3">
            <w:pPr>
              <w:spacing w:line="480" w:lineRule="auto"/>
              <w:rPr>
                <w:del w:id="1107" w:author="William Lamb" w:date="2018-11-13T13:16:00Z"/>
                <w:rFonts w:ascii="Calibri" w:eastAsia="Times New Roman" w:hAnsi="Calibri" w:cs="Calibri"/>
                <w:color w:val="000000"/>
              </w:rPr>
              <w:pPrChange w:id="1108" w:author="William Lamb" w:date="2018-11-13T13:16:00Z">
                <w:pPr>
                  <w:spacing w:after="0" w:line="360" w:lineRule="auto"/>
                </w:pPr>
              </w:pPrChange>
            </w:pPr>
            <w:del w:id="1109" w:author="William Lamb" w:date="2018-11-13T13:16:00Z">
              <w:r w:rsidRPr="00E00E4C" w:rsidDel="000458BE">
                <w:rPr>
                  <w:rFonts w:ascii="Calibri" w:eastAsia="Times New Roman" w:hAnsi="Calibri" w:cs="Calibri"/>
                  <w:color w:val="000000"/>
                </w:rPr>
                <w:delText>Benefits of green roofs: A systematic review of the evidence for three ecosystem services</w:delText>
              </w:r>
            </w:del>
          </w:p>
        </w:tc>
        <w:tc>
          <w:tcPr>
            <w:tcW w:w="2402" w:type="dxa"/>
            <w:shd w:val="clear" w:color="auto" w:fill="auto"/>
            <w:noWrap/>
            <w:hideMark/>
          </w:tcPr>
          <w:p w14:paraId="758591B0" w14:textId="72BF2CBE" w:rsidR="006C64A3" w:rsidRPr="00E00E4C" w:rsidDel="000458BE" w:rsidRDefault="006C64A3">
            <w:pPr>
              <w:spacing w:line="480" w:lineRule="auto"/>
              <w:rPr>
                <w:del w:id="1110" w:author="William Lamb" w:date="2018-11-13T13:16:00Z"/>
                <w:rFonts w:ascii="Calibri" w:eastAsia="Times New Roman" w:hAnsi="Calibri" w:cs="Calibri"/>
                <w:color w:val="000000"/>
              </w:rPr>
              <w:pPrChange w:id="1111" w:author="William Lamb" w:date="2018-11-13T13:16:00Z">
                <w:pPr>
                  <w:spacing w:after="0" w:line="360" w:lineRule="auto"/>
                </w:pPr>
              </w:pPrChange>
            </w:pPr>
            <w:del w:id="1112" w:author="William Lamb" w:date="2018-11-13T13:16:00Z">
              <w:r w:rsidRPr="00E00E4C" w:rsidDel="000458BE">
                <w:rPr>
                  <w:rFonts w:ascii="Calibri" w:eastAsia="Times New Roman" w:hAnsi="Calibri" w:cs="Calibri"/>
                  <w:color w:val="000000"/>
                </w:rPr>
                <w:delText>Quantitative synthesis</w:delText>
              </w:r>
            </w:del>
          </w:p>
        </w:tc>
        <w:tc>
          <w:tcPr>
            <w:tcW w:w="1141" w:type="dxa"/>
          </w:tcPr>
          <w:p w14:paraId="3741B47F" w14:textId="783A7BE2" w:rsidR="006C64A3" w:rsidRPr="003F6172" w:rsidDel="000458BE" w:rsidRDefault="006C64A3">
            <w:pPr>
              <w:spacing w:line="480" w:lineRule="auto"/>
              <w:rPr>
                <w:del w:id="1113" w:author="William Lamb" w:date="2018-11-13T13:16:00Z"/>
                <w:rFonts w:ascii="Calibri" w:eastAsia="Times New Roman" w:hAnsi="Calibri" w:cs="Calibri"/>
                <w:color w:val="000000"/>
              </w:rPr>
              <w:pPrChange w:id="1114" w:author="William Lamb" w:date="2018-11-13T13:16:00Z">
                <w:pPr>
                  <w:spacing w:after="0" w:line="360" w:lineRule="auto"/>
                </w:pPr>
              </w:pPrChange>
            </w:pPr>
            <w:del w:id="111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mendeley":{"formattedCitation":"&lt;sup&gt;32&lt;/sup&gt;","plainTextFormattedCitation":"32","previouslyFormattedCitation":"&lt;sup&gt;31&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32</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7C2F3D2E" w14:textId="115689AD" w:rsidTr="00176007">
        <w:trPr>
          <w:trHeight w:val="624"/>
          <w:del w:id="1116" w:author="William Lamb" w:date="2018-11-13T13:16:00Z"/>
        </w:trPr>
        <w:tc>
          <w:tcPr>
            <w:tcW w:w="5529" w:type="dxa"/>
            <w:shd w:val="clear" w:color="auto" w:fill="auto"/>
            <w:noWrap/>
            <w:hideMark/>
          </w:tcPr>
          <w:p w14:paraId="11CFFB3D" w14:textId="45825577" w:rsidR="006C64A3" w:rsidRPr="00E00E4C" w:rsidDel="000458BE" w:rsidRDefault="006C64A3">
            <w:pPr>
              <w:spacing w:line="480" w:lineRule="auto"/>
              <w:rPr>
                <w:del w:id="1117" w:author="William Lamb" w:date="2018-11-13T13:16:00Z"/>
                <w:rFonts w:ascii="Calibri" w:eastAsia="Times New Roman" w:hAnsi="Calibri" w:cs="Calibri"/>
                <w:color w:val="000000"/>
              </w:rPr>
              <w:pPrChange w:id="1118" w:author="William Lamb" w:date="2018-11-13T13:16:00Z">
                <w:pPr>
                  <w:spacing w:after="0" w:line="360" w:lineRule="auto"/>
                </w:pPr>
              </w:pPrChange>
            </w:pPr>
            <w:del w:id="1119" w:author="William Lamb" w:date="2018-11-13T13:16:00Z">
              <w:r w:rsidRPr="00E00E4C" w:rsidDel="000458BE">
                <w:rPr>
                  <w:rFonts w:ascii="Calibri" w:eastAsia="Times New Roman" w:hAnsi="Calibri" w:cs="Calibri"/>
                  <w:color w:val="000000"/>
                </w:rPr>
                <w:delText>Assessing the success of electricity demand response programs: A meta-analysis</w:delText>
              </w:r>
            </w:del>
          </w:p>
        </w:tc>
        <w:tc>
          <w:tcPr>
            <w:tcW w:w="2402" w:type="dxa"/>
            <w:shd w:val="clear" w:color="auto" w:fill="auto"/>
            <w:noWrap/>
            <w:hideMark/>
          </w:tcPr>
          <w:p w14:paraId="72E5FD31" w14:textId="3AC34E85" w:rsidR="006C64A3" w:rsidRPr="00E00E4C" w:rsidDel="000458BE" w:rsidRDefault="006C64A3">
            <w:pPr>
              <w:spacing w:line="480" w:lineRule="auto"/>
              <w:rPr>
                <w:del w:id="1120" w:author="William Lamb" w:date="2018-11-13T13:16:00Z"/>
                <w:rFonts w:ascii="Calibri" w:eastAsia="Times New Roman" w:hAnsi="Calibri" w:cs="Calibri"/>
                <w:color w:val="000000"/>
              </w:rPr>
              <w:pPrChange w:id="1121" w:author="William Lamb" w:date="2018-11-13T13:16:00Z">
                <w:pPr>
                  <w:spacing w:after="0" w:line="360" w:lineRule="auto"/>
                </w:pPr>
              </w:pPrChange>
            </w:pPr>
            <w:del w:id="1122" w:author="William Lamb" w:date="2018-11-13T13:16:00Z">
              <w:r w:rsidRPr="00E00E4C" w:rsidDel="000458BE">
                <w:rPr>
                  <w:rFonts w:ascii="Calibri" w:eastAsia="Times New Roman" w:hAnsi="Calibri" w:cs="Calibri"/>
                  <w:color w:val="000000"/>
                </w:rPr>
                <w:delText>Meta-analysis</w:delText>
              </w:r>
            </w:del>
          </w:p>
        </w:tc>
        <w:tc>
          <w:tcPr>
            <w:tcW w:w="1141" w:type="dxa"/>
          </w:tcPr>
          <w:p w14:paraId="5E0664C9" w14:textId="44307071" w:rsidR="006C64A3" w:rsidRPr="003F6172" w:rsidDel="000458BE" w:rsidRDefault="006C64A3">
            <w:pPr>
              <w:spacing w:line="480" w:lineRule="auto"/>
              <w:rPr>
                <w:del w:id="1123" w:author="William Lamb" w:date="2018-11-13T13:16:00Z"/>
                <w:rFonts w:ascii="Calibri" w:eastAsia="Times New Roman" w:hAnsi="Calibri" w:cs="Calibri"/>
                <w:color w:val="000000"/>
              </w:rPr>
              <w:pPrChange w:id="1124" w:author="William Lamb" w:date="2018-11-13T13:16:00Z">
                <w:pPr>
                  <w:spacing w:after="0" w:line="360" w:lineRule="auto"/>
                </w:pPr>
              </w:pPrChange>
            </w:pPr>
            <w:del w:id="112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31&lt;/sup&gt;","plainTextFormattedCitation":"31","previouslyFormattedCitation":"&lt;sup&gt;30&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31</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5AEB4996" w14:textId="549A7037" w:rsidTr="00176007">
        <w:trPr>
          <w:trHeight w:val="624"/>
          <w:del w:id="1126" w:author="William Lamb" w:date="2018-11-13T13:16:00Z"/>
        </w:trPr>
        <w:tc>
          <w:tcPr>
            <w:tcW w:w="5529" w:type="dxa"/>
            <w:tcBorders>
              <w:bottom w:val="single" w:sz="4" w:space="0" w:color="auto"/>
            </w:tcBorders>
            <w:shd w:val="clear" w:color="auto" w:fill="auto"/>
            <w:noWrap/>
            <w:hideMark/>
          </w:tcPr>
          <w:p w14:paraId="46A43B4F" w14:textId="3FEC7788" w:rsidR="006C64A3" w:rsidRPr="00E00E4C" w:rsidDel="000458BE" w:rsidRDefault="006C64A3">
            <w:pPr>
              <w:spacing w:line="480" w:lineRule="auto"/>
              <w:rPr>
                <w:del w:id="1127" w:author="William Lamb" w:date="2018-11-13T13:16:00Z"/>
                <w:rFonts w:ascii="Calibri" w:eastAsia="Times New Roman" w:hAnsi="Calibri" w:cs="Calibri"/>
                <w:color w:val="000000"/>
              </w:rPr>
              <w:pPrChange w:id="1128" w:author="William Lamb" w:date="2018-11-13T13:16:00Z">
                <w:pPr>
                  <w:spacing w:after="0" w:line="360" w:lineRule="auto"/>
                </w:pPr>
              </w:pPrChange>
            </w:pPr>
            <w:del w:id="1129" w:author="William Lamb" w:date="2018-11-13T13:16:00Z">
              <w:r w:rsidRPr="00E00E4C" w:rsidDel="000458BE">
                <w:rPr>
                  <w:rFonts w:ascii="Calibri" w:eastAsia="Times New Roman" w:hAnsi="Calibri" w:cs="Calibri"/>
                  <w:color w:val="000000"/>
                </w:rPr>
                <w:delText>The economic benefits and costs of trees in urban forest stewardship: A systematic review</w:delText>
              </w:r>
            </w:del>
          </w:p>
        </w:tc>
        <w:tc>
          <w:tcPr>
            <w:tcW w:w="2402" w:type="dxa"/>
            <w:tcBorders>
              <w:bottom w:val="single" w:sz="4" w:space="0" w:color="auto"/>
            </w:tcBorders>
            <w:shd w:val="clear" w:color="auto" w:fill="auto"/>
            <w:noWrap/>
            <w:hideMark/>
          </w:tcPr>
          <w:p w14:paraId="25842E27" w14:textId="07542CC7" w:rsidR="006C64A3" w:rsidRPr="00E00E4C" w:rsidDel="000458BE" w:rsidRDefault="006C64A3">
            <w:pPr>
              <w:spacing w:line="480" w:lineRule="auto"/>
              <w:rPr>
                <w:del w:id="1130" w:author="William Lamb" w:date="2018-11-13T13:16:00Z"/>
                <w:rFonts w:ascii="Calibri" w:eastAsia="Times New Roman" w:hAnsi="Calibri" w:cs="Calibri"/>
                <w:color w:val="000000"/>
              </w:rPr>
              <w:pPrChange w:id="1131" w:author="William Lamb" w:date="2018-11-13T13:16:00Z">
                <w:pPr>
                  <w:keepNext/>
                  <w:spacing w:after="0" w:line="360" w:lineRule="auto"/>
                </w:pPr>
              </w:pPrChange>
            </w:pPr>
            <w:del w:id="1132" w:author="William Lamb" w:date="2018-11-13T13:16:00Z">
              <w:r w:rsidRPr="00E00E4C" w:rsidDel="000458BE">
                <w:rPr>
                  <w:rFonts w:ascii="Calibri" w:eastAsia="Times New Roman" w:hAnsi="Calibri" w:cs="Calibri"/>
                  <w:color w:val="000000"/>
                </w:rPr>
                <w:delText>Bibliometric</w:delText>
              </w:r>
              <w:r w:rsidDel="000458BE">
                <w:rPr>
                  <w:rFonts w:ascii="Calibri" w:eastAsia="Times New Roman" w:hAnsi="Calibri" w:cs="Calibri"/>
                  <w:color w:val="000000"/>
                </w:rPr>
                <w:delText xml:space="preserve"> study</w:delText>
              </w:r>
              <w:r w:rsidRPr="00E00E4C" w:rsidDel="000458BE">
                <w:rPr>
                  <w:rFonts w:ascii="Calibri" w:eastAsia="Times New Roman" w:hAnsi="Calibri" w:cs="Calibri"/>
                  <w:color w:val="000000"/>
                </w:rPr>
                <w:delText>, quantitative synthesis</w:delText>
              </w:r>
              <w:r w:rsidDel="000458BE">
                <w:rPr>
                  <w:rFonts w:ascii="Calibri" w:eastAsia="Times New Roman" w:hAnsi="Calibri" w:cs="Calibri"/>
                  <w:color w:val="000000"/>
                </w:rPr>
                <w:delText xml:space="preserve"> &amp;</w:delText>
              </w:r>
              <w:r w:rsidRPr="00E00E4C" w:rsidDel="000458BE">
                <w:rPr>
                  <w:rFonts w:ascii="Calibri" w:eastAsia="Times New Roman" w:hAnsi="Calibri" w:cs="Calibri"/>
                  <w:color w:val="000000"/>
                </w:rPr>
                <w:delText xml:space="preserve"> narrative review</w:delText>
              </w:r>
            </w:del>
          </w:p>
        </w:tc>
        <w:tc>
          <w:tcPr>
            <w:tcW w:w="1141" w:type="dxa"/>
            <w:tcBorders>
              <w:bottom w:val="single" w:sz="4" w:space="0" w:color="auto"/>
            </w:tcBorders>
          </w:tcPr>
          <w:p w14:paraId="01E5606D" w14:textId="5D20F66C" w:rsidR="006C64A3" w:rsidRPr="003F6172" w:rsidDel="000458BE" w:rsidRDefault="006C64A3">
            <w:pPr>
              <w:spacing w:line="480" w:lineRule="auto"/>
              <w:rPr>
                <w:del w:id="1133" w:author="William Lamb" w:date="2018-11-13T13:16:00Z"/>
                <w:rFonts w:ascii="Calibri" w:eastAsia="Times New Roman" w:hAnsi="Calibri" w:cs="Calibri"/>
                <w:color w:val="000000"/>
              </w:rPr>
              <w:pPrChange w:id="1134" w:author="William Lamb" w:date="2018-11-13T13:16:00Z">
                <w:pPr>
                  <w:keepNext/>
                  <w:spacing w:after="0" w:line="360" w:lineRule="auto"/>
                </w:pPr>
              </w:pPrChange>
            </w:pPr>
            <w:del w:id="1135"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Greening","id":"ITEM-1","issue":"August 2017","issued":{"date-parts":[["2018"]]},"page":"162-170","title":"The economic benefits and costs of trees in urban forest stewardship: A systematic review","type":"article-journal","volume":"29"},"uris":["http://www.mendeley.com/documents/?uuid=39dc2480-a9f2-47aa-87fb-1fca6101c89b"]}],"mendeley":{"formattedCitation":"&lt;sup&gt;33&lt;/sup&gt;","plainTextFormattedCitation":"33","previouslyFormattedCitation":"&lt;sup&gt;32&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33</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bl>
    <w:p w14:paraId="255AD713" w14:textId="0670474B" w:rsidR="000C2710" w:rsidDel="000458BE" w:rsidRDefault="00DC5918">
      <w:pPr>
        <w:spacing w:line="480" w:lineRule="auto"/>
        <w:rPr>
          <w:del w:id="1136" w:author="William Lamb" w:date="2018-11-13T13:16:00Z"/>
          <w:rFonts w:ascii="Calibri" w:eastAsia="Calibri" w:hAnsi="Calibri" w:cs="Calibri"/>
        </w:rPr>
        <w:pPrChange w:id="1137" w:author="William Lamb" w:date="2018-11-13T13:16:00Z">
          <w:pPr>
            <w:pStyle w:val="Caption"/>
            <w:spacing w:line="480" w:lineRule="auto"/>
          </w:pPr>
        </w:pPrChange>
      </w:pPr>
      <w:bookmarkStart w:id="1138" w:name="_Ref512426317"/>
      <w:del w:id="1139" w:author="William Lamb" w:date="2018-11-13T13:16:00Z">
        <w:r w:rsidRPr="00DC5918" w:rsidDel="000458BE">
          <w:rPr>
            <w:b/>
          </w:rPr>
          <w:delText xml:space="preserve">Table </w:delText>
        </w:r>
        <w:r w:rsidRPr="00DC5918" w:rsidDel="000458BE">
          <w:rPr>
            <w:b/>
          </w:rPr>
          <w:fldChar w:fldCharType="begin"/>
        </w:r>
        <w:r w:rsidRPr="006D30F4" w:rsidDel="000458BE">
          <w:rPr>
            <w:b/>
            <w:rPrChange w:id="1140" w:author="William Lamb" w:date="2018-11-16T13:47:00Z">
              <w:rPr>
                <w:b/>
                <w:i w:val="0"/>
                <w:iCs w:val="0"/>
              </w:rPr>
            </w:rPrChange>
          </w:rPr>
          <w:delInstrText xml:space="preserve"> SEQ Table \* ARABIC </w:delInstrText>
        </w:r>
        <w:r w:rsidRPr="00DC5918" w:rsidDel="000458BE">
          <w:rPr>
            <w:b/>
          </w:rPr>
          <w:fldChar w:fldCharType="separate"/>
        </w:r>
        <w:r w:rsidR="00C574DD" w:rsidDel="000458BE">
          <w:rPr>
            <w:b/>
            <w:noProof/>
          </w:rPr>
          <w:delText>1</w:delText>
        </w:r>
        <w:r w:rsidRPr="00DC5918" w:rsidDel="000458BE">
          <w:rPr>
            <w:b/>
          </w:rPr>
          <w:fldChar w:fldCharType="end"/>
        </w:r>
        <w:bookmarkEnd w:id="1138"/>
        <w:r w:rsidRPr="00DC5918" w:rsidDel="000458BE">
          <w:rPr>
            <w:b/>
          </w:rPr>
          <w:delText xml:space="preserve">: </w:delText>
        </w:r>
        <w:r w:rsidR="003F6172" w:rsidDel="000458BE">
          <w:rPr>
            <w:b/>
          </w:rPr>
          <w:delText>Systematic</w:delText>
        </w:r>
        <w:r w:rsidRPr="00DC5918" w:rsidDel="000458BE">
          <w:rPr>
            <w:b/>
          </w:rPr>
          <w:delText xml:space="preserve"> reviews of urban climate change mitigation.</w:delText>
        </w:r>
        <w:r w:rsidDel="000458BE">
          <w:delText xml:space="preserve"> The minimum criteria for a ‘</w:delText>
        </w:r>
        <w:r w:rsidR="003F6172" w:rsidDel="000458BE">
          <w:delText>systematic</w:delText>
        </w:r>
        <w:r w:rsidDel="000458BE">
          <w:delText xml:space="preserve"> review’ </w:delText>
        </w:r>
        <w:r w:rsidR="003F6172" w:rsidDel="000458BE">
          <w:delText xml:space="preserve">here </w:delText>
        </w:r>
        <w:r w:rsidDel="000458BE">
          <w:delText xml:space="preserve">is the </w:delText>
        </w:r>
        <w:r w:rsidR="003F6172" w:rsidDel="000458BE">
          <w:delText>formal</w:delText>
        </w:r>
        <w:r w:rsidR="003003D2" w:rsidDel="000458BE">
          <w:delText xml:space="preserve"> </w:delText>
        </w:r>
        <w:r w:rsidDel="000458BE">
          <w:delText>selection of literature via a database search</w:delText>
        </w:r>
        <w:r w:rsidR="003F6172" w:rsidDel="000458BE">
          <w:delText xml:space="preserve"> query</w:delText>
        </w:r>
        <w:r w:rsidDel="000458BE">
          <w:delText>.</w:delText>
        </w:r>
        <w:r w:rsidR="003003D2" w:rsidDel="000458BE">
          <w:delText xml:space="preserve"> </w:delText>
        </w:r>
        <w:r w:rsidR="00AD6217" w:rsidDel="000458BE">
          <w:delText>Some reviews</w:delText>
        </w:r>
        <w:r w:rsidR="006C64A3" w:rsidDel="000458BE">
          <w:delText xml:space="preserve"> </w:delText>
        </w:r>
        <w:r w:rsidR="006C64A3" w:rsidRPr="001500E5" w:rsidDel="000458BE">
          <w:delText>(</w:delText>
        </w:r>
        <w:r w:rsidR="006C64A3" w:rsidRPr="001500E5" w:rsidDel="000458BE">
          <w:fldChar w:fldCharType="begin" w:fldLock="1"/>
        </w:r>
        <w:r w:rsidR="00422FA9" w:rsidDel="000458BE">
          <w:delInstrText>ADDIN CSL_CITATION {"citationItems":[{"id":"ITEM-1","itemData":{"DOI":"10.1016/j.rser.2016.11.129","ISBN":"1364-0321","ISSN":"18790690","abstract":"Policy-makers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areas.","author":[{"dropping-particle":"","family":"Garcez","given":"Catherine Aliana Gucciardi","non-dropping-particle":"","parse-names":false,"suffix":""}],"container-title":"Renewable and Sustainable Energy Reviews","id":"ITEM-1","issue":"November","issued":{"date-parts":[["2017"]]},"page":"1404-1416","publisher":"Elsevier","title":"What do we know about the study of distributed generation policies and regulations in the Americas? A systematic review of literature","type":"article-journal","volume":"75"},"uris":["http://www.mendeley.com/documents/?uuid=d9a46d87-f3fa-4d0f-b525-d87f811ad8d5"]},{"id":"ITEM-2","itemData":{"DOI":"10.1088/1748-9326/aaa9c6","author":[{"dropping-particle":"","family":"Deng","given":"Hong-Mei","non-dropping-particle":"","parse-names":false,"suffix":""},{"dropping-particle":"","family":"Liang","given":"Qiao-Mei","non-dropping-particle":"","parse-names":false,"suffix":""},{"dropping-particle":"","family":"Liu","given":"Li-Jing","non-dropping-particle":"","parse-names":false,"suffix":""},{"dropping-particle":"","family":"Anadon","given":"Laura Diaz","non-dropping-particle":"","parse-names":false,"suffix":""}],"container-title":"Environmental Research Letters2","id":"ITEM-2","issue":"123001","issued":{"date-parts":[["2018"]]},"title":"Co-benefits of greenhouse gas mitigation: a review and classification by type, mitigation sector, and geography","type":"article-journal","volume":"12"},"uris":["http://www.mendeley.com/documents/?uuid=1d9ff824-9678-401e-bafd-0d07ef29154e"]},{"id":"ITEM-3","itemData":{"DOI":"10.1016/j.erss.2017.12.005","ISSN":"22146296","abstract":"This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Science","id":"ITEM-3","issue":"January 2017","issued":{"date-parts":[["2018"]]},"page":"110-117","publisher":"Elsevier","title":"Assessing the success of electricity demand response programs: A meta-analysis","type":"article-journal","volume":"40"},"uris":["http://www.mendeley.com/documents/?uuid=f8e0dab2-1ce9-4fe9-b2c5-cd30684ab29b"]}],"mendeley":{"formattedCitation":"&lt;sup&gt;31,41,42&lt;/sup&gt;","plainTextFormattedCitation":"31,41,42","previouslyFormattedCitation":"&lt;sup&gt;30,40,41&lt;/sup&gt;"},"properties":{"noteIndex":0},"schema":"https://github.com/citation-style-language/schema/raw/master/csl-citation.json"}</w:delInstrText>
        </w:r>
        <w:r w:rsidR="006C64A3" w:rsidRPr="001500E5" w:rsidDel="000458BE">
          <w:fldChar w:fldCharType="separate"/>
        </w:r>
        <w:r w:rsidR="00422FA9" w:rsidRPr="00422FA9" w:rsidDel="000458BE">
          <w:rPr>
            <w:i/>
            <w:noProof/>
            <w:vertAlign w:val="superscript"/>
          </w:rPr>
          <w:delText>31,41,42</w:delText>
        </w:r>
        <w:r w:rsidR="006C64A3" w:rsidRPr="001500E5" w:rsidDel="000458BE">
          <w:fldChar w:fldCharType="end"/>
        </w:r>
        <w:r w:rsidR="006C64A3" w:rsidRPr="001500E5" w:rsidDel="000458BE">
          <w:delText>)</w:delText>
        </w:r>
        <w:r w:rsidR="00AD6217" w:rsidRPr="001500E5" w:rsidDel="000458BE">
          <w:delText xml:space="preserve"> </w:delText>
        </w:r>
        <w:r w:rsidR="00AD6217" w:rsidDel="000458BE">
          <w:delText xml:space="preserve">focus on non-urban issues, but derive important conclusions for scientific learning at urban scale, and thus should be included in the relevant literature base on urban-scale climate change mitigation. </w:delText>
        </w:r>
        <w:r w:rsidR="003003D2" w:rsidDel="000458BE">
          <w:delText>See methods for our identification procedure.</w:delText>
        </w:r>
      </w:del>
    </w:p>
    <w:p w14:paraId="5B3EF251" w14:textId="055BCD98" w:rsidR="00973140" w:rsidDel="000458BE" w:rsidRDefault="00123B4E">
      <w:pPr>
        <w:spacing w:line="480" w:lineRule="auto"/>
        <w:rPr>
          <w:del w:id="1141" w:author="William Lamb" w:date="2018-11-13T13:16:00Z"/>
          <w:rFonts w:ascii="Calibri" w:eastAsia="Calibri" w:hAnsi="Calibri" w:cs="Calibri"/>
        </w:rPr>
      </w:pPr>
      <w:del w:id="1142" w:author="William Lamb" w:date="2018-11-13T13:16:00Z">
        <w:r w:rsidDel="000458BE">
          <w:rPr>
            <w:rFonts w:ascii="Calibri" w:eastAsia="Calibri" w:hAnsi="Calibri" w:cs="Calibri"/>
          </w:rPr>
          <w:delText xml:space="preserve">The dearth of </w:delText>
        </w:r>
        <w:r w:rsidR="00D723A7" w:rsidDel="000458BE">
          <w:rPr>
            <w:rFonts w:ascii="Calibri" w:eastAsia="Calibri" w:hAnsi="Calibri" w:cs="Calibri"/>
          </w:rPr>
          <w:delText xml:space="preserve">systematic </w:delText>
        </w:r>
        <w:r w:rsidDel="000458BE">
          <w:rPr>
            <w:rFonts w:ascii="Calibri" w:eastAsia="Calibri" w:hAnsi="Calibri" w:cs="Calibri"/>
          </w:rPr>
          <w:delText xml:space="preserve">reviews on urban case studies is consistent with the wider field of energy studies and climate change mitigation </w:delText>
        </w:r>
        <w:r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3,28&lt;/sup&gt;","plainTextFormattedCitation":"3,28","previouslyFormattedCitation":"&lt;sup&gt;3,27&lt;/sup&gt;"},"properties":{"noteIndex":0},"schema":"https://github.com/citation-style-language/schema/raw/master/csl-citation.json"}</w:delInstrText>
        </w:r>
        <w:r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3,28</w:delText>
        </w:r>
        <w:r w:rsidDel="000458BE">
          <w:rPr>
            <w:rFonts w:ascii="Calibri" w:eastAsia="Calibri" w:hAnsi="Calibri" w:cs="Calibri"/>
          </w:rPr>
          <w:fldChar w:fldCharType="end"/>
        </w:r>
        <w:r w:rsidDel="000458BE">
          <w:rPr>
            <w:rFonts w:ascii="Calibri" w:eastAsia="Calibri" w:hAnsi="Calibri" w:cs="Calibri"/>
          </w:rPr>
          <w:delText xml:space="preserve"> – and unsurprising given the challenge of varied case study methods, locations and scales. </w:delText>
        </w:r>
        <w:r w:rsidR="00B41EE8" w:rsidDel="000458BE">
          <w:rPr>
            <w:rFonts w:ascii="Calibri" w:eastAsia="Calibri" w:hAnsi="Calibri" w:cs="Calibri"/>
          </w:rPr>
          <w:delText xml:space="preserve">The </w:delText>
        </w:r>
        <w:r w:rsidR="00CB1B11" w:rsidDel="000458BE">
          <w:rPr>
            <w:rFonts w:ascii="Calibri" w:eastAsia="Calibri" w:hAnsi="Calibri" w:cs="Calibri"/>
          </w:rPr>
          <w:delText>nascent stage of comparative analysi</w:delText>
        </w:r>
        <w:r w:rsidR="00B41EE8" w:rsidDel="000458BE">
          <w:rPr>
            <w:rFonts w:ascii="Calibri" w:eastAsia="Calibri" w:hAnsi="Calibri" w:cs="Calibri"/>
          </w:rPr>
          <w:delText xml:space="preserve">s has been equally noted, making it difficult to assess best practices or policies </w:delText>
        </w:r>
        <w:r w:rsidR="00B22F9B" w:rsidDel="000458BE">
          <w:rPr>
            <w:rFonts w:ascii="Calibri" w:eastAsia="Calibri" w:hAnsi="Calibri" w:cs="Calibri"/>
          </w:rPr>
          <w:delText xml:space="preserve">across a large sample of cities </w:delText>
        </w:r>
        <w:r w:rsidR="00B41EE8"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assessment","type":"article-journal","volume":"38"},"uris":["http://www.mendeley.com/documents/?uuid=adb05f28-aceb-45d1-b462-49847fe06137"]},{"id":"ITEM-2","itemData":{"author":[{"dropping-particle":"","family":"Advisory Committee for Environmental Research and Education","given":"","non-dropping-particle":"","parse-names":false,"suffix":""}],"id":"ITEM-2","issue":"January","issued":{"date-parts":[["2018"]]},"number-of-pages":"1-32","publisher-place":"Alexandria,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20,43&lt;/sup&gt;","plainTextFormattedCitation":"20,43","previouslyFormattedCitation":"&lt;sup&gt;20,42&lt;/sup&gt;"},"properties":{"noteIndex":0},"schema":"https://github.com/citation-style-language/schema/raw/master/csl-citation.json"}</w:delInstrText>
        </w:r>
        <w:r w:rsidR="00B41EE8"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20,43</w:delText>
        </w:r>
        <w:r w:rsidR="00B41EE8" w:rsidDel="000458BE">
          <w:rPr>
            <w:rFonts w:ascii="Calibri" w:eastAsia="Calibri" w:hAnsi="Calibri" w:cs="Calibri"/>
          </w:rPr>
          <w:fldChar w:fldCharType="end"/>
        </w:r>
        <w:r w:rsidR="00B41EE8" w:rsidDel="000458BE">
          <w:rPr>
            <w:rFonts w:ascii="Calibri" w:eastAsia="Calibri" w:hAnsi="Calibri" w:cs="Calibri"/>
          </w:rPr>
          <w:delText xml:space="preserve">. </w:delText>
        </w:r>
        <w:r w:rsidR="00745665" w:rsidDel="000458BE">
          <w:rPr>
            <w:rFonts w:ascii="Calibri" w:eastAsia="Calibri" w:hAnsi="Calibri" w:cs="Calibri"/>
          </w:rPr>
          <w:delText xml:space="preserve">While </w:delText>
        </w:r>
        <w:r w:rsidR="001A6A89" w:rsidDel="000458BE">
          <w:rPr>
            <w:rFonts w:ascii="Calibri" w:eastAsia="Calibri" w:hAnsi="Calibri" w:cs="Calibri"/>
          </w:rPr>
          <w:delText xml:space="preserve">climate </w:delText>
        </w:r>
        <w:r w:rsidR="00745665" w:rsidDel="000458BE">
          <w:rPr>
            <w:rFonts w:ascii="Calibri" w:eastAsia="Calibri" w:hAnsi="Calibri" w:cs="Calibri"/>
          </w:rPr>
          <w:delText xml:space="preserve">assessments show some progress towards aggregating knowledge on cities </w:delText>
        </w:r>
        <w:r w:rsidR="00745665"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24,44,45&lt;/sup&gt;","plainTextFormattedCitation":"24,44,45","previouslyFormattedCitation":"&lt;sup&gt;23,43,44&lt;/sup&gt;"},"properties":{"noteIndex":0},"schema":"https://github.com/citation-style-language/schema/raw/master/csl-citation.json"}</w:delInstrText>
        </w:r>
        <w:r w:rsidR="00745665"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24,44,45</w:delText>
        </w:r>
        <w:r w:rsidR="00745665" w:rsidDel="000458BE">
          <w:rPr>
            <w:rFonts w:ascii="Calibri" w:eastAsia="Calibri" w:hAnsi="Calibri" w:cs="Calibri"/>
          </w:rPr>
          <w:fldChar w:fldCharType="end"/>
        </w:r>
        <w:r w:rsidR="00745665" w:rsidDel="000458BE">
          <w:rPr>
            <w:rFonts w:ascii="Calibri" w:eastAsia="Calibri" w:hAnsi="Calibri" w:cs="Calibri"/>
          </w:rPr>
          <w:delText xml:space="preserve">, a crucial layer of comparative studies and systematic reviews appears to be missing. This is a major obstacle </w:delText>
        </w:r>
        <w:r w:rsidR="00F96D31" w:rsidDel="000458BE">
          <w:rPr>
            <w:rFonts w:ascii="Calibri" w:eastAsia="Calibri" w:hAnsi="Calibri" w:cs="Calibri"/>
          </w:rPr>
          <w:delText xml:space="preserve">on the road to a global </w:delText>
        </w:r>
        <w:r w:rsidR="00CA0623" w:rsidDel="000458BE">
          <w:rPr>
            <w:rFonts w:ascii="Calibri" w:eastAsia="Calibri" w:hAnsi="Calibri" w:cs="Calibri"/>
          </w:rPr>
          <w:delText xml:space="preserve">and cumulative </w:delText>
        </w:r>
        <w:r w:rsidR="00F96D31" w:rsidDel="000458BE">
          <w:rPr>
            <w:rFonts w:ascii="Calibri" w:eastAsia="Calibri" w:hAnsi="Calibri" w:cs="Calibri"/>
          </w:rPr>
          <w:delText>urban science.</w:delText>
        </w:r>
      </w:del>
    </w:p>
    <w:p w14:paraId="14D979D5" w14:textId="5302E79D" w:rsidR="009C7258" w:rsidDel="00890069" w:rsidRDefault="002C0097">
      <w:pPr>
        <w:spacing w:line="480" w:lineRule="auto"/>
        <w:rPr>
          <w:del w:id="1143" w:author="William Lamb" w:date="2018-11-14T13:16:00Z"/>
        </w:rPr>
        <w:pPrChange w:id="1144" w:author="William Lamb" w:date="2018-11-13T13:16:00Z">
          <w:pPr>
            <w:pStyle w:val="Heading2"/>
          </w:pPr>
        </w:pPrChange>
      </w:pPr>
      <w:del w:id="1145" w:author="William Lamb" w:date="2018-11-13T13:16:00Z">
        <w:r w:rsidDel="000458BE">
          <w:delText>Towards learning about urban mitigation solutions</w:delText>
        </w:r>
      </w:del>
    </w:p>
    <w:p w14:paraId="04A7DD2C" w14:textId="441E0150" w:rsidR="004118B7" w:rsidDel="008F54E6" w:rsidRDefault="003E2F1E" w:rsidP="000458BE">
      <w:pPr>
        <w:spacing w:line="480" w:lineRule="auto"/>
        <w:rPr>
          <w:del w:id="1146" w:author="William Lamb" w:date="2018-11-14T11:58:00Z"/>
        </w:rPr>
      </w:pPr>
      <w:moveFromRangeStart w:id="1147" w:author="William Lamb" w:date="2018-11-14T11:57:00Z" w:name="move529959979"/>
      <w:moveFrom w:id="1148" w:author="William Lamb" w:date="2018-11-14T11:57:00Z">
        <w:del w:id="1149" w:author="William Lamb" w:date="2018-11-14T11:58:00Z">
          <w:r w:rsidDel="008F54E6">
            <w:delText>Learning about urban climate solutions requires the scientific exploration of what policies and measures work, under what conditions, and why. Global, quantitative studies can elude to these questions in part</w:delText>
          </w:r>
          <w:r w:rsidR="008E40C9" w:rsidDel="008F54E6">
            <w:delText xml:space="preserve"> </w:delText>
          </w:r>
          <w:r w:rsidR="008E40C9" w:rsidDel="008F54E6">
            <w:fldChar w:fldCharType="begin" w:fldLock="1"/>
          </w:r>
          <w:r w:rsidR="00DA4492" w:rsidRPr="008526B5" w:rsidDel="008F54E6">
            <w:del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4,25,50&lt;/sup&gt;","plainTextFormattedCitation":"4,25,50","previouslyFormattedCitation":"&lt;sup&gt;4,25,50&lt;/sup&gt;"},"properties":{"noteIndex":0},"schema":"https://github.com/citation-style-language/schema/raw/master/csl-citation.json"}</w:delInstrText>
          </w:r>
          <w:r w:rsidR="008E40C9" w:rsidDel="008F54E6">
            <w:fldChar w:fldCharType="separate"/>
          </w:r>
          <w:r w:rsidR="00DA4492" w:rsidRPr="00890069" w:rsidDel="008F54E6">
            <w:rPr>
              <w:noProof/>
              <w:vertAlign w:val="superscript"/>
            </w:rPr>
            <w:delText>4,25,50</w:delText>
          </w:r>
          <w:r w:rsidR="008E40C9" w:rsidDel="008F54E6">
            <w:fldChar w:fldCharType="end"/>
          </w:r>
          <w:r w:rsidDel="008F54E6">
            <w:delText xml:space="preserve">. But for many mitigation topics, more fine-grained </w:delText>
          </w:r>
          <w:r w:rsidR="00A0274C" w:rsidDel="008F54E6">
            <w:delText>approaches are</w:delText>
          </w:r>
          <w:r w:rsidDel="008F54E6">
            <w:delText xml:space="preserve"> needed, particularly when it comes to the social and political economic conditions that hinder and shape reforms on the ground</w:delText>
          </w:r>
        </w:del>
      </w:moveFrom>
      <w:moveFromRangeEnd w:id="1147"/>
      <w:del w:id="1150" w:author="William Lamb" w:date="2018-11-14T11:58:00Z">
        <w:r w:rsidDel="008F54E6">
          <w:delText xml:space="preserve">. Case studies can do the work, but despite many recent commentaries highlighting the manifold challenges (and opportunities) of an urban focus in climate mitigation </w:delText>
        </w:r>
        <w:r w:rsidDel="008F54E6">
          <w:fldChar w:fldCharType="begin" w:fldLock="1"/>
        </w:r>
        <w:r w:rsidR="00DA4492" w:rsidDel="008F54E6">
          <w:del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mendeley":{"formattedCitation":"&lt;sup&gt;1,51–54&lt;/sup&gt;","plainTextFormattedCitation":"1,51–54","previouslyFormattedCitation":"&lt;sup&gt;1,51–54&lt;/sup&gt;"},"properties":{"noteIndex":0},"schema":"https://github.com/citation-style-language/schema/raw/master/csl-citation.json"}</w:delInstrText>
        </w:r>
        <w:r w:rsidDel="008F54E6">
          <w:fldChar w:fldCharType="separate"/>
        </w:r>
        <w:r w:rsidR="00DA4492" w:rsidRPr="00DA4492" w:rsidDel="008F54E6">
          <w:rPr>
            <w:noProof/>
            <w:vertAlign w:val="superscript"/>
          </w:rPr>
          <w:delText>1,51–54</w:delText>
        </w:r>
        <w:r w:rsidDel="008F54E6">
          <w:fldChar w:fldCharType="end"/>
        </w:r>
        <w:r w:rsidDel="008F54E6">
          <w:delText>, there has been no reflection on how to best exploit this extensive body of knowledge. Dedicated efforts are needed to integrate them in a wider project of learning and research synthesis – else they will remain an unexploited resource.</w:delText>
        </w:r>
      </w:del>
    </w:p>
    <w:p w14:paraId="15800653" w14:textId="7C5116D2" w:rsidR="0065771C" w:rsidDel="008526B5" w:rsidRDefault="00224063">
      <w:pPr>
        <w:spacing w:line="480" w:lineRule="auto"/>
        <w:rPr>
          <w:del w:id="1151" w:author="William Lamb" w:date="2018-11-14T13:07:00Z"/>
        </w:rPr>
      </w:pPr>
      <w:del w:id="1152" w:author="William Lamb" w:date="2018-11-14T13:07:00Z">
        <w:r w:rsidDel="008526B5">
          <w:delText xml:space="preserve">Generalisability is </w:delText>
        </w:r>
        <w:r w:rsidR="00DB0C07" w:rsidDel="008526B5">
          <w:delText xml:space="preserve">a central concern in the urban literature – and </w:delText>
        </w:r>
        <w:r w:rsidDel="008526B5">
          <w:delText>a</w:delText>
        </w:r>
        <w:r w:rsidR="0065771C" w:rsidDel="008526B5">
          <w:delText xml:space="preserve"> </w:delText>
        </w:r>
        <w:r w:rsidR="00DB0C07" w:rsidDel="008526B5">
          <w:delText xml:space="preserve">particular challenge to </w:delText>
        </w:r>
        <w:r w:rsidR="0065771C" w:rsidDel="008526B5">
          <w:delText>the case study method</w:delText>
        </w:r>
        <w:r w:rsidR="00DB0C07" w:rsidDel="008526B5">
          <w:delText xml:space="preserve"> </w:delText>
        </w:r>
        <w:r w:rsidR="00DB0C07" w:rsidDel="008526B5">
          <w:fldChar w:fldCharType="begin" w:fldLock="1"/>
        </w:r>
        <w:r w:rsidR="00DA4492" w:rsidRPr="008526B5" w:rsidDel="008526B5">
          <w:delInstrText>ADDIN CSL_CITATION {"citationItems":[{"id":"ITEM-1","itemData":{"DOI":"10.1111/1468-2427.12134","ISBN":"0309-1317","ISSN":"14682427","abstract":"Abstract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case.","author":[{"dropping-particle":"","family":"Scott","given":"Allen J.","non-dropping-particle":"","parse-names":false,"suffix":""},{"dropping-particle":"","family":"Storper","given":"Michael","non-dropping-particle":"","parse-names":false,"suffix":""}],"container-title":"International Journal of Urban and Regional Research","id":"ITEM-1","issue":"1","issued":{"date-parts":[["2015"]]},"page":"1-15","title":"The nature of cities: The scope and limits of urban theory","type":"article-journal","volume":"39"},"uris":["http://www.mendeley.com/documents/?uuid=ca738c50-04a0-4af1-a803-c526cfc0503a"]},{"id":"ITEM-2","itemData":{"DOI":"10.1162/GLEP_a_00316","author":[{"dropping-particle":"","family":"Steinberg","given":"Paul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mendeley":{"formattedCitation":"&lt;sup&gt;13,55&lt;/sup&gt;","plainTextFormattedCitation":"13,55","previouslyFormattedCitation":"&lt;sup&gt;14,55&lt;/sup&gt;"},"properties":{"noteIndex":0},"schema":"https://github.com/citation-style-language/schema/raw/master/csl-citation.json"}</w:delInstrText>
        </w:r>
        <w:r w:rsidR="00DB0C07" w:rsidDel="008526B5">
          <w:fldChar w:fldCharType="separate"/>
        </w:r>
        <w:r w:rsidR="00DA4492" w:rsidRPr="00890069" w:rsidDel="008526B5">
          <w:rPr>
            <w:noProof/>
            <w:vertAlign w:val="superscript"/>
          </w:rPr>
          <w:delText>13,55</w:delText>
        </w:r>
        <w:r w:rsidR="00DB0C07" w:rsidDel="008526B5">
          <w:fldChar w:fldCharType="end"/>
        </w:r>
        <w:r w:rsidR="00DB0C07" w:rsidDel="008526B5">
          <w:delText>. H</w:delText>
        </w:r>
        <w:r w:rsidR="0065771C" w:rsidDel="008526B5">
          <w:delText xml:space="preserve">ow can an individual study speak to issues beyond the </w:delText>
        </w:r>
        <w:r w:rsidR="00DB0C07" w:rsidDel="008526B5">
          <w:delText xml:space="preserve">city </w:delText>
        </w:r>
        <w:r w:rsidR="0065771C" w:rsidDel="008526B5">
          <w:delText xml:space="preserve">in question? Since there is a close link between generalisability and theory </w:delText>
        </w:r>
        <w:r w:rsidR="00DC4ECC" w:rsidDel="008526B5">
          <w:delText xml:space="preserve">development </w:delText>
        </w:r>
        <w:r w:rsidR="0065771C" w:rsidDel="008526B5">
          <w:delText xml:space="preserve">in the social sciences, a perceived deficiency in this regard undermines the epistemic status of </w:delText>
        </w:r>
        <w:r w:rsidR="00DB0C07" w:rsidDel="008526B5">
          <w:delText xml:space="preserve">urban </w:delText>
        </w:r>
        <w:r w:rsidR="0065771C" w:rsidDel="008526B5">
          <w:delText>case studies</w:delText>
        </w:r>
        <w:r w:rsidR="00DC4ECC" w:rsidDel="008526B5">
          <w:delText>, particularly in comparison</w:delText>
        </w:r>
        <w:r w:rsidR="0065771C" w:rsidDel="008526B5">
          <w:delText xml:space="preserve"> to large-N statistical methods </w:delText>
        </w:r>
        <w:r w:rsidR="0065771C" w:rsidDel="008526B5">
          <w:fldChar w:fldCharType="begin" w:fldLock="1"/>
        </w:r>
        <w:r w:rsidR="00DA4492" w:rsidDel="008526B5">
          <w:del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id":"ITEM-2","itemData":{"DOI":"http://dx.doi.org/10.1017/S0003055405051762","ISBN":"doi:10.1017/S0003055405051762","ISSN":"0003-0554","PMID":"17793584","abstract":"Despite repeated calls for the use of “mixed methods”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approaches.","author":[{"dropping-particle":"","family":"Lieberman","given":"Evan S","non-dropping-particle":"","parse-names":false,"suffix":""}],"container-title":"American Political Science Review","id":"ITEM-2","issue":"3","issued":{"date-parts":[["2005"]]},"page":"435-452","title":"Nested Analysis as a Mixed-Method Strategy for Comparative Research","type":"article-journal","volume":"99"},"uris":["http://www.mendeley.com/documents/?uuid=745c2174-0dce-4941-8f70-f1a73540dbd1"]}],"mendeley":{"formattedCitation":"&lt;sup&gt;13,56&lt;/sup&gt;","plainTextFormattedCitation":"13,56","previouslyFormattedCitation":"&lt;sup&gt;14,56&lt;/sup&gt;"},"properties":{"noteIndex":0},"schema":"https://github.com/citation-style-language/schema/raw/master/csl-citation.json"}</w:delInstrText>
        </w:r>
        <w:r w:rsidR="0065771C" w:rsidDel="008526B5">
          <w:fldChar w:fldCharType="separate"/>
        </w:r>
        <w:r w:rsidR="00DA4492" w:rsidRPr="00DA4492" w:rsidDel="008526B5">
          <w:rPr>
            <w:noProof/>
            <w:vertAlign w:val="superscript"/>
          </w:rPr>
          <w:delText>13,56</w:delText>
        </w:r>
        <w:r w:rsidR="0065771C" w:rsidDel="008526B5">
          <w:fldChar w:fldCharType="end"/>
        </w:r>
        <w:r w:rsidR="0065771C" w:rsidDel="008526B5">
          <w:delText xml:space="preserve">. </w:delText>
        </w:r>
        <w:r w:rsidR="00DC4ECC" w:rsidDel="008526B5">
          <w:delText xml:space="preserve">Under such conditions, the safest way to treat </w:delText>
        </w:r>
        <w:r w:rsidR="008113F2" w:rsidDel="008526B5">
          <w:delText xml:space="preserve">individual cases </w:delText>
        </w:r>
        <w:r w:rsidR="001A6A89" w:rsidDel="008526B5">
          <w:delText>may be</w:delText>
        </w:r>
        <w:r w:rsidR="00DC4ECC" w:rsidDel="008526B5">
          <w:delText xml:space="preserve"> in </w:delText>
        </w:r>
        <w:r w:rsidR="0013797E" w:rsidDel="008526B5">
          <w:delText>an</w:delText>
        </w:r>
        <w:r w:rsidR="00DC4ECC" w:rsidDel="008526B5">
          <w:delText xml:space="preserve"> anecdotal </w:delText>
        </w:r>
        <w:r w:rsidR="00DB0C07" w:rsidDel="008526B5">
          <w:delText xml:space="preserve">or illustrative </w:delText>
        </w:r>
        <w:r w:rsidR="00DC4ECC" w:rsidDel="008526B5">
          <w:delText>form</w:delText>
        </w:r>
        <w:r w:rsidR="0013797E" w:rsidDel="008526B5">
          <w:delText xml:space="preserve"> (for instance, as ‘boxed’ examples in assessments</w:delText>
        </w:r>
        <w:r w:rsidR="00DB0C07" w:rsidDel="008526B5">
          <w:delText xml:space="preserve">), or as </w:delText>
        </w:r>
        <w:r w:rsidR="0013797E" w:rsidDel="008526B5">
          <w:delText>‘pre-quantitative’ exercise</w:delText>
        </w:r>
        <w:r w:rsidR="00DB0C07" w:rsidDel="008526B5">
          <w:delText>s</w:delText>
        </w:r>
        <w:r w:rsidR="0013797E" w:rsidDel="008526B5">
          <w:delText xml:space="preserve"> that</w:delText>
        </w:r>
        <w:r w:rsidR="00DB0C07" w:rsidDel="008526B5">
          <w:delText xml:space="preserve"> identify</w:delText>
        </w:r>
        <w:r w:rsidR="0013797E" w:rsidDel="008526B5">
          <w:delText xml:space="preserve"> </w:delText>
        </w:r>
        <w:r w:rsidR="00702907" w:rsidDel="008526B5">
          <w:delText xml:space="preserve">or confirm </w:delText>
        </w:r>
        <w:r w:rsidR="0013797E" w:rsidDel="008526B5">
          <w:delText>variables and hypotheses of interest</w:delText>
        </w:r>
        <w:r w:rsidR="009C76FF" w:rsidDel="008526B5">
          <w:delText xml:space="preserve"> for follow-up analysis</w:delText>
        </w:r>
        <w:r w:rsidR="0013797E" w:rsidDel="008526B5">
          <w:delText xml:space="preserve"> </w:delText>
        </w:r>
        <w:r w:rsidR="0013797E" w:rsidDel="008526B5">
          <w:fldChar w:fldCharType="begin" w:fldLock="1"/>
        </w:r>
        <w:r w:rsidR="00DA4492" w:rsidDel="008526B5">
          <w:del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13&lt;/sup&gt;","plainTextFormattedCitation":"13","previouslyFormattedCitation":"&lt;sup&gt;14&lt;/sup&gt;"},"properties":{"noteIndex":0},"schema":"https://github.com/citation-style-language/schema/raw/master/csl-citation.json"}</w:delInstrText>
        </w:r>
        <w:r w:rsidR="0013797E" w:rsidDel="008526B5">
          <w:fldChar w:fldCharType="separate"/>
        </w:r>
        <w:r w:rsidR="00DA4492" w:rsidRPr="00DA4492" w:rsidDel="008526B5">
          <w:rPr>
            <w:noProof/>
            <w:vertAlign w:val="superscript"/>
          </w:rPr>
          <w:delText>13</w:delText>
        </w:r>
        <w:r w:rsidR="0013797E" w:rsidDel="008526B5">
          <w:fldChar w:fldCharType="end"/>
        </w:r>
        <w:r w:rsidR="00DC4ECC" w:rsidDel="008526B5">
          <w:delText>.</w:delText>
        </w:r>
      </w:del>
    </w:p>
    <w:p w14:paraId="634C2724" w14:textId="6A4357A1" w:rsidR="00F40A33" w:rsidDel="008526B5" w:rsidRDefault="000A637E">
      <w:pPr>
        <w:spacing w:line="480" w:lineRule="auto"/>
        <w:rPr>
          <w:del w:id="1153" w:author="William Lamb" w:date="2018-11-14T13:08:00Z"/>
        </w:rPr>
      </w:pPr>
      <w:del w:id="1154" w:author="William Lamb" w:date="2018-11-14T13:08:00Z">
        <w:r w:rsidDel="008526B5">
          <w:delText xml:space="preserve">These are risky strategies. Anecdotes can tend towards prominent cities, </w:delText>
        </w:r>
        <w:r w:rsidR="00F40A33" w:rsidDel="008526B5">
          <w:delText>contentious topics, or highly successful examples of urban mitigation</w:delText>
        </w:r>
        <w:r w:rsidR="001A6A89" w:rsidDel="008526B5">
          <w:delText>. This might exclude</w:delText>
        </w:r>
        <w:r w:rsidR="00F40A33" w:rsidDel="008526B5">
          <w:delText xml:space="preserve"> failures and their opportunities for learning, </w:delText>
        </w:r>
        <w:r w:rsidR="001A6A89" w:rsidDel="008526B5">
          <w:delText>or potentially reproduce</w:delText>
        </w:r>
        <w:r w:rsidR="00F40A33" w:rsidDel="008526B5">
          <w:delText xml:space="preserve"> the biases in urban case study coverage we already observe. </w:delText>
        </w:r>
        <w:r w:rsidR="00A83497" w:rsidDel="008526B5">
          <w:delText xml:space="preserve">Nor does the </w:delText>
        </w:r>
        <w:r w:rsidR="004C09E5" w:rsidDel="008526B5">
          <w:delText xml:space="preserve">scope of </w:delText>
        </w:r>
        <w:r w:rsidR="00A83497" w:rsidDel="008526B5">
          <w:delText xml:space="preserve">current case study research </w:delText>
        </w:r>
        <w:r w:rsidR="00702907" w:rsidDel="008526B5">
          <w:delText xml:space="preserve">guarantee that identified variables </w:delText>
        </w:r>
        <w:r w:rsidR="00A83497" w:rsidDel="008526B5">
          <w:delText xml:space="preserve">and proposed hypotheses </w:delText>
        </w:r>
        <w:r w:rsidR="00702907" w:rsidDel="008526B5">
          <w:delText xml:space="preserve">are broadly representative. </w:delText>
        </w:r>
        <w:r w:rsidR="001A6A89" w:rsidDel="008526B5">
          <w:delText xml:space="preserve">Such </w:delText>
        </w:r>
        <w:r w:rsidR="00702907" w:rsidDel="008526B5">
          <w:delText>risks are</w:delText>
        </w:r>
        <w:r w:rsidR="00F40A33" w:rsidDel="008526B5">
          <w:delText xml:space="preserve"> compounded by the </w:delText>
        </w:r>
        <w:r w:rsidR="00A83497" w:rsidDel="008526B5">
          <w:delText xml:space="preserve">exponential growth of literature, which prevents </w:delText>
        </w:r>
        <w:r w:rsidR="00702907" w:rsidDel="008526B5">
          <w:delText xml:space="preserve">individuals </w:delText>
        </w:r>
        <w:r w:rsidR="00A83497" w:rsidDel="008526B5">
          <w:delText>from comprehensively tracking new cases</w:delText>
        </w:r>
        <w:r w:rsidR="00702907" w:rsidDel="008526B5">
          <w:delText xml:space="preserve"> </w:delText>
        </w:r>
        <w:r w:rsidR="00A83497" w:rsidDel="008526B5">
          <w:delText xml:space="preserve">and maintaining </w:delText>
        </w:r>
        <w:r w:rsidR="00702907" w:rsidDel="008526B5">
          <w:delText xml:space="preserve">a balanced overview of </w:delText>
        </w:r>
        <w:r w:rsidR="00A83497" w:rsidDel="008526B5">
          <w:delText xml:space="preserve">developments in their field </w:delText>
        </w:r>
        <w:r w:rsidR="00F40A33" w:rsidDel="008526B5">
          <w:fldChar w:fldCharType="begin" w:fldLock="1"/>
        </w:r>
        <w:r w:rsidR="004E5E81" w:rsidDel="008526B5">
          <w:del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delInstrText>
        </w:r>
        <w:r w:rsidR="00F40A33" w:rsidDel="008526B5">
          <w:fldChar w:fldCharType="separate"/>
        </w:r>
        <w:r w:rsidR="008E40C9" w:rsidRPr="008E40C9" w:rsidDel="008526B5">
          <w:rPr>
            <w:noProof/>
            <w:vertAlign w:val="superscript"/>
          </w:rPr>
          <w:delText>3</w:delText>
        </w:r>
        <w:r w:rsidR="00F40A33" w:rsidDel="008526B5">
          <w:fldChar w:fldCharType="end"/>
        </w:r>
        <w:r w:rsidR="00A83497" w:rsidDel="008526B5">
          <w:delText>.</w:delText>
        </w:r>
      </w:del>
    </w:p>
    <w:p w14:paraId="67CFF12C" w14:textId="4CB0B891" w:rsidR="00DD2739" w:rsidDel="008526B5" w:rsidRDefault="004C09E5">
      <w:pPr>
        <w:spacing w:line="480" w:lineRule="auto"/>
        <w:rPr>
          <w:del w:id="1155" w:author="William Lamb" w:date="2018-11-14T13:08:00Z"/>
        </w:rPr>
      </w:pPr>
      <w:del w:id="1156" w:author="William Lamb" w:date="2018-11-14T13:08:00Z">
        <w:r w:rsidDel="008526B5">
          <w:delText>D</w:delText>
        </w:r>
        <w:r w:rsidR="009C6539" w:rsidDel="008526B5">
          <w:delText xml:space="preserve">espite these challenges, case studies have a </w:delText>
        </w:r>
        <w:r w:rsidR="001A6A89" w:rsidDel="008526B5">
          <w:delText xml:space="preserve">critical </w:delText>
        </w:r>
        <w:r w:rsidR="009C6539" w:rsidDel="008526B5">
          <w:delText>role in synthesising urban mitigation solutions</w:delText>
        </w:r>
        <w:r w:rsidR="00224063" w:rsidDel="008526B5">
          <w:delText xml:space="preserve"> – </w:delText>
        </w:r>
        <w:r w:rsidR="00DD2739" w:rsidDel="008526B5">
          <w:delText>where context is the final arbitrator of success or failure</w:delText>
        </w:r>
        <w:r w:rsidR="00157EFA" w:rsidDel="008526B5">
          <w:delText xml:space="preserve"> in climate policy</w:delText>
        </w:r>
        <w:r w:rsidR="00DD2739" w:rsidDel="008526B5">
          <w:delText xml:space="preserve">. It is unlikely that large-N </w:delText>
        </w:r>
        <w:r w:rsidR="00075470" w:rsidDel="008526B5">
          <w:delText xml:space="preserve">statistical </w:delText>
        </w:r>
        <w:r w:rsidR="00DD2739" w:rsidDel="008526B5">
          <w:delText>studies are able to specify how local agendas and vested interests shape urban climate policies</w:delText>
        </w:r>
        <w:r w:rsidR="00224063" w:rsidDel="008526B5">
          <w:delText>;</w:delText>
        </w:r>
        <w:r w:rsidR="00075470" w:rsidDel="008526B5">
          <w:delText xml:space="preserve"> </w:delText>
        </w:r>
        <w:r w:rsidR="00DD2739" w:rsidDel="008526B5">
          <w:delText xml:space="preserve">nor how the </w:delText>
        </w:r>
        <w:r w:rsidR="00DB0C07" w:rsidDel="008526B5">
          <w:delText xml:space="preserve">political </w:delText>
        </w:r>
        <w:r w:rsidR="00DD2739" w:rsidDel="008526B5">
          <w:delText>autonomy of cities differ</w:delText>
        </w:r>
        <w:r w:rsidR="00DB0C07" w:rsidDel="008526B5">
          <w:delText>s</w:delText>
        </w:r>
        <w:r w:rsidR="00DD2739" w:rsidDel="008526B5">
          <w:delText xml:space="preserve"> with respect to national and global governance scales</w:delText>
        </w:r>
        <w:r w:rsidR="00224063" w:rsidDel="008526B5">
          <w:delText>;</w:delText>
        </w:r>
        <w:r w:rsidR="00DD2739" w:rsidDel="008526B5">
          <w:delText xml:space="preserve"> </w:delText>
        </w:r>
        <w:r w:rsidR="004C1C42" w:rsidDel="008526B5">
          <w:delText xml:space="preserve">nor how the adoption of low-carbon </w:delText>
        </w:r>
        <w:r w:rsidR="00DD2739" w:rsidDel="008526B5">
          <w:delText>technologies depends on their</w:delText>
        </w:r>
        <w:r w:rsidR="00075470" w:rsidDel="008526B5">
          <w:delText xml:space="preserve"> convergence</w:delText>
        </w:r>
        <w:r w:rsidR="00DD2739" w:rsidDel="008526B5">
          <w:delText xml:space="preserve"> with everyday practices and behaviours</w:delText>
        </w:r>
        <w:r w:rsidR="00075470" w:rsidDel="008526B5">
          <w:delText xml:space="preserve"> </w:delText>
        </w:r>
        <w:r w:rsidR="00DB0C07" w:rsidDel="008526B5">
          <w:delText xml:space="preserve">within cities </w:delText>
        </w:r>
        <w:r w:rsidR="00075470" w:rsidDel="008526B5">
          <w:fldChar w:fldCharType="begin" w:fldLock="1"/>
        </w:r>
        <w:r w:rsidR="00DA4492" w:rsidDel="008526B5">
          <w:delInstrText>ADDIN CSL_CITATION {"citationItems":[{"id":"ITEM-1","itemData":{"DOI":"10.1177/1368431015579964","ISSN":"1368-4310","abstract":"Problems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 and not only ‘ordinary’ – practices, especially those of planners and designers who are involved in reconfiguring infrastructures of different scales, and in the practice dynamics that follow","author":[{"dropping-particle":"","family":"Shove","given":"Elizabeth","non-dropping-particle":"","parse-names":false,"suffix":""},{"dropping-particle":"","family":"Watson","given":"Matt","non-dropping-particle":"","parse-names":false,"suffix":""},{"dropping-particle":"","family":"Spurling","given":"Nicola","non-dropping-particle":"","parse-names":false,"suffix":""}],"container-title":"European Journal of Social Theory","id":"ITEM-1","issue":"3","issued":{"date-parts":[["2015"]]},"page":"274-287","title":"Conceptualizing connections: Energy demand, infrastructures and social practices","type":"article-journal","volume":"18"},"uris":["http://www.mendeley.com/documents/?uuid=0ad05725-2cc3-49c8-bff1-b9537555ac7b"]},{"id":"ITEM-2","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Sustainability","id":"ITEM-2","issued":{"date-parts":[["2018"]]},"page":"16-22","title":"The politics of rapid urban transformation","type":"article-journal","volume":"31"},"uris":["http://www.mendeley.com/documents/?uuid=d99a888b-e902-45f3-bf81-eb06d4293424"]},{"id":"ITEM-3","itemData":{"DOI":"10.4324/9781315645421","ISBN":"9781315645421","author":[{"dropping-particle":"","family":"Bartlett","given":"Sheridan","non-dropping-particle":"","parse-names":false,"suffix":""},{"dropping-particle":"","family":"Satterthwaite","given":"David (Eds.)","non-dropping-particle":"","parse-names":false,"suffix":""}],"id":"ITEM-3","issued":{"date-parts":[["2016"]]},"number-of-pages":"240-262","publisher":"Routledge","publisher-place":"London","title":"Cities on a Finite Planet: Towards Transformative Responses to Climate Change","type":"book"},"uris":["http://www.mendeley.com/documents/?uuid=882255e2-8483-444f-995e-f45e2a44ad26"]}],"mendeley":{"formattedCitation":"&lt;sup&gt;5,57,58&lt;/sup&gt;","plainTextFormattedCitation":"5,57,58","previouslyFormattedCitation":"&lt;sup&gt;5,57,58&lt;/sup&gt;"},"properties":{"noteIndex":0},"schema":"https://github.com/citation-style-language/schema/raw/master/csl-citation.json"}</w:delInstrText>
        </w:r>
        <w:r w:rsidR="00075470" w:rsidDel="008526B5">
          <w:fldChar w:fldCharType="separate"/>
        </w:r>
        <w:r w:rsidR="00DA4492" w:rsidRPr="00DA4492" w:rsidDel="008526B5">
          <w:rPr>
            <w:noProof/>
            <w:vertAlign w:val="superscript"/>
          </w:rPr>
          <w:delText>5,57,58</w:delText>
        </w:r>
        <w:r w:rsidR="00075470" w:rsidDel="008526B5">
          <w:fldChar w:fldCharType="end"/>
        </w:r>
        <w:r w:rsidR="00DD2739" w:rsidDel="008526B5">
          <w:delText>.</w:delText>
        </w:r>
        <w:r w:rsidR="00075470" w:rsidDel="008526B5">
          <w:delText xml:space="preserve"> These issues</w:delText>
        </w:r>
        <w:r w:rsidR="00D0736F" w:rsidDel="008526B5">
          <w:delText xml:space="preserve"> and others lie at the heart of urban </w:delText>
        </w:r>
        <w:r w:rsidR="004C1C42" w:rsidDel="008526B5">
          <w:delText>transformations</w:delText>
        </w:r>
        <w:r w:rsidR="00D0736F" w:rsidDel="008526B5">
          <w:delText>, and urgently require wider attention in the mitigation literature.</w:delText>
        </w:r>
      </w:del>
    </w:p>
    <w:p w14:paraId="3A196EA7" w14:textId="76BFCDE2" w:rsidR="00D0736F" w:rsidDel="008526B5" w:rsidRDefault="00DB0C07">
      <w:pPr>
        <w:spacing w:line="480" w:lineRule="auto"/>
        <w:rPr>
          <w:del w:id="1157" w:author="William Lamb" w:date="2018-11-14T13:08:00Z"/>
        </w:rPr>
      </w:pPr>
      <w:del w:id="1158" w:author="William Lamb" w:date="2018-11-14T13:08:00Z">
        <w:r w:rsidDel="008526B5">
          <w:delText>The challenge of upscaling this knowled</w:delText>
        </w:r>
        <w:r w:rsidR="008113F2" w:rsidDel="008526B5">
          <w:delText xml:space="preserve">ge is to strike a balance between the </w:delText>
        </w:r>
        <w:r w:rsidR="004C09E5" w:rsidDel="008526B5">
          <w:delText xml:space="preserve">empirical </w:delText>
        </w:r>
        <w:r w:rsidR="008113F2" w:rsidDel="008526B5">
          <w:delText>strengths of case study research</w:delText>
        </w:r>
        <w:r w:rsidR="004C09E5" w:rsidDel="008526B5">
          <w:delText>,</w:delText>
        </w:r>
        <w:r w:rsidR="008113F2" w:rsidDel="008526B5">
          <w:delText xml:space="preserve"> and the need for broader insights that can speak to different types of cities. </w:delText>
        </w:r>
        <w:r w:rsidR="004C1C42" w:rsidDel="008526B5">
          <w:delText>We see two broad routes towards</w:delText>
        </w:r>
        <w:r w:rsidR="00224063" w:rsidDel="008526B5">
          <w:delText xml:space="preserve"> such</w:delText>
        </w:r>
        <w:r w:rsidR="004C1C42" w:rsidDel="008526B5">
          <w:delText xml:space="preserve"> learning. First, comprehensive reviews on individual cities across a wide breadth of </w:delText>
        </w:r>
        <w:r w:rsidR="004C09E5" w:rsidDel="008526B5">
          <w:delText xml:space="preserve">linked </w:delText>
        </w:r>
        <w:r w:rsidR="004C1C42" w:rsidDel="008526B5">
          <w:delText>topics. Second, the structured comparison of cases within groups of cities, in combination with data science approaches.</w:delText>
        </w:r>
      </w:del>
    </w:p>
    <w:p w14:paraId="75BF9653" w14:textId="1AE1F05B" w:rsidR="00372A3B" w:rsidDel="00890069" w:rsidRDefault="00140402">
      <w:pPr>
        <w:spacing w:line="480" w:lineRule="auto"/>
        <w:rPr>
          <w:del w:id="1159" w:author="William Lamb" w:date="2018-11-14T13:16:00Z"/>
        </w:rPr>
      </w:pPr>
      <w:del w:id="1160" w:author="William Lamb" w:date="2018-11-14T13:16:00Z">
        <w:r w:rsidDel="00890069">
          <w:delText xml:space="preserve">In the study of single cities, the integration of connected issues (such as energy access, poverty, low-carbon transport modes and infrastructure provisioning) across multiple urban </w:delText>
        </w:r>
      </w:del>
      <w:del w:id="1161" w:author="William Lamb" w:date="2018-10-23T15:23:00Z">
        <w:r w:rsidDel="00A75A20">
          <w:delText xml:space="preserve">systems </w:delText>
        </w:r>
      </w:del>
      <w:del w:id="1162" w:author="William Lamb" w:date="2018-11-14T13:16:00Z">
        <w:r w:rsidDel="00890069">
          <w:delText xml:space="preserve">(households, businesses, political administration), within a regional and global perspective, is needed </w:delText>
        </w:r>
        <w:r w:rsidDel="00890069">
          <w:fldChar w:fldCharType="begin" w:fldLock="1"/>
        </w:r>
        <w:r w:rsidR="00DA4492" w:rsidDel="00890069">
          <w:del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27&lt;/sup&gt;","plainTextFormattedCitation":"27","previouslyFormattedCitation":"&lt;sup&gt;27&lt;/sup&gt;"},"properties":{"noteIndex":0},"schema":"https://github.com/citation-style-language/schema/raw/master/csl-citation.json"}</w:delInstrText>
        </w:r>
        <w:r w:rsidDel="00890069">
          <w:fldChar w:fldCharType="separate"/>
        </w:r>
        <w:r w:rsidR="00DA4492" w:rsidRPr="00DA4492" w:rsidDel="00890069">
          <w:rPr>
            <w:noProof/>
            <w:vertAlign w:val="superscript"/>
          </w:rPr>
          <w:delText>27</w:delText>
        </w:r>
        <w:r w:rsidDel="00890069">
          <w:fldChar w:fldCharType="end"/>
        </w:r>
        <w:r w:rsidDel="00890069">
          <w:delText xml:space="preserve">. </w:delText>
        </w:r>
        <w:r w:rsidR="00820E68" w:rsidDel="00890069">
          <w:delText xml:space="preserve">Without integration, cases that only </w:delText>
        </w:r>
        <w:r w:rsidR="001A6A89" w:rsidDel="00890069">
          <w:delText xml:space="preserve">examine </w:delText>
        </w:r>
        <w:r w:rsidR="00820E68" w:rsidDel="00890069">
          <w:delText xml:space="preserve">mitigation </w:delText>
        </w:r>
        <w:r w:rsidR="001A6A89" w:rsidDel="00890069">
          <w:delText xml:space="preserve">from a single </w:delText>
        </w:r>
        <w:r w:rsidR="00B01A9F" w:rsidDel="00890069">
          <w:delText xml:space="preserve">sectoral or topical </w:delText>
        </w:r>
        <w:r w:rsidR="001A6A89" w:rsidDel="00890069">
          <w:delText xml:space="preserve">perspective will </w:delText>
        </w:r>
        <w:r w:rsidR="00820E68" w:rsidDel="00890069">
          <w:delText xml:space="preserve">overlook secondary effects and </w:delText>
        </w:r>
        <w:r w:rsidR="00224063" w:rsidDel="00890069">
          <w:delText>trade-offs with</w:delText>
        </w:r>
        <w:r w:rsidR="00820E68" w:rsidDel="00890069">
          <w:delText xml:space="preserve"> other issues. </w:delText>
        </w:r>
        <w:r w:rsidDel="00890069">
          <w:delText>Key questions here include</w:delText>
        </w:r>
        <w:r w:rsidR="00B01A9F" w:rsidDel="00890069">
          <w:delText>, for instance</w:delText>
        </w:r>
        <w:r w:rsidDel="00890069">
          <w:delText xml:space="preserve">: </w:delText>
        </w:r>
        <w:r w:rsidR="00820E68" w:rsidDel="00890069">
          <w:delText>what impacts do urban activities generate</w:delText>
        </w:r>
        <w:r w:rsidR="009C76FF" w:rsidDel="00890069">
          <w:delText>,</w:delText>
        </w:r>
        <w:r w:rsidR="00820E68" w:rsidDel="00890069">
          <w:delText xml:space="preserve"> within and outside the city? A</w:delText>
        </w:r>
        <w:r w:rsidDel="00890069">
          <w:delText xml:space="preserve">re mitigation efforts synergetic across </w:delText>
        </w:r>
        <w:r w:rsidR="00820E68" w:rsidDel="00890069">
          <w:delText xml:space="preserve">urban </w:delText>
        </w:r>
        <w:r w:rsidDel="00890069">
          <w:delText xml:space="preserve">sectors? Do they support or come at the expense of wider </w:delText>
        </w:r>
        <w:r w:rsidR="00224063" w:rsidDel="00890069">
          <w:delText xml:space="preserve">social and </w:delText>
        </w:r>
        <w:r w:rsidDel="00890069">
          <w:delText>sustainability objectives?</w:delText>
        </w:r>
      </w:del>
    </w:p>
    <w:p w14:paraId="22621484" w14:textId="1A23783D" w:rsidR="009C76FF" w:rsidDel="00890069" w:rsidRDefault="00820E68">
      <w:pPr>
        <w:spacing w:line="480" w:lineRule="auto"/>
        <w:rPr>
          <w:del w:id="1163" w:author="William Lamb" w:date="2018-11-14T13:17:00Z"/>
        </w:rPr>
      </w:pPr>
      <w:del w:id="1164" w:author="William Lamb" w:date="2018-11-14T13:17:00Z">
        <w:r w:rsidDel="00890069">
          <w:delText xml:space="preserve">Research synthesis centred on individual cities can contribute to this </w:delText>
        </w:r>
        <w:r w:rsidR="00140402" w:rsidDel="00890069">
          <w:delText>ambitious agenda</w:delText>
        </w:r>
        <w:r w:rsidDel="00890069">
          <w:delText xml:space="preserve">, </w:delText>
        </w:r>
        <w:r w:rsidR="009C76FF" w:rsidDel="00890069">
          <w:delText xml:space="preserve">by </w:delText>
        </w:r>
        <w:r w:rsidDel="00890069">
          <w:delText xml:space="preserve">making use of existing </w:delText>
        </w:r>
        <w:r w:rsidR="00140402" w:rsidDel="00890069">
          <w:delText>efforts at smaller scales</w:delText>
        </w:r>
        <w:r w:rsidDel="00890069">
          <w:delText>.</w:delText>
        </w:r>
        <w:r w:rsidR="009C76FF" w:rsidDel="00890069">
          <w:delTex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delText>
        </w:r>
        <w:r w:rsidR="00157EFA" w:rsidDel="00890069">
          <w:delText>a smaller set of</w:delText>
        </w:r>
        <w:r w:rsidR="009C76FF" w:rsidDel="00890069">
          <w:delText xml:space="preserve"> mega-cities. </w:delText>
        </w:r>
        <w:r w:rsidR="00140402" w:rsidDel="00890069">
          <w:delText xml:space="preserve">Nonetheless, </w:delText>
        </w:r>
        <w:r w:rsidR="00400AC1" w:rsidDel="00890069">
          <w:delText xml:space="preserve">these cities are not trivial in terms of aggregate </w:delText>
        </w:r>
      </w:del>
      <w:del w:id="1165" w:author="William Lamb" w:date="2018-10-30T21:42:00Z">
        <w:r w:rsidR="00400AC1" w:rsidDel="00BC692C">
          <w:delText>impacts</w:delText>
        </w:r>
      </w:del>
      <w:del w:id="1166" w:author="William Lamb" w:date="2018-11-14T13:17:00Z">
        <w:r w:rsidR="00400AC1" w:rsidDel="00890069">
          <w:delText xml:space="preserve">, and </w:delText>
        </w:r>
        <w:r w:rsidR="00140402" w:rsidDel="00890069">
          <w:delText xml:space="preserve">early efforts </w:delText>
        </w:r>
        <w:r w:rsidR="00B01A9F" w:rsidDel="00890069">
          <w:delText xml:space="preserve">could address </w:delText>
        </w:r>
        <w:r w:rsidR="00140402" w:rsidDel="00890069">
          <w:delText>the methodological challenge</w:delText>
        </w:r>
        <w:r w:rsidR="00B01A9F" w:rsidDel="00890069">
          <w:delText>s</w:delText>
        </w:r>
        <w:r w:rsidR="00140402" w:rsidDel="00890069">
          <w:delText xml:space="preserve"> of integrating diverse lines of evidence, paving the way for additional reviews as the literature expands on less studied cities. </w:delText>
        </w:r>
      </w:del>
      <w:moveFromRangeStart w:id="1167" w:author="William Lamb" w:date="2018-11-14T13:17:00Z" w:name="move529964767"/>
      <w:moveFrom w:id="1168" w:author="William Lamb" w:date="2018-11-14T13:17:00Z">
        <w:del w:id="1169" w:author="William Lamb" w:date="2018-11-14T13:17:00Z">
          <w:r w:rsidR="009C76FF" w:rsidDel="00890069">
            <w:delTex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delText>
          </w:r>
          <w:r w:rsidR="00C13736" w:rsidDel="00890069">
            <w:delText xml:space="preserve"> (see </w:delText>
          </w:r>
          <w:r w:rsidR="00C13736" w:rsidDel="00890069">
            <w:fldChar w:fldCharType="begin" w:fldLock="1"/>
          </w:r>
          <w:r w:rsidR="00DA4492" w:rsidRPr="00890069" w:rsidDel="00890069">
            <w:del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mendeley":{"formattedCitation":"&lt;sup&gt;32&lt;/sup&gt;","plainTextFormattedCitation":"32","previouslyFormattedCitation":"&lt;sup&gt;32&lt;/sup&gt;"},"properties":{"noteIndex":0},"schema":"https://github.com/citation-style-language/schema/raw/master/csl-citation.json"}</w:delInstrText>
          </w:r>
          <w:r w:rsidR="00C13736" w:rsidDel="00890069">
            <w:fldChar w:fldCharType="separate"/>
          </w:r>
          <w:r w:rsidR="00DA4492" w:rsidRPr="00890069" w:rsidDel="00890069">
            <w:rPr>
              <w:noProof/>
              <w:vertAlign w:val="superscript"/>
            </w:rPr>
            <w:delText>32</w:delText>
          </w:r>
          <w:r w:rsidR="00C13736" w:rsidDel="00890069">
            <w:fldChar w:fldCharType="end"/>
          </w:r>
          <w:r w:rsidR="00C13736" w:rsidDel="00890069">
            <w:delText xml:space="preserve"> for an overview)</w:delText>
          </w:r>
          <w:r w:rsidR="009C76FF" w:rsidDel="00890069">
            <w:delText>.</w:delText>
          </w:r>
        </w:del>
      </w:moveFrom>
      <w:moveFromRangeEnd w:id="1167"/>
    </w:p>
    <w:p w14:paraId="7D9B3C06" w14:textId="254DB48D" w:rsidR="009C76FF" w:rsidDel="00B23EBC" w:rsidRDefault="001478B9">
      <w:pPr>
        <w:spacing w:line="480" w:lineRule="auto"/>
        <w:rPr>
          <w:del w:id="1170" w:author="William Lamb" w:date="2018-11-16T13:09:00Z"/>
        </w:rPr>
      </w:pPr>
      <w:del w:id="1171" w:author="William Lamb" w:date="2018-11-14T13:17:00Z">
        <w:r w:rsidDel="00890069">
          <w:delText xml:space="preserve">In this approach, case studies are not rendered generalizable to other contexts. </w:delText>
        </w:r>
        <w:r w:rsidR="00753500" w:rsidDel="00890069">
          <w:delText xml:space="preserve">Cases are </w:delText>
        </w:r>
        <w:r w:rsidDel="00890069">
          <w:delText>confined to a geographically narrow scope, with the aim to initiate policy learning within that scope</w:delText>
        </w:r>
        <w:r w:rsidR="004C1C42" w:rsidDel="00890069">
          <w:delText xml:space="preserve"> by drawing on a wider set of study designs and</w:delText>
        </w:r>
        <w:r w:rsidR="00400AC1" w:rsidDel="00890069">
          <w:delText xml:space="preserve"> connected</w:delText>
        </w:r>
        <w:r w:rsidR="004C1C42" w:rsidDel="00890069">
          <w:delText xml:space="preserve"> topics.</w:delText>
        </w:r>
        <w:r w:rsidDel="00890069">
          <w:delText xml:space="preserve"> </w:delText>
        </w:r>
        <w:r w:rsidR="008113F2" w:rsidDel="00890069">
          <w:delText>Reviews of this type are currently missing, even for the most studied cities.</w:delText>
        </w:r>
      </w:del>
      <w:moveFromRangeStart w:id="1172" w:author="William Lamb" w:date="2018-11-14T13:17:00Z" w:name="move529964798"/>
      <w:moveFrom w:id="1173" w:author="William Lamb" w:date="2018-11-14T13:17:00Z">
        <w:del w:id="1174" w:author="William Lamb" w:date="2018-11-16T13:41:00Z">
          <w:r w:rsidR="008113F2" w:rsidDel="002B1A6B">
            <w:delText xml:space="preserve"> They would have the potential to directly engage </w:delText>
          </w:r>
          <w:r w:rsidR="00140402" w:rsidDel="002B1A6B">
            <w:delText xml:space="preserve">municipal stakeholders, integrating prioritised </w:delText>
          </w:r>
          <w:r w:rsidR="00400AC1" w:rsidDel="002B1A6B">
            <w:delText xml:space="preserve">agendas (such as the sustainable development goals) </w:delText>
          </w:r>
          <w:r w:rsidR="00140402" w:rsidDel="002B1A6B">
            <w:delText>and enhancing the quality of urban science-policy advice</w:delText>
          </w:r>
          <w:r w:rsidR="004C1C42" w:rsidDel="002B1A6B">
            <w:delText xml:space="preserve"> (as is common in evidence-based policy approaches)</w:delText>
          </w:r>
          <w:r w:rsidR="00140402" w:rsidDel="002B1A6B">
            <w:delText xml:space="preserve">. </w:delText>
          </w:r>
          <w:r w:rsidR="009C76FF" w:rsidDel="002B1A6B">
            <w:delText xml:space="preserve">Above all, </w:delText>
          </w:r>
          <w:r w:rsidR="00753500" w:rsidDel="002B1A6B">
            <w:delText>such reviews would build a</w:delText>
          </w:r>
          <w:r w:rsidR="009C76FF" w:rsidDel="002B1A6B">
            <w:delText xml:space="preserve"> more comprehensive picture of mitigation challenges and prospects</w:delText>
          </w:r>
          <w:r w:rsidR="00157EFA" w:rsidDel="002B1A6B">
            <w:delText xml:space="preserve"> faced in </w:delText>
          </w:r>
          <w:r w:rsidR="00B01A9F" w:rsidDel="002B1A6B">
            <w:delText xml:space="preserve">specific </w:delText>
          </w:r>
          <w:r w:rsidR="00157EFA" w:rsidDel="002B1A6B">
            <w:delText>cities</w:delText>
          </w:r>
          <w:r w:rsidR="009C76FF" w:rsidDel="002B1A6B">
            <w:delText>, hedging against narrow anecdotes</w:delText>
          </w:r>
          <w:r w:rsidR="00753500" w:rsidDel="002B1A6B">
            <w:delText xml:space="preserve"> and underlining the trade-offs that often accompany success</w:delText>
          </w:r>
          <w:r w:rsidR="00C13736" w:rsidDel="002B1A6B">
            <w:delText>es</w:delText>
          </w:r>
          <w:r w:rsidR="00753500" w:rsidDel="002B1A6B">
            <w:delText>.</w:delText>
          </w:r>
        </w:del>
      </w:moveFrom>
      <w:moveFromRangeEnd w:id="1172"/>
      <w:del w:id="1175" w:author="William Lamb" w:date="2018-11-16T13:41:00Z">
        <w:r w:rsidR="00753500" w:rsidDel="002B1A6B">
          <w:delText xml:space="preserve"> </w:delText>
        </w:r>
      </w:del>
    </w:p>
    <w:p w14:paraId="7D7B7387" w14:textId="7CBC5DEB" w:rsidR="001B4DF4" w:rsidDel="002B1A6B" w:rsidRDefault="00DE1D38" w:rsidP="00094625">
      <w:pPr>
        <w:spacing w:line="480" w:lineRule="auto"/>
        <w:rPr>
          <w:del w:id="1176" w:author="William Lamb" w:date="2018-11-16T13:36:00Z"/>
        </w:rPr>
      </w:pPr>
      <w:moveFromRangeStart w:id="1177" w:author="William Lamb" w:date="2018-11-14T13:18:00Z" w:name="move529964813"/>
      <w:moveFrom w:id="1178" w:author="William Lamb" w:date="2018-11-14T13:18:00Z">
        <w:del w:id="1179" w:author="William Lamb" w:date="2018-11-16T13:41:00Z">
          <w:r w:rsidDel="002B1A6B">
            <w:delText xml:space="preserve">Yet, many cities have little or no scientific evidence at their disposable to guide informed policies on urban climate solutions. Worse, decision makers in cities may have </w:delText>
          </w:r>
          <w:r w:rsidR="00CE376A" w:rsidDel="002B1A6B">
            <w:delText>no</w:delText>
          </w:r>
          <w:r w:rsidDel="002B1A6B">
            <w:delText xml:space="preserve"> idea who </w:delText>
          </w:r>
          <w:r w:rsidR="00CE376A" w:rsidDel="002B1A6B">
            <w:delText xml:space="preserve">their </w:delText>
          </w:r>
          <w:r w:rsidDel="002B1A6B">
            <w:delText xml:space="preserve">relevant peers </w:delText>
          </w:r>
          <w:r w:rsidR="00CE376A" w:rsidDel="002B1A6B">
            <w:delText xml:space="preserve">are to </w:delText>
          </w:r>
          <w:r w:rsidDel="002B1A6B">
            <w:delText xml:space="preserve">learn from. </w:delText>
          </w:r>
        </w:del>
      </w:moveFrom>
      <w:moveFromRangeEnd w:id="1177"/>
      <w:del w:id="1180" w:author="William Lamb" w:date="2018-11-16T13:41:00Z">
        <w:r w:rsidR="00CE376A" w:rsidDel="002B1A6B">
          <w:delText xml:space="preserve">Typologies provide a starting point to build a more generalizable urban science, by </w:delText>
        </w:r>
        <w:r w:rsidR="001B4DF4" w:rsidDel="002B1A6B">
          <w:delText>categoris</w:delText>
        </w:r>
        <w:r w:rsidR="00CE376A" w:rsidDel="002B1A6B">
          <w:delText>ing</w:delText>
        </w:r>
        <w:r w:rsidR="001B4DF4" w:rsidDel="002B1A6B">
          <w:delText xml:space="preserve"> </w:delText>
        </w:r>
        <w:r w:rsidR="00400AC1" w:rsidDel="002B1A6B">
          <w:delText xml:space="preserve">cities </w:delText>
        </w:r>
        <w:r w:rsidR="001B4DF4" w:rsidDel="002B1A6B">
          <w:delText xml:space="preserve">and </w:delText>
        </w:r>
        <w:r w:rsidR="00CE376A" w:rsidDel="002B1A6B">
          <w:delText xml:space="preserve">stimulating </w:delText>
        </w:r>
        <w:r w:rsidR="001B4DF4" w:rsidDel="002B1A6B">
          <w:delText xml:space="preserve">learning </w:delText>
        </w:r>
        <w:r w:rsidR="00400AC1" w:rsidDel="002B1A6B">
          <w:delText xml:space="preserve">within peer groups </w:delText>
        </w:r>
        <w:r w:rsidR="001B4DF4" w:rsidDel="002B1A6B">
          <w:fldChar w:fldCharType="begin" w:fldLock="1"/>
        </w:r>
        <w:r w:rsidR="00EE7423" w:rsidDel="002B1A6B">
          <w:del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30&lt;/sup&gt;","plainTextFormattedCitation":"30","previouslyFormattedCitation":"&lt;sup&gt;30&lt;/sup&gt;"},"properties":{"noteIndex":0},"schema":"https://github.com/citation-style-language/schema/raw/master/csl-citation.json"}</w:delInstrText>
        </w:r>
        <w:r w:rsidR="001B4DF4" w:rsidDel="002B1A6B">
          <w:fldChar w:fldCharType="separate"/>
        </w:r>
        <w:r w:rsidR="002B76FF" w:rsidRPr="002B76FF" w:rsidDel="002B1A6B">
          <w:rPr>
            <w:noProof/>
            <w:vertAlign w:val="superscript"/>
          </w:rPr>
          <w:delText>30</w:delText>
        </w:r>
        <w:r w:rsidR="001B4DF4" w:rsidDel="002B1A6B">
          <w:fldChar w:fldCharType="end"/>
        </w:r>
        <w:r w:rsidR="001B4DF4" w:rsidDel="002B1A6B">
          <w:delText xml:space="preserve">. </w:delText>
        </w:r>
        <w:r w:rsidR="008113F2" w:rsidDel="002B1A6B">
          <w:delText xml:space="preserve">They </w:delText>
        </w:r>
        <w:r w:rsidR="001B4DF4" w:rsidDel="002B1A6B">
          <w:delText xml:space="preserve">allow for controlled forms of comparison, on the premise that cities facing the same structural conditions </w:delText>
        </w:r>
        <w:r w:rsidR="00685F2B" w:rsidDel="002B1A6B">
          <w:delText xml:space="preserve">may also share similar solution spaces. </w:delText>
        </w:r>
        <w:r w:rsidR="00CE376A" w:rsidDel="002B1A6B">
          <w:delText xml:space="preserve">Typologies are highly complementary with the case study method </w:delText>
        </w:r>
        <w:r w:rsidR="00CE376A" w:rsidDel="002B1A6B">
          <w:fldChar w:fldCharType="begin" w:fldLock="1"/>
        </w:r>
        <w:r w:rsidR="00B15A24" w:rsidDel="002B1A6B">
          <w:del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49&lt;/sup&gt;","plainTextFormattedCitation":"49","previouslyFormattedCitation":"&lt;sup&gt;53&lt;/sup&gt;"},"properties":{"noteIndex":0},"schema":"https://github.com/citation-style-language/schema/raw/master/csl-citation.json"}</w:delInstrText>
        </w:r>
        <w:r w:rsidR="00CE376A" w:rsidDel="002B1A6B">
          <w:fldChar w:fldCharType="separate"/>
        </w:r>
        <w:r w:rsidR="00B15A24" w:rsidRPr="00B15A24" w:rsidDel="002B1A6B">
          <w:rPr>
            <w:noProof/>
            <w:vertAlign w:val="superscript"/>
          </w:rPr>
          <w:delText>49</w:delText>
        </w:r>
        <w:r w:rsidR="00CE376A" w:rsidDel="002B1A6B">
          <w:fldChar w:fldCharType="end"/>
        </w:r>
        <w:r w:rsidR="00CE376A" w:rsidDel="002B1A6B">
          <w:delText xml:space="preserve">. </w:delText>
        </w:r>
        <w:r w:rsidR="00400AC1" w:rsidDel="002B1A6B">
          <w:delText>K</w:delText>
        </w:r>
        <w:r w:rsidR="002A1266" w:rsidDel="002B1A6B">
          <w:delText xml:space="preserve">ey questions here </w:delText>
        </w:r>
        <w:r w:rsidR="00B01A9F" w:rsidDel="002B1A6B">
          <w:delText xml:space="preserve">might </w:delText>
        </w:r>
        <w:r w:rsidR="002A1266" w:rsidDel="002B1A6B">
          <w:delText xml:space="preserve">focus </w:delText>
        </w:r>
        <w:r w:rsidR="00685F2B" w:rsidDel="002B1A6B">
          <w:delText>more narrowly on specific sectors or clusters of mitigation issues,</w:delText>
        </w:r>
        <w:r w:rsidR="002A1266" w:rsidDel="002B1A6B">
          <w:delText xml:space="preserve"> includ</w:delText>
        </w:r>
        <w:r w:rsidR="00400AC1" w:rsidDel="002B1A6B">
          <w:delText>ing</w:delText>
        </w:r>
        <w:r w:rsidR="00685F2B" w:rsidDel="002B1A6B">
          <w:delText xml:space="preserve">: </w:delText>
        </w:r>
        <w:r w:rsidR="002062CB" w:rsidDel="002B1A6B">
          <w:delText xml:space="preserve">what structural </w:delText>
        </w:r>
        <w:r w:rsidR="00C13736" w:rsidDel="002B1A6B">
          <w:delText xml:space="preserve">urban </w:delText>
        </w:r>
        <w:r w:rsidR="002062CB" w:rsidDel="002B1A6B">
          <w:delText xml:space="preserve">conditions shape energy demand? </w:delText>
        </w:r>
        <w:r w:rsidR="00524A71" w:rsidDel="002B1A6B">
          <w:delText>Within relevant peer groups, w</w:delText>
        </w:r>
        <w:r w:rsidR="002062CB" w:rsidDel="002B1A6B">
          <w:delText xml:space="preserve">hat </w:delText>
        </w:r>
        <w:r w:rsidR="00C13736" w:rsidDel="002B1A6B">
          <w:delText xml:space="preserve">intervention points </w:delText>
        </w:r>
        <w:r w:rsidR="00F507EC" w:rsidDel="002B1A6B">
          <w:delText xml:space="preserve">exist </w:delText>
        </w:r>
        <w:r w:rsidR="002062CB" w:rsidDel="002B1A6B">
          <w:delText>for reducing energy demand in the short, medium and long term?</w:delText>
        </w:r>
        <w:r w:rsidR="00685F2B" w:rsidDel="002B1A6B">
          <w:delText xml:space="preserve"> Within relevant peer groups, which cities have enacted climate policies</w:delText>
        </w:r>
        <w:r w:rsidR="00605A0B" w:rsidDel="002B1A6B">
          <w:delText>, were</w:delText>
        </w:r>
        <w:r w:rsidR="00685F2B" w:rsidDel="002B1A6B">
          <w:delText xml:space="preserve"> they successful, </w:delText>
        </w:r>
        <w:r w:rsidR="002062CB" w:rsidDel="002B1A6B">
          <w:delText xml:space="preserve">and </w:delText>
        </w:r>
        <w:r w:rsidR="00685F2B" w:rsidDel="002B1A6B">
          <w:delText>why?</w:delText>
        </w:r>
      </w:del>
    </w:p>
    <w:p w14:paraId="26487C98" w14:textId="7A5BC064" w:rsidR="006D30F4" w:rsidRDefault="002A1266" w:rsidP="00094625">
      <w:pPr>
        <w:spacing w:line="480" w:lineRule="auto"/>
        <w:rPr>
          <w:ins w:id="1181" w:author="William Lamb" w:date="2018-11-16T13:49:00Z"/>
        </w:rPr>
      </w:pPr>
      <w:del w:id="1182" w:author="William Lamb" w:date="2018-11-16T13:36:00Z">
        <w:r w:rsidDel="002B1A6B">
          <w:delText>T</w:delText>
        </w:r>
        <w:r w:rsidR="00C26ED6" w:rsidDel="002B1A6B">
          <w:delText xml:space="preserve">he </w:delText>
        </w:r>
        <w:r w:rsidR="00BE6CAA" w:rsidDel="002B1A6B">
          <w:delText xml:space="preserve">means to develop quantitative </w:delText>
        </w:r>
        <w:r w:rsidR="00C26ED6" w:rsidDel="002B1A6B">
          <w:delText xml:space="preserve">city typologies </w:delText>
        </w:r>
        <w:r w:rsidDel="002B1A6B">
          <w:delText xml:space="preserve">are </w:delText>
        </w:r>
        <w:r w:rsidR="00C26ED6" w:rsidDel="002B1A6B">
          <w:delText xml:space="preserve">already </w:delText>
        </w:r>
        <w:r w:rsidR="00DE1D38" w:rsidDel="002B1A6B">
          <w:delText>emerging</w:delText>
        </w:r>
        <w:r w:rsidDel="002B1A6B">
          <w:delText xml:space="preserve">, making use of new developments in spatial, crowdsourced and ‘big’ data </w:delText>
        </w:r>
        <w:r w:rsidDel="002B1A6B">
          <w:fldChar w:fldCharType="begin" w:fldLock="1"/>
        </w:r>
        <w:r w:rsidR="00B15A24" w:rsidRPr="002B1A6B" w:rsidDel="002B1A6B">
          <w:delInstrText>ADDIN CSL_CITATION {"citationItems":[{"id":"ITEM-1","itemData":{"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Sustainability","id":"ITEM-1","issued":{"date-parts":[["0"]]},"title":"Upscaling urban data science for global climate solutions","type":"article-journal"},"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mendeley":{"formattedCitation":"&lt;sup&gt;4,28,48&lt;/sup&gt;","plainTextFormattedCitation":"4,28,48","previouslyFormattedCitation":"&lt;sup&gt;4,28,54&lt;/sup&gt;"},"properties":{"noteIndex":0},"schema":"https://github.com/citation-style-language/schema/raw/master/csl-citation.json"}</w:delInstrText>
        </w:r>
        <w:r w:rsidDel="002B1A6B">
          <w:fldChar w:fldCharType="separate"/>
        </w:r>
        <w:r w:rsidR="00B15A24" w:rsidRPr="00094625" w:rsidDel="002B1A6B">
          <w:rPr>
            <w:noProof/>
            <w:vertAlign w:val="superscript"/>
          </w:rPr>
          <w:delText>4,28,48</w:delText>
        </w:r>
        <w:r w:rsidDel="002B1A6B">
          <w:fldChar w:fldCharType="end"/>
        </w:r>
        <w:r w:rsidDel="002B1A6B">
          <w:delText>.</w:delText>
        </w:r>
      </w:del>
      <w:del w:id="1183" w:author="William Lamb" w:date="2018-11-16T13:41:00Z">
        <w:r w:rsidDel="002B1A6B">
          <w:delText xml:space="preserve"> </w:delText>
        </w:r>
      </w:del>
      <w:del w:id="1184" w:author="William Lamb" w:date="2018-11-16T13:44:00Z">
        <w:r w:rsidR="00563BEA" w:rsidDel="002B1A6B">
          <w:delText>E</w:delText>
        </w:r>
      </w:del>
      <w:ins w:id="1185" w:author="William Lamb" w:date="2018-11-16T13:44:00Z">
        <w:r w:rsidR="002B1A6B">
          <w:t>Typology e</w:t>
        </w:r>
      </w:ins>
      <w:r>
        <w:t>fforts</w:t>
      </w:r>
      <w:r w:rsidR="003E4904">
        <w:t xml:space="preserve"> </w:t>
      </w:r>
      <w:ins w:id="1186" w:author="William Lamb" w:date="2018-11-16T13:44:00Z">
        <w:r w:rsidR="002B1A6B">
          <w:t xml:space="preserve">in the peer-reviewed literature </w:t>
        </w:r>
      </w:ins>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ins w:id="1187" w:author="William Lamb" w:date="2018-11-16T13:48:00Z">
        <w:r w:rsidR="006D30F4">
          <w:t xml:space="preserve">Qualitative typologies that </w:t>
        </w:r>
      </w:ins>
      <w:del w:id="1188" w:author="William Lamb" w:date="2018-11-16T13:48:00Z">
        <w:r w:rsidR="00ED0E6E" w:rsidDel="006D30F4">
          <w:delText xml:space="preserve">These </w:delText>
        </w:r>
        <w:r w:rsidR="00563BEA" w:rsidDel="006D30F4">
          <w:delText xml:space="preserve">structural conditions drastically </w:delText>
        </w:r>
        <w:r w:rsidR="00113953" w:rsidDel="006D30F4">
          <w:delText>narrow</w:delText>
        </w:r>
        <w:r w:rsidR="00563BEA" w:rsidDel="006D30F4">
          <w:delText xml:space="preserve"> the scope of </w:delText>
        </w:r>
        <w:r w:rsidR="00ED0E6E" w:rsidDel="006D30F4">
          <w:delText>peers that a city might have</w:delText>
        </w:r>
        <w:r w:rsidR="00CE376A" w:rsidDel="006D30F4">
          <w:delText xml:space="preserve">, even though </w:delText>
        </w:r>
        <w:r w:rsidR="00ED0E6E" w:rsidDel="006D30F4">
          <w:delText>the current data</w:delText>
        </w:r>
        <w:r w:rsidR="00CE376A" w:rsidDel="006D30F4">
          <w:delText xml:space="preserve"> is fragmented. Ultimately, a new generation of urban typologies is required that </w:delText>
        </w:r>
      </w:del>
      <w:r w:rsidR="00CE376A">
        <w:t>focus</w:t>
      </w:r>
      <w:del w:id="1189" w:author="William Lamb" w:date="2018-11-16T13:48:00Z">
        <w:r w:rsidR="00CE376A" w:rsidDel="006D30F4">
          <w:delText>es</w:delText>
        </w:r>
      </w:del>
      <w:r w:rsidR="00CE376A">
        <w:t xml:space="preserve"> on the available policy option space</w:t>
      </w:r>
      <w:ins w:id="1190" w:author="William Lamb" w:date="2018-11-16T13:48:00Z">
        <w:r w:rsidR="006D30F4">
          <w:t xml:space="preserve"> are still missing, i.e. </w:t>
        </w:r>
      </w:ins>
      <w:ins w:id="1191" w:author="William Lamb" w:date="2018-11-16T14:02:00Z">
        <w:r w:rsidR="00182A43">
          <w:t xml:space="preserve">which </w:t>
        </w:r>
      </w:ins>
      <w:ins w:id="1192" w:author="William Lamb" w:date="2018-11-16T13:49:00Z">
        <w:r w:rsidR="006D30F4">
          <w:t xml:space="preserve">groups of cities that share similar </w:t>
        </w:r>
      </w:ins>
      <w:del w:id="1193" w:author="William Lamb" w:date="2018-11-16T13:49:00Z">
        <w:r w:rsidR="00CE376A" w:rsidDel="006D30F4">
          <w:delText xml:space="preserve">, for instance </w:delText>
        </w:r>
        <w:r w:rsidR="002975BD" w:rsidDel="006D30F4">
          <w:delText>based</w:delText>
        </w:r>
        <w:r w:rsidR="003E4904" w:rsidDel="006D30F4">
          <w:delText xml:space="preserve"> on urban </w:delText>
        </w:r>
      </w:del>
      <w:r w:rsidR="003E4904">
        <w:t xml:space="preserve">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political constraints (e.g. the balance of private and corporate interests)</w:t>
      </w:r>
      <w:ins w:id="1194" w:author="William Lamb" w:date="2018-11-16T14:02:00Z">
        <w:r w:rsidR="00182A43">
          <w:t>?</w:t>
        </w:r>
      </w:ins>
      <w:del w:id="1195" w:author="William Lamb" w:date="2018-11-16T14:02:00Z">
        <w:r w:rsidR="00ED0E6E" w:rsidDel="00182A43">
          <w:delText>.</w:delText>
        </w:r>
      </w:del>
    </w:p>
    <w:p w14:paraId="2043C1F6" w14:textId="5E815B97" w:rsidR="00DE1D38" w:rsidDel="00182A43" w:rsidRDefault="006D30F4" w:rsidP="00274FC7">
      <w:pPr>
        <w:spacing w:line="480" w:lineRule="auto"/>
        <w:rPr>
          <w:del w:id="1196" w:author="William Lamb" w:date="2018-11-16T13:58:00Z"/>
        </w:rPr>
      </w:pPr>
      <w:ins w:id="1197" w:author="William Lamb" w:date="2018-11-16T13:53:00Z">
        <w:r>
          <w:t xml:space="preserve">What methods could bridge urban typologies and case study evidence? In the first instance, </w:t>
        </w:r>
      </w:ins>
      <w:ins w:id="1198" w:author="William Lamb" w:date="2018-11-16T13:54:00Z">
        <w:r>
          <w:t xml:space="preserve">a systematic mapping of the literature in combination with available typologies </w:t>
        </w:r>
      </w:ins>
      <w:ins w:id="1199" w:author="William Lamb" w:date="2018-11-16T13:55:00Z">
        <w:r w:rsidR="00182A43">
          <w:t xml:space="preserve">can be used to identify the available </w:t>
        </w:r>
      </w:ins>
      <w:ins w:id="1200" w:author="William Lamb" w:date="2018-11-16T13:56:00Z">
        <w:r w:rsidR="00182A43">
          <w:t xml:space="preserve">cases </w:t>
        </w:r>
      </w:ins>
      <w:ins w:id="1201" w:author="William Lamb" w:date="2018-11-16T13:55:00Z">
        <w:r w:rsidR="00182A43">
          <w:t>within peer groups</w:t>
        </w:r>
        <w:r w:rsidR="00094625">
          <w:t xml:space="preserve">, </w:t>
        </w:r>
        <w:r w:rsidR="00182A43">
          <w:t>specifying knowledge</w:t>
        </w:r>
      </w:ins>
      <w:ins w:id="1202" w:author="William Lamb" w:date="2018-11-16T13:56:00Z">
        <w:r w:rsidR="00182A43">
          <w:t xml:space="preserve"> clusters and</w:t>
        </w:r>
      </w:ins>
      <w:ins w:id="1203" w:author="William Lamb" w:date="2018-11-16T13:55:00Z">
        <w:r w:rsidR="00182A43">
          <w:t xml:space="preserve"> gaps </w:t>
        </w:r>
      </w:ins>
      <w:ins w:id="1204" w:author="William Lamb" w:date="2018-11-16T14:12:00Z">
        <w:r w:rsidR="00094625">
          <w:t xml:space="preserve">at a higher level of policy relevance than </w:t>
        </w:r>
      </w:ins>
      <w:ins w:id="1205" w:author="William Lamb" w:date="2018-11-16T13:55:00Z">
        <w:r w:rsidR="00182A43">
          <w:t>size and regional classification</w:t>
        </w:r>
      </w:ins>
      <w:ins w:id="1206" w:author="William Lamb" w:date="2018-11-16T14:13:00Z">
        <w:r w:rsidR="00094625">
          <w:t>s</w:t>
        </w:r>
      </w:ins>
      <w:ins w:id="1207" w:author="William Lamb" w:date="2018-11-16T14:00:00Z">
        <w:r w:rsidR="00182A43">
          <w:t>.</w:t>
        </w:r>
      </w:ins>
      <w:ins w:id="1208" w:author="William Lamb" w:date="2018-11-16T13:55:00Z">
        <w:r w:rsidR="00182A43">
          <w:t xml:space="preserve"> </w:t>
        </w:r>
      </w:ins>
      <w:ins w:id="1209" w:author="William Lamb" w:date="2018-11-16T16:28:00Z">
        <w:r w:rsidR="003374FE">
          <w:fldChar w:fldCharType="begin"/>
        </w:r>
        <w:r w:rsidR="003374FE">
          <w:instrText xml:space="preserve"> REF _Ref530149062 \h </w:instrText>
        </w:r>
      </w:ins>
      <w:r w:rsidR="003374FE">
        <w:fldChar w:fldCharType="separate"/>
      </w:r>
      <w:ins w:id="1210" w:author="William Lamb" w:date="2018-11-16T14:20:00Z">
        <w:r w:rsidR="003374FE" w:rsidRPr="00AA4BF0">
          <w:rPr>
            <w:b/>
          </w:rPr>
          <w:t xml:space="preserve">Figure </w:t>
        </w:r>
        <w:r w:rsidR="003374FE">
          <w:rPr>
            <w:b/>
            <w:noProof/>
          </w:rPr>
          <w:t>5</w:t>
        </w:r>
      </w:ins>
      <w:ins w:id="1211" w:author="William Lamb" w:date="2018-11-16T16:28:00Z">
        <w:r w:rsidR="003374FE">
          <w:fldChar w:fldCharType="end"/>
        </w:r>
        <w:r w:rsidR="003374FE">
          <w:t xml:space="preserve"> </w:t>
        </w:r>
      </w:ins>
      <w:ins w:id="1212" w:author="William Lamb" w:date="2018-11-16T13:57:00Z">
        <w:r w:rsidR="00182A43">
          <w:t xml:space="preserve">links the case study literature identified here with </w:t>
        </w:r>
      </w:ins>
      <w:del w:id="1213" w:author="William Lamb" w:date="2018-11-16T13:49:00Z">
        <w:r w:rsidR="00ED6239" w:rsidDel="006D30F4">
          <w:delText xml:space="preserve"> The wealth of available case-study evidence might help to shift towards such a new paradigm.</w:delText>
        </w:r>
      </w:del>
    </w:p>
    <w:p w14:paraId="75ECA334" w14:textId="26EF2E64" w:rsidR="009E532C" w:rsidDel="00182A43" w:rsidRDefault="00563BEA" w:rsidP="00274FC7">
      <w:pPr>
        <w:spacing w:line="480" w:lineRule="auto"/>
        <w:rPr>
          <w:del w:id="1214" w:author="William Lamb" w:date="2018-11-16T13:58:00Z"/>
          <w:moveFrom w:id="1215" w:author="William Lamb" w:date="2018-11-16T13:58:00Z"/>
        </w:rPr>
      </w:pPr>
      <w:moveFromRangeStart w:id="1216" w:author="William Lamb" w:date="2018-11-16T13:58:00Z" w:name="move530140010"/>
      <w:moveFrom w:id="1217" w:author="William Lamb" w:date="2018-11-16T13:58:00Z">
        <w:del w:id="1218" w:author="William Lamb" w:date="2018-11-16T13:58:00Z">
          <w:r w:rsidDel="00182A43">
            <w:delText xml:space="preserve">Methods to synthesise case study research have </w:delText>
          </w:r>
          <w:r w:rsidR="00934168" w:rsidDel="00182A43">
            <w:delText xml:space="preserve">also </w:delText>
          </w:r>
          <w:r w:rsidDel="00182A43">
            <w:delText>been developed, but so far not applied in the urban mitigation field. These include</w:delText>
          </w:r>
          <w:r w:rsidR="005A153D" w:rsidDel="00182A43">
            <w:rPr>
              <w:rFonts w:ascii="Calibri" w:eastAsia="Calibri" w:hAnsi="Calibri" w:cs="Calibri"/>
            </w:rPr>
            <w:delText xml:space="preserve"> case surveys, case meta-analysis and qualitative comparative analysis</w:delText>
          </w:r>
          <w:r w:rsidR="002975BD" w:rsidDel="00182A43">
            <w:rPr>
              <w:rFonts w:ascii="Calibri" w:eastAsia="Calibri" w:hAnsi="Calibri" w:cs="Calibri"/>
            </w:rPr>
            <w:delText>.</w:delText>
          </w:r>
          <w:r w:rsidDel="00182A43">
            <w:rPr>
              <w:rFonts w:ascii="Calibri" w:eastAsia="Calibri" w:hAnsi="Calibri" w:cs="Calibri"/>
            </w:rPr>
            <w:delText xml:space="preserve"> </w:delText>
          </w:r>
          <w:r w:rsidR="002975BD" w:rsidDel="00182A43">
            <w:rPr>
              <w:rFonts w:ascii="Calibri" w:eastAsia="Calibri" w:hAnsi="Calibri" w:cs="Calibri"/>
            </w:rPr>
            <w:delText>I</w:delText>
          </w:r>
          <w:r w:rsidR="00B01A9F" w:rsidDel="00182A43">
            <w:rPr>
              <w:rFonts w:ascii="Calibri" w:eastAsia="Calibri" w:hAnsi="Calibri" w:cs="Calibri"/>
            </w:rPr>
            <w:delText>n essence</w:delText>
          </w:r>
          <w:r w:rsidDel="00182A43">
            <w:rPr>
              <w:rFonts w:ascii="Calibri" w:eastAsia="Calibri" w:hAnsi="Calibri" w:cs="Calibri"/>
            </w:rPr>
            <w:delText xml:space="preserve"> </w:delText>
          </w:r>
          <w:r w:rsidR="002975BD" w:rsidDel="00182A43">
            <w:rPr>
              <w:rFonts w:ascii="Calibri" w:eastAsia="Calibri" w:hAnsi="Calibri" w:cs="Calibri"/>
            </w:rPr>
            <w:delText>these methods</w:delText>
          </w:r>
          <w:r w:rsidDel="00182A43">
            <w:rPr>
              <w:rFonts w:ascii="Calibri" w:eastAsia="Calibri" w:hAnsi="Calibri" w:cs="Calibri"/>
            </w:rPr>
            <w:delText xml:space="preserve"> extract and code individual study</w:delText>
          </w:r>
          <w:r w:rsidR="006D6A87" w:rsidDel="00182A43">
            <w:rPr>
              <w:rFonts w:ascii="Calibri" w:eastAsia="Calibri" w:hAnsi="Calibri" w:cs="Calibri"/>
            </w:rPr>
            <w:delText xml:space="preserve"> features such as design, context, results and other </w:delText>
          </w:r>
          <w:r w:rsidR="005A153D" w:rsidDel="00182A43">
            <w:rPr>
              <w:rFonts w:ascii="Calibri" w:eastAsia="Calibri" w:hAnsi="Calibri" w:cs="Calibri"/>
            </w:rPr>
            <w:delText xml:space="preserve">information, allowing structured comparisons and </w:delText>
          </w:r>
          <w:r w:rsidDel="00182A43">
            <w:rPr>
              <w:rFonts w:ascii="Calibri" w:eastAsia="Calibri" w:hAnsi="Calibri" w:cs="Calibri"/>
            </w:rPr>
            <w:delText xml:space="preserve">even quantitative analysis </w:delText>
          </w:r>
          <w:r w:rsidR="00557578" w:rsidDel="00182A43">
            <w:rPr>
              <w:rFonts w:ascii="Calibri" w:eastAsia="Calibri" w:hAnsi="Calibri" w:cs="Calibri"/>
            </w:rPr>
            <w:delText>across cases</w:delText>
          </w:r>
          <w:r w:rsidR="005A153D" w:rsidDel="00182A43">
            <w:rPr>
              <w:rFonts w:ascii="Calibri" w:eastAsia="Calibri" w:hAnsi="Calibri" w:cs="Calibri"/>
            </w:rPr>
            <w:delText xml:space="preserve"> </w:delText>
          </w:r>
          <w:r w:rsidR="005A153D" w:rsidDel="00182A43">
            <w:rPr>
              <w:rFonts w:ascii="Calibri" w:eastAsia="Calibri" w:hAnsi="Calibri" w:cs="Calibri"/>
            </w:rPr>
            <w:fldChar w:fldCharType="begin" w:fldLock="1"/>
          </w:r>
          <w:r w:rsidR="002D136F" w:rsidRPr="003B0CEB" w:rsidDel="00182A43">
            <w:rPr>
              <w:rFonts w:ascii="Calibri" w:eastAsia="Calibri" w:hAnsi="Calibri" w:cs="Calibri"/>
            </w:rPr>
            <w:del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44&lt;/sup&gt;","plainTextFormattedCitation":"44","previouslyFormattedCitation":"&lt;sup&gt;44&lt;/sup&gt;"},"properties":{"noteIndex":0},"schema":"https://github.com/citation-style-language/schema/raw/master/csl-citation.json"}</w:delInstrText>
          </w:r>
          <w:r w:rsidR="005A153D" w:rsidDel="00182A43">
            <w:rPr>
              <w:rFonts w:ascii="Calibri" w:eastAsia="Calibri" w:hAnsi="Calibri" w:cs="Calibri"/>
            </w:rPr>
            <w:fldChar w:fldCharType="separate"/>
          </w:r>
          <w:r w:rsidR="00EE7423" w:rsidRPr="00094625" w:rsidDel="00182A43">
            <w:rPr>
              <w:rFonts w:ascii="Calibri" w:eastAsia="Calibri" w:hAnsi="Calibri" w:cs="Calibri"/>
              <w:noProof/>
              <w:vertAlign w:val="superscript"/>
            </w:rPr>
            <w:delText>44</w:delText>
          </w:r>
          <w:r w:rsidR="005A153D" w:rsidDel="00182A43">
            <w:rPr>
              <w:rFonts w:ascii="Calibri" w:eastAsia="Calibri" w:hAnsi="Calibri" w:cs="Calibri"/>
            </w:rPr>
            <w:fldChar w:fldCharType="end"/>
          </w:r>
          <w:r w:rsidR="005A153D" w:rsidDel="00182A43">
            <w:rPr>
              <w:rFonts w:ascii="Calibri" w:eastAsia="Calibri" w:hAnsi="Calibri" w:cs="Calibri"/>
            </w:rPr>
            <w:delText>.</w:delText>
          </w:r>
          <w:r w:rsidR="00113953" w:rsidDel="00182A43">
            <w:rPr>
              <w:rFonts w:ascii="Calibri" w:eastAsia="Calibri" w:hAnsi="Calibri" w:cs="Calibri"/>
            </w:rPr>
            <w:delText xml:space="preserve"> </w:delText>
          </w:r>
          <w:r w:rsidR="00AC7706" w:rsidDel="00182A43">
            <w:rPr>
              <w:rFonts w:ascii="Calibri" w:eastAsia="Calibri" w:hAnsi="Calibri" w:cs="Calibri"/>
            </w:rPr>
            <w:delText>Applying these methods</w:delText>
          </w:r>
          <w:r w:rsidR="00113953" w:rsidDel="00182A43">
            <w:rPr>
              <w:rFonts w:ascii="Calibri" w:eastAsia="Calibri" w:hAnsi="Calibri" w:cs="Calibri"/>
            </w:rPr>
            <w:delText xml:space="preserve"> within and across typologies of cities</w:delText>
          </w:r>
          <w:r w:rsidR="00AC7706" w:rsidDel="00182A43">
            <w:rPr>
              <w:rFonts w:ascii="Calibri" w:eastAsia="Calibri" w:hAnsi="Calibri" w:cs="Calibri"/>
            </w:rPr>
            <w:delText xml:space="preserve"> </w:delText>
          </w:r>
          <w:r w:rsidR="00113953" w:rsidDel="00182A43">
            <w:rPr>
              <w:rFonts w:ascii="Calibri" w:eastAsia="Calibri" w:hAnsi="Calibri" w:cs="Calibri"/>
            </w:rPr>
            <w:delText>can capture qualitative contexts that are so far missing from urban data science, iteratively leading to new</w:delText>
          </w:r>
          <w:r w:rsidR="009E532C" w:rsidDel="00182A43">
            <w:delText xml:space="preserve"> typologies that have greater explanatory and comparative power.</w:delText>
          </w:r>
          <w:r w:rsidR="00CC5CB1" w:rsidDel="00182A43">
            <w:delText xml:space="preserve"> </w:delText>
          </w:r>
          <w:r w:rsidR="00934168" w:rsidDel="00182A43">
            <w:delText>W</w:delText>
          </w:r>
          <w:r w:rsidR="00113953" w:rsidDel="00182A43">
            <w:delText>here urban-scale reforms and initiatives have taken place and been documented in the extant literature, case study synthesis methods enable structurally similar cities to learn from successes and failures, enhancing our understanding of climate solutions.</w:delText>
          </w:r>
        </w:del>
      </w:moveFrom>
    </w:p>
    <w:moveFromRangeEnd w:id="1216"/>
    <w:p w14:paraId="5DC3F42D" w14:textId="77777777" w:rsidR="00182A43" w:rsidRDefault="00435728" w:rsidP="00274FC7">
      <w:pPr>
        <w:spacing w:line="480" w:lineRule="auto"/>
        <w:rPr>
          <w:ins w:id="1219" w:author="William Lamb" w:date="2018-11-16T14:00:00Z"/>
          <w:rFonts w:ascii="Calibri" w:eastAsia="Calibri" w:hAnsi="Calibri" w:cs="Calibri"/>
        </w:rPr>
      </w:pPr>
      <w:del w:id="1220" w:author="William Lamb" w:date="2018-11-16T13:58:00Z">
        <w:r w:rsidDel="00182A43">
          <w:fldChar w:fldCharType="begin"/>
        </w:r>
        <w:r w:rsidDel="00182A43">
          <w:delInstrText xml:space="preserve"> REF _Ref517344518 \h </w:delInstrText>
        </w:r>
        <w:r w:rsidR="00593D47" w:rsidDel="00182A43">
          <w:delInstrText xml:space="preserve"> \* MERGEFORMAT </w:delInstrText>
        </w:r>
        <w:r w:rsidDel="00182A43">
          <w:fldChar w:fldCharType="separate"/>
        </w:r>
        <w:r w:rsidR="00C574DD" w:rsidRPr="00AA4BF0" w:rsidDel="00182A43">
          <w:rPr>
            <w:b/>
          </w:rPr>
          <w:delText xml:space="preserve">Figure </w:delText>
        </w:r>
        <w:r w:rsidR="00C574DD" w:rsidDel="00182A43">
          <w:rPr>
            <w:b/>
            <w:noProof/>
          </w:rPr>
          <w:delText>5</w:delText>
        </w:r>
        <w:r w:rsidDel="00182A43">
          <w:fldChar w:fldCharType="end"/>
        </w:r>
        <w:r w:rsidDel="00182A43">
          <w:delText xml:space="preserve"> </w:delText>
        </w:r>
        <w:r w:rsidR="00F73A34" w:rsidDel="00182A43">
          <w:delText xml:space="preserve">conceptualises </w:delText>
        </w:r>
        <w:r w:rsidR="00557578" w:rsidDel="00182A43">
          <w:delText xml:space="preserve">an approach that combines case study knowledge with </w:delText>
        </w:r>
      </w:del>
      <w:r w:rsidR="00557578">
        <w:t>a typology of city types</w:t>
      </w:r>
      <w:del w:id="1221" w:author="William Lamb" w:date="2018-11-16T13:58:00Z">
        <w:r w:rsidR="00557578" w:rsidDel="00182A43">
          <w:delText>,</w:delText>
        </w:r>
      </w:del>
      <w:r w:rsidR="00557578">
        <w:t xml:space="preserve"> characterised </w:t>
      </w:r>
      <w:r w:rsidR="00F73A34">
        <w:t>by their drivers of energy use (from</w:t>
      </w:r>
      <w:r w:rsidR="00113953">
        <w:t xml:space="preserve"> ref</w:t>
      </w:r>
      <w:r w:rsidR="00F73A34">
        <w:t xml:space="preserve"> </w:t>
      </w:r>
      <w:r w:rsidR="00F73A34" w:rsidRPr="002B0012">
        <w:fldChar w:fldCharType="begin" w:fldLock="1"/>
      </w:r>
      <w:r w:rsidR="004E5E81">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sidRPr="002B0012">
        <w:fldChar w:fldCharType="separate"/>
      </w:r>
      <w:r w:rsidR="008E40C9" w:rsidRPr="008E40C9">
        <w:rPr>
          <w:noProof/>
          <w:vertAlign w:val="superscript"/>
        </w:rPr>
        <w:t>4</w:t>
      </w:r>
      <w:r w:rsidR="00F73A34" w:rsidRPr="002B0012">
        <w:fldChar w:fldCharType="end"/>
      </w:r>
      <w:r w:rsidR="00F73A34">
        <w:t>).</w:t>
      </w:r>
      <w:r w:rsidR="00F73A34" w:rsidRPr="00F73A34">
        <w:rPr>
          <w:rFonts w:ascii="Calibri" w:eastAsia="Calibri" w:hAnsi="Calibri" w:cs="Calibri"/>
        </w:rPr>
        <w:t xml:space="preserve"> </w:t>
      </w:r>
      <w:r w:rsidR="00F73A34">
        <w:rPr>
          <w:rFonts w:ascii="Calibri" w:eastAsia="Calibri" w:hAnsi="Calibri" w:cs="Calibri"/>
        </w:rPr>
        <w:t>For example,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(Type 5), are characterized by very low fuel prices and medium-high incomes (for quantitative values see </w:t>
      </w:r>
      <w:r w:rsidR="00F73A34">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r w:rsidR="00F73A34">
        <w:rPr>
          <w:rFonts w:ascii="Calibri" w:eastAsia="Calibri" w:hAnsi="Calibri" w:cs="Calibri"/>
        </w:rPr>
        <w:t xml:space="preserve">). </w:t>
      </w:r>
    </w:p>
    <w:p w14:paraId="6B71DDAA" w14:textId="77777777" w:rsidR="008038BA" w:rsidRDefault="00182A43" w:rsidP="00186645">
      <w:pPr>
        <w:spacing w:line="480" w:lineRule="auto"/>
        <w:rPr>
          <w:ins w:id="1222" w:author="William Lamb" w:date="2018-11-16T17:03:00Z"/>
          <w:rFonts w:ascii="Calibri" w:eastAsia="Calibri" w:hAnsi="Calibri" w:cs="Calibri"/>
        </w:rPr>
        <w:pPrChange w:id="1223" w:author="William Lamb" w:date="2018-11-16T16:57:00Z">
          <w:pPr>
            <w:spacing w:line="480" w:lineRule="auto"/>
          </w:pPr>
        </w:pPrChange>
      </w:pPr>
      <w:ins w:id="1224" w:author="William Lamb" w:date="2018-11-16T14:00:00Z">
        <w:r>
          <w:rPr>
            <w:rFonts w:ascii="Calibri" w:eastAsia="Calibri" w:hAnsi="Calibri" w:cs="Calibri"/>
          </w:rPr>
          <w:t xml:space="preserve">Assessing the </w:t>
        </w:r>
      </w:ins>
      <w:ins w:id="1225" w:author="William Lamb" w:date="2018-11-16T14:01:00Z">
        <w:r>
          <w:rPr>
            <w:rFonts w:ascii="Calibri" w:eastAsia="Calibri" w:hAnsi="Calibri" w:cs="Calibri"/>
          </w:rPr>
          <w:t>case studies in light of this</w:t>
        </w:r>
      </w:ins>
      <w:ins w:id="1226" w:author="William Lamb" w:date="2018-11-16T14:04:00Z">
        <w:r>
          <w:rPr>
            <w:rFonts w:ascii="Calibri" w:eastAsia="Calibri" w:hAnsi="Calibri" w:cs="Calibri"/>
          </w:rPr>
          <w:t xml:space="preserve"> typology</w:t>
        </w:r>
      </w:ins>
      <w:ins w:id="1227" w:author="William Lamb" w:date="2018-11-16T16:54:00Z">
        <w:r w:rsidR="00186645">
          <w:rPr>
            <w:rFonts w:ascii="Calibri" w:eastAsia="Calibri" w:hAnsi="Calibri" w:cs="Calibri"/>
          </w:rPr>
          <w:t xml:space="preserve"> underscores again the dearth of evidence on specific city types</w:t>
        </w:r>
      </w:ins>
      <w:ins w:id="1228" w:author="William Lamb" w:date="2018-11-16T16:55:00Z">
        <w:r w:rsidR="00186645">
          <w:rPr>
            <w:rFonts w:ascii="Calibri" w:eastAsia="Calibri" w:hAnsi="Calibri" w:cs="Calibri"/>
          </w:rPr>
          <w:t xml:space="preserve">, across the entire spectrum of low (#3), moderate (#1, #2) and high </w:t>
        </w:r>
      </w:ins>
      <w:ins w:id="1229" w:author="William Lamb" w:date="2018-11-16T16:56:00Z">
        <w:r w:rsidR="00186645">
          <w:rPr>
            <w:rFonts w:ascii="Calibri" w:eastAsia="Calibri" w:hAnsi="Calibri" w:cs="Calibri"/>
          </w:rPr>
          <w:t xml:space="preserve">(#5, #8) </w:t>
        </w:r>
      </w:ins>
      <w:ins w:id="1230" w:author="William Lamb" w:date="2018-11-16T16:57:00Z">
        <w:r w:rsidR="00186645">
          <w:rPr>
            <w:rFonts w:ascii="Calibri" w:eastAsia="Calibri" w:hAnsi="Calibri" w:cs="Calibri"/>
          </w:rPr>
          <w:t xml:space="preserve">patterns of </w:t>
        </w:r>
      </w:ins>
      <w:ins w:id="1231" w:author="William Lamb" w:date="2018-11-16T16:56:00Z">
        <w:r w:rsidR="00186645">
          <w:rPr>
            <w:rFonts w:ascii="Calibri" w:eastAsia="Calibri" w:hAnsi="Calibri" w:cs="Calibri"/>
          </w:rPr>
          <w:t xml:space="preserve">urban </w:t>
        </w:r>
      </w:ins>
      <w:ins w:id="1232" w:author="William Lamb" w:date="2018-11-16T16:55:00Z">
        <w:r w:rsidR="00186645">
          <w:rPr>
            <w:rFonts w:ascii="Calibri" w:eastAsia="Calibri" w:hAnsi="Calibri" w:cs="Calibri"/>
          </w:rPr>
          <w:t>energy use.</w:t>
        </w:r>
      </w:ins>
      <w:ins w:id="1233" w:author="William Lamb" w:date="2018-11-16T16:57:00Z">
        <w:r w:rsidR="00186645">
          <w:rPr>
            <w:rFonts w:ascii="Calibri" w:eastAsia="Calibri" w:hAnsi="Calibri" w:cs="Calibri"/>
          </w:rPr>
          <w:t xml:space="preserve"> Nonetheless, there is some congruence</w:t>
        </w:r>
      </w:ins>
      <w:ins w:id="1234" w:author="William Lamb" w:date="2018-11-16T16:59:00Z">
        <w:r w:rsidR="008038BA">
          <w:rPr>
            <w:rFonts w:ascii="Calibri" w:eastAsia="Calibri" w:hAnsi="Calibri" w:cs="Calibri"/>
          </w:rPr>
          <w:t xml:space="preserve"> and opportunities for synthesis</w:t>
        </w:r>
      </w:ins>
      <w:ins w:id="1235" w:author="William Lamb" w:date="2018-11-16T16:57:00Z">
        <w:r w:rsidR="00186645">
          <w:rPr>
            <w:rFonts w:ascii="Calibri" w:eastAsia="Calibri" w:hAnsi="Calibri" w:cs="Calibri"/>
          </w:rPr>
          <w:t xml:space="preserve"> in the topics studied: urban form in </w:t>
        </w:r>
      </w:ins>
      <w:ins w:id="1236" w:author="William Lamb" w:date="2018-11-16T16:58:00Z">
        <w:r w:rsidR="00186645">
          <w:rPr>
            <w:rFonts w:ascii="Calibri" w:eastAsia="Calibri" w:hAnsi="Calibri" w:cs="Calibri"/>
          </w:rPr>
          <w:t>sprawling, energy intensive cities (#5)</w:t>
        </w:r>
        <w:r w:rsidR="008038BA">
          <w:rPr>
            <w:rFonts w:ascii="Calibri" w:eastAsia="Calibri" w:hAnsi="Calibri" w:cs="Calibri"/>
          </w:rPr>
          <w:t>, heat demand in colder climates (#2, #8)</w:t>
        </w:r>
      </w:ins>
      <w:ins w:id="1237" w:author="William Lamb" w:date="2018-11-16T17:00:00Z">
        <w:r w:rsidR="008038BA">
          <w:rPr>
            <w:rFonts w:ascii="Calibri" w:eastAsia="Calibri" w:hAnsi="Calibri" w:cs="Calibri"/>
          </w:rPr>
          <w:t>, and a spread of topics around governance, energy systems and energy use in wealthier Northern cities (#6,</w:t>
        </w:r>
      </w:ins>
      <w:ins w:id="1238" w:author="William Lamb" w:date="2018-11-16T17:01:00Z">
        <w:r w:rsidR="008038BA">
          <w:rPr>
            <w:rFonts w:ascii="Calibri" w:eastAsia="Calibri" w:hAnsi="Calibri" w:cs="Calibri"/>
          </w:rPr>
          <w:t xml:space="preserve"> </w:t>
        </w:r>
      </w:ins>
      <w:ins w:id="1239" w:author="William Lamb" w:date="2018-11-16T17:00:00Z">
        <w:r w:rsidR="008038BA">
          <w:rPr>
            <w:rFonts w:ascii="Calibri" w:eastAsia="Calibri" w:hAnsi="Calibri" w:cs="Calibri"/>
          </w:rPr>
          <w:t>#7)</w:t>
        </w:r>
      </w:ins>
      <w:ins w:id="1240" w:author="William Lamb" w:date="2018-11-16T17:01:00Z">
        <w:r w:rsidR="008038BA">
          <w:rPr>
            <w:rFonts w:ascii="Calibri" w:eastAsia="Calibri" w:hAnsi="Calibri" w:cs="Calibri"/>
          </w:rPr>
          <w:t>.</w:t>
        </w:r>
      </w:ins>
    </w:p>
    <w:p w14:paraId="7CBD1413" w14:textId="77777777" w:rsidR="008038BA" w:rsidRDefault="008038BA" w:rsidP="008038BA">
      <w:pPr>
        <w:keepNext/>
        <w:spacing w:line="480" w:lineRule="auto"/>
        <w:rPr>
          <w:ins w:id="1241" w:author="William Lamb" w:date="2018-11-16T17:03:00Z"/>
        </w:rPr>
      </w:pPr>
      <w:ins w:id="1242" w:author="William Lamb" w:date="2018-11-16T17:03:00Z">
        <w:r>
          <w:rPr>
            <w:noProof/>
          </w:rPr>
          <w:lastRenderedPageBreak/>
          <w:drawing>
            <wp:inline distT="0" distB="0" distL="0" distR="0" wp14:anchorId="3AD4AE13" wp14:editId="0C26ED3E">
              <wp:extent cx="5111914" cy="636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3757" cy="6369085"/>
                      </a:xfrm>
                      <a:prstGeom prst="rect">
                        <a:avLst/>
                      </a:prstGeom>
                    </pic:spPr>
                  </pic:pic>
                </a:graphicData>
              </a:graphic>
            </wp:inline>
          </w:drawing>
        </w:r>
      </w:ins>
    </w:p>
    <w:p w14:paraId="7CB80640" w14:textId="77777777" w:rsidR="008038BA" w:rsidRPr="00BE522E" w:rsidRDefault="008038BA" w:rsidP="008038BA">
      <w:pPr>
        <w:pStyle w:val="Caption"/>
        <w:spacing w:line="480" w:lineRule="auto"/>
        <w:rPr>
          <w:ins w:id="1243" w:author="William Lamb" w:date="2018-11-16T17:03:00Z"/>
        </w:rPr>
      </w:pPr>
      <w:ins w:id="1244" w:author="William Lamb" w:date="2018-11-16T17:03:00Z">
        <w:r w:rsidRPr="00AA4BF0">
          <w:rPr>
            <w:b/>
          </w:rPr>
          <w:t xml:space="preserve">Figure </w:t>
        </w:r>
        <w:r w:rsidRPr="00AA4BF0">
          <w:rPr>
            <w:b/>
          </w:rPr>
          <w:fldChar w:fldCharType="begin"/>
        </w:r>
        <w:r w:rsidRPr="00094625">
          <w:rPr>
            <w:b/>
          </w:rPr>
          <w:instrText xml:space="preserve"> SEQ Figure \* ARABIC </w:instrText>
        </w:r>
        <w:r w:rsidRPr="00AA4BF0">
          <w:rPr>
            <w:b/>
          </w:rPr>
          <w:fldChar w:fldCharType="separate"/>
        </w:r>
        <w:r>
          <w:rPr>
            <w:b/>
            <w:noProof/>
          </w:rPr>
          <w:t>5</w:t>
        </w:r>
        <w:r w:rsidRPr="00AA4BF0">
          <w:rPr>
            <w:b/>
          </w:rPr>
          <w:fldChar w:fldCharType="end"/>
        </w:r>
        <w:r w:rsidRPr="00AA4BF0">
          <w:rPr>
            <w:b/>
          </w:rPr>
          <w:t xml:space="preserve">: </w:t>
        </w:r>
        <w:r>
          <w:rPr>
            <w:b/>
          </w:rPr>
          <w:t xml:space="preserve">Mapping the urban </w:t>
        </w:r>
        <w:r w:rsidRPr="00AA4BF0">
          <w:rPr>
            <w:b/>
          </w:rPr>
          <w:t>case study literature</w:t>
        </w:r>
        <w:r>
          <w:rPr>
            <w:b/>
          </w:rPr>
          <w:t xml:space="preserve"> by city typology</w:t>
        </w:r>
        <w:r w:rsidRPr="00AA4BF0">
          <w:rPr>
            <w:b/>
          </w:rPr>
          <w:t>.</w:t>
        </w:r>
        <w:r>
          <w:t xml:space="preserve"> The typology and its data are from ref 5; case study literature and topic analysis from this study. As in Figure 4, a cluster /topic combination is counted if the publication meets a minimum topic threshold of 0.02 (see Methods). Articles with more than one highlighted topic are double counted. The colour scale is normalised by typology cluster, indicating the main topic focus of case study literature within each cluster. </w:t>
        </w:r>
      </w:ins>
    </w:p>
    <w:p w14:paraId="4ACDE618" w14:textId="36DE4B79" w:rsidR="00F507EC" w:rsidDel="00094625" w:rsidRDefault="008038BA" w:rsidP="008038BA">
      <w:pPr>
        <w:spacing w:line="480" w:lineRule="auto"/>
        <w:rPr>
          <w:del w:id="1245" w:author="William Lamb" w:date="2018-11-16T14:05:00Z"/>
          <w:rFonts w:ascii="Calibri" w:eastAsia="Calibri" w:hAnsi="Calibri" w:cs="Calibri"/>
        </w:rPr>
      </w:pPr>
      <w:ins w:id="1246" w:author="William Lamb" w:date="2018-11-16T17:03:00Z">
        <w:r>
          <w:rPr>
            <w:rFonts w:ascii="Calibri" w:eastAsia="Calibri" w:hAnsi="Calibri" w:cs="Calibri"/>
          </w:rPr>
          <w:t xml:space="preserve">Beyond this basic mapping, </w:t>
        </w:r>
      </w:ins>
      <w:del w:id="1247" w:author="William Lamb" w:date="2018-11-16T14:05:00Z">
        <w:r w:rsidR="00F73A34" w:rsidDel="00094625">
          <w:rPr>
            <w:rFonts w:ascii="Calibri" w:eastAsia="Calibri" w:hAnsi="Calibri" w:cs="Calibri"/>
          </w:rPr>
          <w:delText>Types 2 and 8 belong to different income segments (e.g. Harbin versus Oslo), but in both types, heating degree days emerge as key driver of energy use.</w:delText>
        </w:r>
        <w:r w:rsidR="00F507EC" w:rsidRPr="00F507EC" w:rsidDel="00094625">
          <w:rPr>
            <w:rFonts w:ascii="Calibri" w:eastAsia="Calibri" w:hAnsi="Calibri" w:cs="Calibri"/>
          </w:rPr>
          <w:delText xml:space="preserve"> </w:delText>
        </w:r>
      </w:del>
    </w:p>
    <w:p w14:paraId="68C9F276" w14:textId="7449529C" w:rsidR="00182A43" w:rsidDel="003B0CEB" w:rsidRDefault="00F507EC" w:rsidP="008038BA">
      <w:pPr>
        <w:spacing w:line="480" w:lineRule="auto"/>
        <w:rPr>
          <w:del w:id="1248" w:author="William Lamb" w:date="2018-11-16T14:17:00Z"/>
          <w:moveTo w:id="1249" w:author="William Lamb" w:date="2018-11-16T13:58:00Z"/>
        </w:rPr>
        <w:pPrChange w:id="1250" w:author="William Lamb" w:date="2018-11-16T17:03:00Z">
          <w:pPr>
            <w:spacing w:line="480" w:lineRule="auto"/>
          </w:pPr>
        </w:pPrChange>
      </w:pPr>
      <w:del w:id="1251" w:author="William Lamb" w:date="2018-11-16T14:05:00Z">
        <w:r w:rsidDel="00094625">
          <w:rPr>
            <w:rFonts w:ascii="Calibri" w:eastAsia="Calibri" w:hAnsi="Calibri" w:cs="Calibri"/>
          </w:rPr>
          <w:delTex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delText>
        </w:r>
        <w:r w:rsidR="00176007" w:rsidDel="00094625">
          <w:rPr>
            <w:rFonts w:ascii="Calibri" w:eastAsia="Calibri" w:hAnsi="Calibri" w:cs="Calibri"/>
          </w:rPr>
          <w:delText xml:space="preserve"> </w:delText>
        </w:r>
        <w:r w:rsidR="00176007" w:rsidDel="00094625">
          <w:rPr>
            <w:rFonts w:ascii="Calibri" w:eastAsia="Calibri" w:hAnsi="Calibri" w:cs="Calibri"/>
          </w:rPr>
          <w:fldChar w:fldCharType="begin" w:fldLock="1"/>
        </w:r>
        <w:r w:rsidR="002B76FF" w:rsidRPr="00094625" w:rsidDel="00094625">
          <w:rPr>
            <w:rFonts w:ascii="Calibri" w:eastAsia="Calibri" w:hAnsi="Calibri" w:cs="Calibri"/>
          </w:rPr>
          <w:delInstrText>ADDIN CSL_CITATION {"citationItems":[{"id":"ITEM-1","itemData":{"ISSN":"2212-0955","author":[{"dropping-particle":"","family":"Creutzig","given":"F.","non-dropping-particle":"","parse-names":false,"suffix":""}],"container-title":"Urban Climate","id":"ITEM-1","issued":{"date-parts":[["2014"]]},"page":"63-76","title":"How fuel prices determine public transport infrastructure, modal shares and urban form","type":"article-journal","volume":"10"},"uris":["http://www.mendeley.com/documents/?uuid=e5b07daf-cb24-4f53-bb53-8603bf67ae9d"]}],"mendeley":{"formattedCitation":"&lt;sup&gt;14&lt;/sup&gt;","plainTextFormattedCitation":"14","previouslyFormattedCitation":"&lt;sup&gt;14&lt;/sup&gt;"},"properties":{"noteIndex":0},"schema":"https://github.com/citation-style-language/schema/raw/master/csl-citation.json"}</w:delInstrText>
        </w:r>
        <w:r w:rsidR="00176007" w:rsidDel="00094625">
          <w:rPr>
            <w:rFonts w:ascii="Calibri" w:eastAsia="Calibri" w:hAnsi="Calibri" w:cs="Calibri"/>
          </w:rPr>
          <w:fldChar w:fldCharType="separate"/>
        </w:r>
        <w:r w:rsidR="00853738" w:rsidRPr="00094625" w:rsidDel="00094625">
          <w:rPr>
            <w:rFonts w:ascii="Calibri" w:eastAsia="Calibri" w:hAnsi="Calibri" w:cs="Calibri"/>
            <w:noProof/>
            <w:vertAlign w:val="superscript"/>
          </w:rPr>
          <w:delText>14</w:delText>
        </w:r>
        <w:r w:rsidR="00176007" w:rsidDel="00094625">
          <w:rPr>
            <w:rFonts w:ascii="Calibri" w:eastAsia="Calibri" w:hAnsi="Calibri" w:cs="Calibri"/>
          </w:rPr>
          <w:fldChar w:fldCharType="end"/>
        </w:r>
        <w:r w:rsidDel="00094625">
          <w:rPr>
            <w:rFonts w:ascii="Calibri" w:eastAsia="Calibri" w:hAnsi="Calibri" w:cs="Calibri"/>
          </w:rPr>
          <w:delText xml:space="preserve"> are </w:delText>
        </w:r>
        <w:r w:rsidR="00AC7706" w:rsidDel="00094625">
          <w:rPr>
            <w:rFonts w:ascii="Calibri" w:eastAsia="Calibri" w:hAnsi="Calibri" w:cs="Calibri"/>
          </w:rPr>
          <w:delText>investigated from the perspective of urban form (low-density developments) and CO</w:delText>
        </w:r>
        <w:r w:rsidR="00AC7706" w:rsidRPr="000A7958" w:rsidDel="00094625">
          <w:rPr>
            <w:rFonts w:ascii="Calibri" w:eastAsia="Calibri" w:hAnsi="Calibri" w:cs="Calibri"/>
            <w:vertAlign w:val="subscript"/>
          </w:rPr>
          <w:delText>2</w:delText>
        </w:r>
        <w:r w:rsidR="00AC7706" w:rsidDel="00094625">
          <w:rPr>
            <w:rFonts w:ascii="Calibri" w:eastAsia="Calibri" w:hAnsi="Calibri" w:cs="Calibri"/>
          </w:rPr>
          <w:delTex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delText>
        </w:r>
      </w:del>
      <w:ins w:id="1252" w:author="William Lamb" w:date="2018-11-16T17:03:00Z">
        <w:r w:rsidR="008038BA">
          <w:rPr>
            <w:rFonts w:ascii="Calibri" w:eastAsia="Calibri" w:hAnsi="Calibri" w:cs="Calibri"/>
          </w:rPr>
          <w:t>i</w:t>
        </w:r>
      </w:ins>
      <w:ins w:id="1253" w:author="William Lamb" w:date="2018-11-16T14:09:00Z">
        <w:r w:rsidR="00094625">
          <w:t xml:space="preserve">n-depth evidence synthesis methods could be applied in parallel with typology approaches. </w:t>
        </w:r>
      </w:ins>
      <w:moveToRangeStart w:id="1254" w:author="William Lamb" w:date="2018-11-16T13:58:00Z" w:name="move530140010"/>
      <w:moveTo w:id="1255" w:author="William Lamb" w:date="2018-11-16T13:58:00Z">
        <w:del w:id="1256" w:author="William Lamb" w:date="2018-11-16T14:10:00Z">
          <w:r w:rsidR="00182A43" w:rsidDel="00094625">
            <w:delText>Methods to synthesise case study research have also been developed, but so far not applied in the urban mitigation field. These include</w:delText>
          </w:r>
          <w:r w:rsidR="00182A43" w:rsidDel="00094625">
            <w:rPr>
              <w:rFonts w:ascii="Calibri" w:eastAsia="Calibri" w:hAnsi="Calibri" w:cs="Calibri"/>
            </w:rPr>
            <w:delText xml:space="preserve"> c</w:delText>
          </w:r>
        </w:del>
      </w:moveTo>
      <w:ins w:id="1257" w:author="William Lamb" w:date="2018-11-16T14:10:00Z">
        <w:r w:rsidR="00094625">
          <w:rPr>
            <w:rFonts w:ascii="Calibri" w:eastAsia="Calibri" w:hAnsi="Calibri" w:cs="Calibri"/>
          </w:rPr>
          <w:t>C</w:t>
        </w:r>
      </w:ins>
      <w:moveTo w:id="1258" w:author="William Lamb" w:date="2018-11-16T13:58:00Z">
        <w:r w:rsidR="00182A43">
          <w:rPr>
            <w:rFonts w:ascii="Calibri" w:eastAsia="Calibri" w:hAnsi="Calibri" w:cs="Calibri"/>
          </w:rPr>
          <w:t>ase surveys, case meta-analysis and qualitative comparative analysis</w:t>
        </w:r>
        <w:del w:id="1259" w:author="William Lamb" w:date="2018-11-16T14:10:00Z">
          <w:r w:rsidR="00182A43" w:rsidDel="00094625">
            <w:rPr>
              <w:rFonts w:ascii="Calibri" w:eastAsia="Calibri" w:hAnsi="Calibri" w:cs="Calibri"/>
            </w:rPr>
            <w:delText>. In essence these</w:delText>
          </w:r>
        </w:del>
      </w:moveTo>
      <w:ins w:id="1260" w:author="William Lamb" w:date="2018-11-16T14:10:00Z">
        <w:r w:rsidR="00094625">
          <w:rPr>
            <w:rFonts w:ascii="Calibri" w:eastAsia="Calibri" w:hAnsi="Calibri" w:cs="Calibri"/>
          </w:rPr>
          <w:t xml:space="preserve"> are </w:t>
        </w:r>
      </w:ins>
      <w:moveTo w:id="1261" w:author="William Lamb" w:date="2018-11-16T13:58:00Z">
        <w:del w:id="1262" w:author="William Lamb" w:date="2018-11-16T14:10:00Z">
          <w:r w:rsidR="00182A43" w:rsidDel="00094625">
            <w:rPr>
              <w:rFonts w:ascii="Calibri" w:eastAsia="Calibri" w:hAnsi="Calibri" w:cs="Calibri"/>
            </w:rPr>
            <w:delText xml:space="preserve"> </w:delText>
          </w:r>
        </w:del>
        <w:r w:rsidR="00182A43">
          <w:rPr>
            <w:rFonts w:ascii="Calibri" w:eastAsia="Calibri" w:hAnsi="Calibri" w:cs="Calibri"/>
          </w:rPr>
          <w:t xml:space="preserve">methods </w:t>
        </w:r>
      </w:moveTo>
      <w:ins w:id="1263" w:author="William Lamb" w:date="2018-11-16T14:10:00Z">
        <w:r w:rsidR="00094625">
          <w:rPr>
            <w:rFonts w:ascii="Calibri" w:eastAsia="Calibri" w:hAnsi="Calibri" w:cs="Calibri"/>
          </w:rPr>
          <w:t xml:space="preserve">for </w:t>
        </w:r>
      </w:ins>
      <w:moveTo w:id="1264" w:author="William Lamb" w:date="2018-11-16T13:58:00Z">
        <w:r w:rsidR="00182A43">
          <w:rPr>
            <w:rFonts w:ascii="Calibri" w:eastAsia="Calibri" w:hAnsi="Calibri" w:cs="Calibri"/>
          </w:rPr>
          <w:t>extract</w:t>
        </w:r>
      </w:moveTo>
      <w:ins w:id="1265" w:author="William Lamb" w:date="2018-11-16T14:11:00Z">
        <w:r w:rsidR="00094625">
          <w:rPr>
            <w:rFonts w:ascii="Calibri" w:eastAsia="Calibri" w:hAnsi="Calibri" w:cs="Calibri"/>
          </w:rPr>
          <w:t>ing</w:t>
        </w:r>
      </w:ins>
      <w:moveTo w:id="1266" w:author="William Lamb" w:date="2018-11-16T13:58:00Z">
        <w:r w:rsidR="00182A43">
          <w:rPr>
            <w:rFonts w:ascii="Calibri" w:eastAsia="Calibri" w:hAnsi="Calibri" w:cs="Calibri"/>
          </w:rPr>
          <w:t xml:space="preserve"> and cod</w:t>
        </w:r>
      </w:moveTo>
      <w:ins w:id="1267" w:author="William Lamb" w:date="2018-11-16T14:11:00Z">
        <w:r w:rsidR="00094625">
          <w:rPr>
            <w:rFonts w:ascii="Calibri" w:eastAsia="Calibri" w:hAnsi="Calibri" w:cs="Calibri"/>
          </w:rPr>
          <w:t>ing</w:t>
        </w:r>
      </w:ins>
      <w:moveTo w:id="1268" w:author="William Lamb" w:date="2018-11-16T13:58:00Z">
        <w:del w:id="1269" w:author="William Lamb" w:date="2018-11-16T14:11:00Z">
          <w:r w:rsidR="00182A43" w:rsidDel="00094625">
            <w:rPr>
              <w:rFonts w:ascii="Calibri" w:eastAsia="Calibri" w:hAnsi="Calibri" w:cs="Calibri"/>
            </w:rPr>
            <w:delText>e</w:delText>
          </w:r>
        </w:del>
        <w:r w:rsidR="00182A43">
          <w:rPr>
            <w:rFonts w:ascii="Calibri" w:eastAsia="Calibri" w:hAnsi="Calibri" w:cs="Calibri"/>
          </w:rPr>
          <w:t xml:space="preserve"> individual study features such as design, context, results and </w:t>
        </w:r>
        <w:r w:rsidR="00182A43">
          <w:rPr>
            <w:rFonts w:ascii="Calibri" w:eastAsia="Calibri" w:hAnsi="Calibri" w:cs="Calibri"/>
          </w:rPr>
          <w:lastRenderedPageBreak/>
          <w:t xml:space="preserve">other information, allowing structured comparisons and even quantitative analysis across cases </w:t>
        </w:r>
        <w:r w:rsidR="00182A43">
          <w:rPr>
            <w:rFonts w:ascii="Calibri" w:eastAsia="Calibri" w:hAnsi="Calibri" w:cs="Calibri"/>
          </w:rPr>
          <w:fldChar w:fldCharType="begin" w:fldLock="1"/>
        </w:r>
        <w:r w:rsidR="00182A43">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44&lt;/sup&gt;","plainTextFormattedCitation":"44","previouslyFormattedCitation":"&lt;sup&gt;44&lt;/sup&gt;"},"properties":{"noteIndex":0},"schema":"https://github.com/citation-style-language/schema/raw/master/csl-citation.json"}</w:instrText>
        </w:r>
        <w:r w:rsidR="00182A43">
          <w:rPr>
            <w:rFonts w:ascii="Calibri" w:eastAsia="Calibri" w:hAnsi="Calibri" w:cs="Calibri"/>
          </w:rPr>
          <w:fldChar w:fldCharType="separate"/>
        </w:r>
        <w:r w:rsidR="00182A43" w:rsidRPr="00EE7423">
          <w:rPr>
            <w:rFonts w:ascii="Calibri" w:eastAsia="Calibri" w:hAnsi="Calibri" w:cs="Calibri"/>
            <w:noProof/>
            <w:vertAlign w:val="superscript"/>
          </w:rPr>
          <w:t>44</w:t>
        </w:r>
        <w:r w:rsidR="00182A43">
          <w:rPr>
            <w:rFonts w:ascii="Calibri" w:eastAsia="Calibri" w:hAnsi="Calibri" w:cs="Calibri"/>
          </w:rPr>
          <w:fldChar w:fldCharType="end"/>
        </w:r>
        <w:r w:rsidR="00182A43">
          <w:rPr>
            <w:rFonts w:ascii="Calibri" w:eastAsia="Calibri" w:hAnsi="Calibri" w:cs="Calibri"/>
          </w:rPr>
          <w:t xml:space="preserve">. </w:t>
        </w:r>
        <w:del w:id="1270" w:author="William Lamb" w:date="2018-11-16T14:19:00Z">
          <w:r w:rsidR="00182A43" w:rsidDel="003B0CEB">
            <w:rPr>
              <w:rFonts w:ascii="Calibri" w:eastAsia="Calibri" w:hAnsi="Calibri" w:cs="Calibri"/>
            </w:rPr>
            <w:delText>Applying t</w:delText>
          </w:r>
        </w:del>
      </w:moveTo>
      <w:ins w:id="1271" w:author="William Lamb" w:date="2018-11-16T14:19:00Z">
        <w:r w:rsidR="003B0CEB">
          <w:rPr>
            <w:rFonts w:ascii="Calibri" w:eastAsia="Calibri" w:hAnsi="Calibri" w:cs="Calibri"/>
          </w:rPr>
          <w:t>T</w:t>
        </w:r>
      </w:ins>
      <w:moveTo w:id="1272" w:author="William Lamb" w:date="2018-11-16T13:58:00Z">
        <w:r w:rsidR="00182A43">
          <w:rPr>
            <w:rFonts w:ascii="Calibri" w:eastAsia="Calibri" w:hAnsi="Calibri" w:cs="Calibri"/>
          </w:rPr>
          <w:t xml:space="preserve">hese methods </w:t>
        </w:r>
        <w:del w:id="1273" w:author="William Lamb" w:date="2018-11-16T14:18:00Z">
          <w:r w:rsidR="00182A43" w:rsidDel="003B0CEB">
            <w:rPr>
              <w:rFonts w:ascii="Calibri" w:eastAsia="Calibri" w:hAnsi="Calibri" w:cs="Calibri"/>
            </w:rPr>
            <w:delText>within and across typologies of cities c</w:delText>
          </w:r>
        </w:del>
        <w:del w:id="1274" w:author="William Lamb" w:date="2018-11-16T14:12:00Z">
          <w:r w:rsidR="00182A43" w:rsidDel="00094625">
            <w:rPr>
              <w:rFonts w:ascii="Calibri" w:eastAsia="Calibri" w:hAnsi="Calibri" w:cs="Calibri"/>
            </w:rPr>
            <w:delText>an</w:delText>
          </w:r>
        </w:del>
      </w:moveTo>
      <w:ins w:id="1275" w:author="William Lamb" w:date="2018-11-16T14:19:00Z">
        <w:r w:rsidR="003B0CEB">
          <w:rPr>
            <w:rFonts w:ascii="Calibri" w:eastAsia="Calibri" w:hAnsi="Calibri" w:cs="Calibri"/>
          </w:rPr>
          <w:t>could</w:t>
        </w:r>
      </w:ins>
      <w:moveTo w:id="1276" w:author="William Lamb" w:date="2018-11-16T13:58:00Z">
        <w:r w:rsidR="00182A43">
          <w:rPr>
            <w:rFonts w:ascii="Calibri" w:eastAsia="Calibri" w:hAnsi="Calibri" w:cs="Calibri"/>
          </w:rPr>
          <w:t xml:space="preserve"> capture qualitative contexts that are so far missing from urban data science</w:t>
        </w:r>
      </w:moveTo>
      <w:ins w:id="1277" w:author="William Lamb" w:date="2018-11-16T14:19:00Z">
        <w:r w:rsidR="003B0CEB">
          <w:rPr>
            <w:rFonts w:ascii="Calibri" w:eastAsia="Calibri" w:hAnsi="Calibri" w:cs="Calibri"/>
          </w:rPr>
          <w:t xml:space="preserve">, enabling typologies to be tested and brought to a higher level of </w:t>
        </w:r>
      </w:ins>
      <w:moveTo w:id="1278" w:author="William Lamb" w:date="2018-11-16T13:58:00Z">
        <w:del w:id="1279" w:author="William Lamb" w:date="2018-11-16T14:19:00Z">
          <w:r w:rsidR="00182A43" w:rsidDel="003B0CEB">
            <w:rPr>
              <w:rFonts w:ascii="Calibri" w:eastAsia="Calibri" w:hAnsi="Calibri" w:cs="Calibri"/>
            </w:rPr>
            <w:delText>, iteratively leading to new</w:delText>
          </w:r>
          <w:r w:rsidR="00182A43" w:rsidDel="003B0CEB">
            <w:delText xml:space="preserve"> typologies that have greater </w:delText>
          </w:r>
        </w:del>
        <w:r w:rsidR="00182A43">
          <w:t xml:space="preserve">explanatory and comparative power. </w:t>
        </w:r>
      </w:moveTo>
      <w:ins w:id="1280" w:author="William Lamb" w:date="2018-11-16T14:20:00Z">
        <w:r w:rsidR="003B0CEB">
          <w:t xml:space="preserve">There are of course constraints </w:t>
        </w:r>
      </w:ins>
      <w:moveTo w:id="1281" w:author="William Lamb" w:date="2018-11-16T13:58:00Z">
        <w:del w:id="1282" w:author="William Lamb" w:date="2018-11-16T14:17:00Z">
          <w:r w:rsidR="00182A43" w:rsidDel="003B0CEB">
            <w:delText>Where urban-scale reforms and initiatives have taken place and been documented in the extant literature, case study synthesis methods enable structurally similar cities to learn from successes and failures, enhancing our understanding of climate solutions.</w:delText>
          </w:r>
        </w:del>
      </w:moveTo>
    </w:p>
    <w:moveToRangeEnd w:id="1254"/>
    <w:p w14:paraId="779D8E04" w14:textId="14290DC5" w:rsidR="00182A43" w:rsidDel="00094625" w:rsidRDefault="00182A43" w:rsidP="003B0CEB">
      <w:pPr>
        <w:spacing w:line="480" w:lineRule="auto"/>
        <w:rPr>
          <w:del w:id="1283" w:author="William Lamb" w:date="2018-11-16T14:11:00Z"/>
          <w:rFonts w:ascii="Calibri" w:eastAsia="Calibri" w:hAnsi="Calibri" w:cs="Calibri"/>
        </w:rPr>
      </w:pPr>
    </w:p>
    <w:p w14:paraId="765C2BF6" w14:textId="7655A0D7" w:rsidR="00AA4BF0" w:rsidDel="003B0CEB" w:rsidRDefault="00113953" w:rsidP="003B0CEB">
      <w:pPr>
        <w:keepNext/>
        <w:spacing w:line="480" w:lineRule="auto"/>
        <w:rPr>
          <w:del w:id="1284" w:author="William Lamb" w:date="2018-11-16T14:20:00Z"/>
        </w:rPr>
      </w:pPr>
      <w:del w:id="1285" w:author="William Lamb" w:date="2018-11-16T14:11:00Z">
        <w:r w:rsidDel="00094625">
          <w:rPr>
            <w:noProof/>
          </w:rPr>
          <w:drawing>
            <wp:inline distT="0" distB="0" distL="0" distR="0" wp14:anchorId="5AF28F86" wp14:editId="41C879E2">
              <wp:extent cx="5403272" cy="633359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5583" cy="6348028"/>
                      </a:xfrm>
                      <a:prstGeom prst="rect">
                        <a:avLst/>
                      </a:prstGeom>
                    </pic:spPr>
                  </pic:pic>
                </a:graphicData>
              </a:graphic>
            </wp:inline>
          </w:drawing>
        </w:r>
      </w:del>
    </w:p>
    <w:p w14:paraId="30ECD560" w14:textId="7DDF77C9" w:rsidR="00F507EC" w:rsidDel="003B0CEB" w:rsidRDefault="00AA4BF0">
      <w:pPr>
        <w:keepNext/>
        <w:spacing w:line="480" w:lineRule="auto"/>
        <w:rPr>
          <w:del w:id="1286" w:author="William Lamb" w:date="2018-11-16T14:20:00Z"/>
          <w:moveFrom w:id="1287" w:author="William Lamb" w:date="2018-11-16T14:20:00Z"/>
          <w:rFonts w:ascii="Calibri" w:eastAsia="Calibri" w:hAnsi="Calibri" w:cs="Calibri"/>
        </w:rPr>
        <w:pPrChange w:id="1288" w:author="William Lamb" w:date="2018-11-16T14:20:00Z">
          <w:pPr>
            <w:pStyle w:val="Caption"/>
            <w:spacing w:line="480" w:lineRule="auto"/>
          </w:pPr>
        </w:pPrChange>
      </w:pPr>
      <w:bookmarkStart w:id="1289" w:name="_Ref517344518"/>
      <w:moveFromRangeStart w:id="1290" w:author="William Lamb" w:date="2018-11-16T14:20:00Z" w:name="move530141347"/>
      <w:moveFrom w:id="1291" w:author="William Lamb" w:date="2018-11-16T14:20:00Z">
        <w:del w:id="1292" w:author="William Lamb" w:date="2018-11-16T14:20:00Z">
          <w:r w:rsidRPr="00AA4BF0" w:rsidDel="003B0CEB">
            <w:rPr>
              <w:b/>
            </w:rPr>
            <w:delText xml:space="preserve">Figure </w:delText>
          </w:r>
          <w:r w:rsidRPr="00AA4BF0" w:rsidDel="003B0CEB">
            <w:rPr>
              <w:b/>
            </w:rPr>
            <w:fldChar w:fldCharType="begin"/>
          </w:r>
          <w:r w:rsidRPr="00B241D3" w:rsidDel="003B0CEB">
            <w:rPr>
              <w:b/>
              <w:rPrChange w:id="1293" w:author="William Lamb" w:date="2018-11-16T15:01:00Z">
                <w:rPr>
                  <w:b/>
                  <w:i w:val="0"/>
                  <w:iCs w:val="0"/>
                </w:rPr>
              </w:rPrChange>
            </w:rPr>
            <w:delInstrText xml:space="preserve"> SEQ Figure \* ARABIC </w:delInstrText>
          </w:r>
          <w:r w:rsidRPr="00AA4BF0" w:rsidDel="003B0CEB">
            <w:rPr>
              <w:b/>
            </w:rPr>
            <w:fldChar w:fldCharType="separate"/>
          </w:r>
          <w:r w:rsidR="00C574DD" w:rsidRPr="003B0CEB" w:rsidDel="003B0CEB">
            <w:rPr>
              <w:b/>
              <w:noProof/>
            </w:rPr>
            <w:delText>5</w:delText>
          </w:r>
          <w:r w:rsidRPr="00AA4BF0" w:rsidDel="003B0CEB">
            <w:rPr>
              <w:b/>
            </w:rPr>
            <w:fldChar w:fldCharType="end"/>
          </w:r>
          <w:bookmarkEnd w:id="1289"/>
          <w:r w:rsidRPr="00AA4BF0" w:rsidDel="003B0CEB">
            <w:rPr>
              <w:b/>
            </w:rPr>
            <w:delText>: Linking typologies and case study literature.</w:delText>
          </w:r>
          <w:r w:rsidDel="003B0CEB">
            <w:delText xml:space="preserve"> The quantitative typology of urban energy use drivers are scaled linearly by diameter, using data from ref 5; case study literature and topic analysis from this study. As in Figure 3, topic scores are summed within each city type, with the highest scoring three topics </w:delText>
          </w:r>
          <w:commentRangeStart w:id="1294"/>
          <w:r w:rsidDel="003B0CEB">
            <w:delText>displayed</w:delText>
          </w:r>
          <w:commentRangeEnd w:id="1294"/>
          <w:r w:rsidR="005F0E08" w:rsidDel="003B0CEB">
            <w:rPr>
              <w:rStyle w:val="CommentReference"/>
              <w:i/>
              <w:iCs/>
            </w:rPr>
            <w:commentReference w:id="1294"/>
          </w:r>
          <w:r w:rsidDel="003B0CEB">
            <w:delText>.</w:delText>
          </w:r>
        </w:del>
      </w:moveFrom>
    </w:p>
    <w:moveFromRangeEnd w:id="1290"/>
    <w:p w14:paraId="703539BA" w14:textId="58947144" w:rsidR="008038BA" w:rsidRDefault="00DE4DCA" w:rsidP="008038BA">
      <w:pPr>
        <w:keepNext/>
        <w:spacing w:line="480" w:lineRule="auto"/>
        <w:rPr>
          <w:ins w:id="1295" w:author="William Lamb" w:date="2018-11-16T17:02:00Z"/>
        </w:rPr>
      </w:pPr>
      <w:del w:id="1296" w:author="William Lamb" w:date="2018-11-16T14:20:00Z">
        <w:r w:rsidDel="003B0CEB">
          <w:rPr>
            <w:rFonts w:ascii="Calibri" w:eastAsia="Calibri" w:hAnsi="Calibri" w:cs="Calibri"/>
          </w:rPr>
          <w:delText>The approach again faces constraints i</w:delText>
        </w:r>
      </w:del>
      <w:ins w:id="1297" w:author="William Lamb" w:date="2018-11-16T14:20:00Z">
        <w:r w:rsidR="003B0CEB">
          <w:rPr>
            <w:rFonts w:ascii="Calibri" w:eastAsia="Calibri" w:hAnsi="Calibri" w:cs="Calibri"/>
          </w:rPr>
          <w:t>i</w:t>
        </w:r>
      </w:ins>
      <w:r>
        <w:rPr>
          <w:rFonts w:ascii="Calibri" w:eastAsia="Calibri" w:hAnsi="Calibri" w:cs="Calibri"/>
        </w:rPr>
        <w:t xml:space="preserve">n terms of available data and cases, which are sparse for smaller cities and particular clusters. Crowdsourcing and spatial methods are already closing data gaps in these cities </w:t>
      </w:r>
      <w:r>
        <w:rPr>
          <w:rFonts w:ascii="Calibri" w:eastAsia="Calibri" w:hAnsi="Calibri" w:cs="Calibri"/>
        </w:rPr>
        <w:fldChar w:fldCharType="begin" w:fldLock="1"/>
      </w:r>
      <w:r w:rsidR="00EE7423">
        <w:rPr>
          <w:rFonts w:ascii="Calibri" w:eastAsia="Calibri" w:hAnsi="Calibri" w:cs="Calibri"/>
        </w:rPr>
        <w: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29&lt;/sup&gt;","plainTextFormattedCitation":"29","previouslyFormattedCitation":"&lt;sup&gt;29&lt;/sup&gt;"},"properties":{"noteIndex":0},"schema":"https://github.com/citation-style-language/schema/raw/master/csl-citation.json"}</w:instrText>
      </w:r>
      <w:r>
        <w:rPr>
          <w:rFonts w:ascii="Calibri" w:eastAsia="Calibri" w:hAnsi="Calibri" w:cs="Calibri"/>
        </w:rPr>
        <w:fldChar w:fldCharType="separate"/>
      </w:r>
      <w:r w:rsidR="002B76FF" w:rsidRPr="002B76FF">
        <w:rPr>
          <w:rFonts w:ascii="Calibri" w:eastAsia="Calibri" w:hAnsi="Calibri" w:cs="Calibri"/>
          <w:noProof/>
          <w:vertAlign w:val="superscript"/>
        </w:rPr>
        <w:t>29</w:t>
      </w:r>
      <w:r>
        <w:rPr>
          <w:rFonts w:ascii="Calibri" w:eastAsia="Calibri" w:hAnsi="Calibri" w:cs="Calibri"/>
        </w:rPr>
        <w:fldChar w:fldCharType="end"/>
      </w:r>
      <w:r>
        <w:t xml:space="preserve">;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w:t>
      </w:r>
      <w:del w:id="1298" w:author="William Lamb" w:date="2018-11-16T17:02:00Z">
        <w:r w:rsidDel="008038BA">
          <w:delText>c</w:delText>
        </w:r>
      </w:del>
      <w:ins w:id="1299" w:author="William Lamb" w:date="2018-11-16T17:02:00Z">
        <w:r w:rsidR="008038BA">
          <w:t>c</w:t>
        </w:r>
      </w:ins>
      <w:r>
        <w:t>ities. By narrowing the scope of peers, and bringing cases that do exist to the forefront, typologies provide the entry point to the systematic comparisons of smaller cities that are currently missing.</w:t>
      </w:r>
    </w:p>
    <w:p w14:paraId="11D513BA" w14:textId="44F4985F" w:rsidR="00DE4DCA" w:rsidDel="003374FE" w:rsidRDefault="003374FE" w:rsidP="008038BA">
      <w:pPr>
        <w:keepNext/>
        <w:spacing w:line="480" w:lineRule="auto"/>
        <w:rPr>
          <w:del w:id="1300" w:author="William Lamb" w:date="2018-11-16T16:28:00Z"/>
        </w:rPr>
      </w:pPr>
      <w:ins w:id="1301" w:author="William Lamb" w:date="2018-11-16T16:28:00Z">
        <w:r w:rsidDel="003374FE">
          <w:t xml:space="preserve"> </w:t>
        </w:r>
      </w:ins>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302" w:author="William Lamb" w:date="2018-11-16T15:41:00Z">
          <w:tblPr>
            <w:tblStyle w:val="TableGrid"/>
            <w:tblW w:w="10060" w:type="dxa"/>
            <w:tblLayout w:type="fixed"/>
            <w:tblLook w:val="04A0" w:firstRow="1" w:lastRow="0" w:firstColumn="1" w:lastColumn="0" w:noHBand="0" w:noVBand="1"/>
          </w:tblPr>
        </w:tblPrChange>
      </w:tblPr>
      <w:tblGrid>
        <w:gridCol w:w="1271"/>
        <w:gridCol w:w="1098"/>
        <w:gridCol w:w="1099"/>
        <w:gridCol w:w="1205"/>
        <w:gridCol w:w="992"/>
        <w:gridCol w:w="1099"/>
        <w:gridCol w:w="1098"/>
        <w:gridCol w:w="1099"/>
        <w:gridCol w:w="1099"/>
        <w:tblGridChange w:id="1303">
          <w:tblGrid>
            <w:gridCol w:w="1271"/>
            <w:gridCol w:w="1098"/>
            <w:gridCol w:w="1099"/>
            <w:gridCol w:w="1205"/>
            <w:gridCol w:w="992"/>
            <w:gridCol w:w="1099"/>
            <w:gridCol w:w="1098"/>
            <w:gridCol w:w="1099"/>
            <w:gridCol w:w="1099"/>
          </w:tblGrid>
        </w:tblGridChange>
      </w:tblGrid>
      <w:tr w:rsidR="00B42D7E" w:rsidDel="003374FE" w14:paraId="6509FA14" w14:textId="5A03F3D2" w:rsidTr="00B42D7E">
        <w:trPr>
          <w:del w:id="1304" w:author="William Lamb" w:date="2018-11-16T16:28:00Z"/>
        </w:trPr>
        <w:tc>
          <w:tcPr>
            <w:tcW w:w="1271" w:type="dxa"/>
            <w:tcBorders>
              <w:top w:val="single" w:sz="4" w:space="0" w:color="auto"/>
              <w:bottom w:val="single" w:sz="4" w:space="0" w:color="auto"/>
            </w:tcBorders>
            <w:tcPrChange w:id="1305" w:author="William Lamb" w:date="2018-11-16T15:41:00Z">
              <w:tcPr>
                <w:tcW w:w="1271" w:type="dxa"/>
              </w:tcPr>
            </w:tcPrChange>
          </w:tcPr>
          <w:p w14:paraId="0479860A" w14:textId="77777777" w:rsidR="008038BA" w:rsidRDefault="008038BA" w:rsidP="008038BA">
            <w:pPr>
              <w:keepNext/>
              <w:spacing w:line="480" w:lineRule="auto"/>
              <w:rPr>
                <w:ins w:id="1306" w:author="William Lamb" w:date="2018-11-16T17:03:00Z"/>
                <w:sz w:val="20"/>
              </w:rPr>
            </w:pPr>
            <w:bookmarkStart w:id="1307" w:name="_GoBack"/>
            <w:bookmarkEnd w:id="1307"/>
          </w:p>
          <w:p w14:paraId="04265C99" w14:textId="77777777" w:rsidR="008038BA" w:rsidRDefault="008038BA" w:rsidP="008038BA">
            <w:pPr>
              <w:keepNext/>
              <w:spacing w:line="480" w:lineRule="auto"/>
              <w:rPr>
                <w:ins w:id="1308" w:author="William Lamb" w:date="2018-11-16T17:02:00Z"/>
                <w:sz w:val="20"/>
              </w:rPr>
            </w:pPr>
          </w:p>
          <w:p w14:paraId="437A4200" w14:textId="77777777" w:rsidR="008038BA" w:rsidRDefault="008038BA" w:rsidP="008038BA">
            <w:pPr>
              <w:keepNext/>
              <w:spacing w:line="480" w:lineRule="auto"/>
              <w:rPr>
                <w:ins w:id="1309" w:author="William Lamb" w:date="2018-11-16T17:02:00Z"/>
                <w:sz w:val="20"/>
              </w:rPr>
            </w:pPr>
          </w:p>
          <w:p w14:paraId="0457D537" w14:textId="061C8E6D" w:rsidR="00B42D7E" w:rsidRPr="00B42D7E" w:rsidDel="003374FE" w:rsidRDefault="00B42D7E" w:rsidP="003374FE">
            <w:pPr>
              <w:keepNext/>
              <w:spacing w:line="480" w:lineRule="auto"/>
              <w:rPr>
                <w:del w:id="1310" w:author="William Lamb" w:date="2018-11-16T16:28:00Z"/>
                <w:sz w:val="20"/>
              </w:rPr>
              <w:pPrChange w:id="1311" w:author="William Lamb" w:date="2018-11-16T16:28:00Z">
                <w:pPr>
                  <w:keepNext/>
                  <w:spacing w:line="480" w:lineRule="auto"/>
                </w:pPr>
              </w:pPrChange>
            </w:pPr>
            <w:del w:id="1312" w:author="William Lamb" w:date="2018-11-16T16:28:00Z">
              <w:r w:rsidRPr="00B42D7E" w:rsidDel="003374FE">
                <w:rPr>
                  <w:sz w:val="20"/>
                </w:rPr>
                <w:delText>Group</w:delText>
              </w:r>
            </w:del>
          </w:p>
        </w:tc>
        <w:tc>
          <w:tcPr>
            <w:tcW w:w="1098" w:type="dxa"/>
            <w:tcBorders>
              <w:top w:val="single" w:sz="4" w:space="0" w:color="auto"/>
              <w:bottom w:val="single" w:sz="4" w:space="0" w:color="auto"/>
            </w:tcBorders>
            <w:tcPrChange w:id="1313" w:author="William Lamb" w:date="2018-11-16T15:41:00Z">
              <w:tcPr>
                <w:tcW w:w="1098" w:type="dxa"/>
              </w:tcPr>
            </w:tcPrChange>
          </w:tcPr>
          <w:p w14:paraId="1EC9D228" w14:textId="1090B242" w:rsidR="00B42D7E" w:rsidRPr="00B42D7E" w:rsidDel="003374FE" w:rsidRDefault="00B42D7E" w:rsidP="003374FE">
            <w:pPr>
              <w:keepNext/>
              <w:spacing w:line="480" w:lineRule="auto"/>
              <w:rPr>
                <w:del w:id="1314" w:author="William Lamb" w:date="2018-11-16T16:28:00Z"/>
                <w:sz w:val="20"/>
              </w:rPr>
              <w:pPrChange w:id="1315" w:author="William Lamb" w:date="2018-11-16T16:28:00Z">
                <w:pPr>
                  <w:keepNext/>
                  <w:spacing w:line="480" w:lineRule="auto"/>
                </w:pPr>
              </w:pPrChange>
            </w:pPr>
            <w:del w:id="1316" w:author="William Lamb" w:date="2018-11-16T16:28:00Z">
              <w:r w:rsidRPr="00B42D7E" w:rsidDel="003374FE">
                <w:rPr>
                  <w:sz w:val="20"/>
                </w:rPr>
                <w:delText>8</w:delText>
              </w:r>
            </w:del>
          </w:p>
        </w:tc>
        <w:tc>
          <w:tcPr>
            <w:tcW w:w="1099" w:type="dxa"/>
            <w:tcBorders>
              <w:top w:val="single" w:sz="4" w:space="0" w:color="auto"/>
              <w:bottom w:val="single" w:sz="4" w:space="0" w:color="auto"/>
            </w:tcBorders>
            <w:tcPrChange w:id="1317" w:author="William Lamb" w:date="2018-11-16T15:41:00Z">
              <w:tcPr>
                <w:tcW w:w="1099" w:type="dxa"/>
              </w:tcPr>
            </w:tcPrChange>
          </w:tcPr>
          <w:p w14:paraId="3F900AFE" w14:textId="1A134C78" w:rsidR="00B42D7E" w:rsidRPr="00B42D7E" w:rsidDel="003374FE" w:rsidRDefault="00B42D7E" w:rsidP="003374FE">
            <w:pPr>
              <w:keepNext/>
              <w:spacing w:line="480" w:lineRule="auto"/>
              <w:rPr>
                <w:del w:id="1318" w:author="William Lamb" w:date="2018-11-16T16:28:00Z"/>
                <w:sz w:val="20"/>
              </w:rPr>
              <w:pPrChange w:id="1319" w:author="William Lamb" w:date="2018-11-16T16:28:00Z">
                <w:pPr>
                  <w:keepNext/>
                  <w:spacing w:line="480" w:lineRule="auto"/>
                </w:pPr>
              </w:pPrChange>
            </w:pPr>
            <w:del w:id="1320" w:author="William Lamb" w:date="2018-11-16T16:28:00Z">
              <w:r w:rsidRPr="00B42D7E" w:rsidDel="003374FE">
                <w:rPr>
                  <w:sz w:val="20"/>
                </w:rPr>
                <w:delText>9</w:delText>
              </w:r>
            </w:del>
          </w:p>
        </w:tc>
        <w:tc>
          <w:tcPr>
            <w:tcW w:w="1205" w:type="dxa"/>
            <w:tcBorders>
              <w:top w:val="single" w:sz="4" w:space="0" w:color="auto"/>
              <w:bottom w:val="single" w:sz="4" w:space="0" w:color="auto"/>
            </w:tcBorders>
            <w:tcPrChange w:id="1321" w:author="William Lamb" w:date="2018-11-16T15:41:00Z">
              <w:tcPr>
                <w:tcW w:w="1205" w:type="dxa"/>
              </w:tcPr>
            </w:tcPrChange>
          </w:tcPr>
          <w:p w14:paraId="14029089" w14:textId="71695DCD" w:rsidR="00B42D7E" w:rsidRPr="00B42D7E" w:rsidDel="003374FE" w:rsidRDefault="00B42D7E" w:rsidP="003374FE">
            <w:pPr>
              <w:keepNext/>
              <w:spacing w:line="480" w:lineRule="auto"/>
              <w:rPr>
                <w:del w:id="1322" w:author="William Lamb" w:date="2018-11-16T16:28:00Z"/>
                <w:sz w:val="20"/>
              </w:rPr>
              <w:pPrChange w:id="1323" w:author="William Lamb" w:date="2018-11-16T16:28:00Z">
                <w:pPr>
                  <w:keepNext/>
                  <w:spacing w:line="480" w:lineRule="auto"/>
                </w:pPr>
              </w:pPrChange>
            </w:pPr>
            <w:del w:id="1324" w:author="William Lamb" w:date="2018-11-16T16:28:00Z">
              <w:r w:rsidRPr="00B42D7E" w:rsidDel="003374FE">
                <w:rPr>
                  <w:sz w:val="20"/>
                </w:rPr>
                <w:delText>10</w:delText>
              </w:r>
            </w:del>
          </w:p>
        </w:tc>
        <w:tc>
          <w:tcPr>
            <w:tcW w:w="992" w:type="dxa"/>
            <w:tcBorders>
              <w:top w:val="single" w:sz="4" w:space="0" w:color="auto"/>
              <w:bottom w:val="single" w:sz="4" w:space="0" w:color="auto"/>
            </w:tcBorders>
            <w:tcPrChange w:id="1325" w:author="William Lamb" w:date="2018-11-16T15:41:00Z">
              <w:tcPr>
                <w:tcW w:w="992" w:type="dxa"/>
              </w:tcPr>
            </w:tcPrChange>
          </w:tcPr>
          <w:p w14:paraId="416F9E94" w14:textId="724062E0" w:rsidR="00B42D7E" w:rsidRPr="00B42D7E" w:rsidDel="003374FE" w:rsidRDefault="00B42D7E" w:rsidP="003374FE">
            <w:pPr>
              <w:keepNext/>
              <w:spacing w:line="480" w:lineRule="auto"/>
              <w:rPr>
                <w:del w:id="1326" w:author="William Lamb" w:date="2018-11-16T16:28:00Z"/>
                <w:sz w:val="20"/>
              </w:rPr>
              <w:pPrChange w:id="1327" w:author="William Lamb" w:date="2018-11-16T16:28:00Z">
                <w:pPr>
                  <w:keepNext/>
                  <w:spacing w:line="480" w:lineRule="auto"/>
                </w:pPr>
              </w:pPrChange>
            </w:pPr>
            <w:del w:id="1328" w:author="William Lamb" w:date="2018-11-16T16:28:00Z">
              <w:r w:rsidRPr="00B42D7E" w:rsidDel="003374FE">
                <w:rPr>
                  <w:sz w:val="20"/>
                </w:rPr>
                <w:delText>11</w:delText>
              </w:r>
            </w:del>
          </w:p>
        </w:tc>
        <w:tc>
          <w:tcPr>
            <w:tcW w:w="1099" w:type="dxa"/>
            <w:tcBorders>
              <w:top w:val="single" w:sz="4" w:space="0" w:color="auto"/>
              <w:bottom w:val="single" w:sz="4" w:space="0" w:color="auto"/>
            </w:tcBorders>
            <w:tcPrChange w:id="1329" w:author="William Lamb" w:date="2018-11-16T15:41:00Z">
              <w:tcPr>
                <w:tcW w:w="1099" w:type="dxa"/>
              </w:tcPr>
            </w:tcPrChange>
          </w:tcPr>
          <w:p w14:paraId="72236031" w14:textId="2B1E30AD" w:rsidR="00B42D7E" w:rsidRPr="00B42D7E" w:rsidDel="003374FE" w:rsidRDefault="00B42D7E" w:rsidP="003374FE">
            <w:pPr>
              <w:keepNext/>
              <w:spacing w:line="480" w:lineRule="auto"/>
              <w:rPr>
                <w:del w:id="1330" w:author="William Lamb" w:date="2018-11-16T16:28:00Z"/>
                <w:sz w:val="20"/>
              </w:rPr>
              <w:pPrChange w:id="1331" w:author="William Lamb" w:date="2018-11-16T16:28:00Z">
                <w:pPr>
                  <w:keepNext/>
                  <w:spacing w:line="480" w:lineRule="auto"/>
                </w:pPr>
              </w:pPrChange>
            </w:pPr>
            <w:del w:id="1332" w:author="William Lamb" w:date="2018-11-16T16:28:00Z">
              <w:r w:rsidRPr="00B42D7E" w:rsidDel="003374FE">
                <w:rPr>
                  <w:sz w:val="20"/>
                </w:rPr>
                <w:delText>12</w:delText>
              </w:r>
            </w:del>
          </w:p>
        </w:tc>
        <w:tc>
          <w:tcPr>
            <w:tcW w:w="1098" w:type="dxa"/>
            <w:tcBorders>
              <w:top w:val="single" w:sz="4" w:space="0" w:color="auto"/>
              <w:bottom w:val="single" w:sz="4" w:space="0" w:color="auto"/>
            </w:tcBorders>
            <w:tcPrChange w:id="1333" w:author="William Lamb" w:date="2018-11-16T15:41:00Z">
              <w:tcPr>
                <w:tcW w:w="1098" w:type="dxa"/>
              </w:tcPr>
            </w:tcPrChange>
          </w:tcPr>
          <w:p w14:paraId="522E1C21" w14:textId="403E15B8" w:rsidR="00B42D7E" w:rsidRPr="00B42D7E" w:rsidDel="003374FE" w:rsidRDefault="00B42D7E" w:rsidP="003374FE">
            <w:pPr>
              <w:keepNext/>
              <w:spacing w:line="480" w:lineRule="auto"/>
              <w:rPr>
                <w:del w:id="1334" w:author="William Lamb" w:date="2018-11-16T16:28:00Z"/>
                <w:sz w:val="20"/>
              </w:rPr>
              <w:pPrChange w:id="1335" w:author="William Lamb" w:date="2018-11-16T16:28:00Z">
                <w:pPr>
                  <w:keepNext/>
                  <w:spacing w:line="480" w:lineRule="auto"/>
                </w:pPr>
              </w:pPrChange>
            </w:pPr>
            <w:del w:id="1336" w:author="William Lamb" w:date="2018-11-16T16:28:00Z">
              <w:r w:rsidRPr="00B42D7E" w:rsidDel="003374FE">
                <w:rPr>
                  <w:sz w:val="20"/>
                </w:rPr>
                <w:delText>13</w:delText>
              </w:r>
            </w:del>
          </w:p>
        </w:tc>
        <w:tc>
          <w:tcPr>
            <w:tcW w:w="1099" w:type="dxa"/>
            <w:tcBorders>
              <w:top w:val="single" w:sz="4" w:space="0" w:color="auto"/>
              <w:bottom w:val="single" w:sz="4" w:space="0" w:color="auto"/>
            </w:tcBorders>
            <w:tcPrChange w:id="1337" w:author="William Lamb" w:date="2018-11-16T15:41:00Z">
              <w:tcPr>
                <w:tcW w:w="1099" w:type="dxa"/>
              </w:tcPr>
            </w:tcPrChange>
          </w:tcPr>
          <w:p w14:paraId="4DFA0038" w14:textId="28D40884" w:rsidR="00B42D7E" w:rsidRPr="00B42D7E" w:rsidDel="003374FE" w:rsidRDefault="00B42D7E" w:rsidP="003374FE">
            <w:pPr>
              <w:keepNext/>
              <w:spacing w:line="480" w:lineRule="auto"/>
              <w:rPr>
                <w:del w:id="1338" w:author="William Lamb" w:date="2018-11-16T16:28:00Z"/>
                <w:sz w:val="20"/>
              </w:rPr>
              <w:pPrChange w:id="1339" w:author="William Lamb" w:date="2018-11-16T16:28:00Z">
                <w:pPr>
                  <w:keepNext/>
                  <w:spacing w:line="480" w:lineRule="auto"/>
                </w:pPr>
              </w:pPrChange>
            </w:pPr>
            <w:del w:id="1340" w:author="William Lamb" w:date="2018-11-16T16:28:00Z">
              <w:r w:rsidRPr="00B42D7E" w:rsidDel="003374FE">
                <w:rPr>
                  <w:sz w:val="20"/>
                </w:rPr>
                <w:delText>14</w:delText>
              </w:r>
            </w:del>
          </w:p>
        </w:tc>
        <w:tc>
          <w:tcPr>
            <w:tcW w:w="1099" w:type="dxa"/>
            <w:tcBorders>
              <w:top w:val="single" w:sz="4" w:space="0" w:color="auto"/>
              <w:bottom w:val="single" w:sz="4" w:space="0" w:color="auto"/>
            </w:tcBorders>
            <w:tcPrChange w:id="1341" w:author="William Lamb" w:date="2018-11-16T15:41:00Z">
              <w:tcPr>
                <w:tcW w:w="1099" w:type="dxa"/>
              </w:tcPr>
            </w:tcPrChange>
          </w:tcPr>
          <w:p w14:paraId="0AE74335" w14:textId="69576D2B" w:rsidR="00B42D7E" w:rsidRPr="00B42D7E" w:rsidDel="003374FE" w:rsidRDefault="00B42D7E" w:rsidP="003374FE">
            <w:pPr>
              <w:keepNext/>
              <w:spacing w:line="480" w:lineRule="auto"/>
              <w:rPr>
                <w:del w:id="1342" w:author="William Lamb" w:date="2018-11-16T16:28:00Z"/>
                <w:sz w:val="20"/>
              </w:rPr>
              <w:pPrChange w:id="1343" w:author="William Lamb" w:date="2018-11-16T16:28:00Z">
                <w:pPr>
                  <w:keepNext/>
                  <w:spacing w:line="480" w:lineRule="auto"/>
                </w:pPr>
              </w:pPrChange>
            </w:pPr>
            <w:del w:id="1344" w:author="William Lamb" w:date="2018-11-16T16:28:00Z">
              <w:r w:rsidRPr="00B42D7E" w:rsidDel="003374FE">
                <w:rPr>
                  <w:sz w:val="20"/>
                </w:rPr>
                <w:delText>15</w:delText>
              </w:r>
            </w:del>
          </w:p>
        </w:tc>
      </w:tr>
      <w:tr w:rsidR="00B42D7E" w:rsidDel="003374FE" w14:paraId="7735B970" w14:textId="07DDD911" w:rsidTr="00973A9B">
        <w:trPr>
          <w:trHeight w:val="660"/>
          <w:del w:id="1345" w:author="William Lamb" w:date="2018-11-16T16:28:00Z"/>
        </w:trPr>
        <w:tc>
          <w:tcPr>
            <w:tcW w:w="1271" w:type="dxa"/>
            <w:tcBorders>
              <w:top w:val="single" w:sz="4" w:space="0" w:color="auto"/>
            </w:tcBorders>
            <w:tcPrChange w:id="1346" w:author="William Lamb" w:date="2018-11-16T15:41:00Z">
              <w:tcPr>
                <w:tcW w:w="1271" w:type="dxa"/>
              </w:tcPr>
            </w:tcPrChange>
          </w:tcPr>
          <w:p w14:paraId="1683CEDC" w14:textId="64AD9A06" w:rsidR="00B42D7E" w:rsidRPr="00B42D7E" w:rsidDel="003374FE" w:rsidRDefault="00B42D7E" w:rsidP="008038BA">
            <w:pPr>
              <w:keepNext/>
              <w:spacing w:line="480" w:lineRule="auto"/>
              <w:rPr>
                <w:del w:id="1347" w:author="William Lamb" w:date="2018-11-16T16:28:00Z"/>
                <w:sz w:val="20"/>
              </w:rPr>
            </w:pPr>
            <w:del w:id="1348" w:author="William Lamb" w:date="2018-11-16T16:28:00Z">
              <w:r w:rsidRPr="00B42D7E" w:rsidDel="003374FE">
                <w:rPr>
                  <w:sz w:val="20"/>
                </w:rPr>
                <w:delText>Example cities</w:delText>
              </w:r>
            </w:del>
          </w:p>
        </w:tc>
        <w:tc>
          <w:tcPr>
            <w:tcW w:w="1098" w:type="dxa"/>
            <w:tcBorders>
              <w:top w:val="single" w:sz="4" w:space="0" w:color="auto"/>
            </w:tcBorders>
            <w:tcPrChange w:id="1349" w:author="William Lamb" w:date="2018-11-16T15:41:00Z">
              <w:tcPr>
                <w:tcW w:w="1098" w:type="dxa"/>
              </w:tcPr>
            </w:tcPrChange>
          </w:tcPr>
          <w:p w14:paraId="59A38EE2" w14:textId="56F9C3C0" w:rsidR="00B42D7E" w:rsidRPr="00B42D7E" w:rsidDel="003374FE" w:rsidRDefault="00B42D7E" w:rsidP="003374FE">
            <w:pPr>
              <w:keepNext/>
              <w:spacing w:line="480" w:lineRule="auto"/>
              <w:rPr>
                <w:del w:id="1350" w:author="William Lamb" w:date="2018-11-16T16:28:00Z"/>
                <w:sz w:val="20"/>
              </w:rPr>
              <w:pPrChange w:id="1351" w:author="William Lamb" w:date="2018-11-16T16:28:00Z">
                <w:pPr>
                  <w:keepNext/>
                  <w:spacing w:line="480" w:lineRule="auto"/>
                </w:pPr>
              </w:pPrChange>
            </w:pPr>
            <w:del w:id="1352" w:author="William Lamb" w:date="2018-11-16T16:28:00Z">
              <w:r w:rsidRPr="00B42D7E" w:rsidDel="003374FE">
                <w:rPr>
                  <w:sz w:val="20"/>
                </w:rPr>
                <w:delText>Kunming</w:delText>
              </w:r>
              <w:r w:rsidDel="003374FE">
                <w:rPr>
                  <w:sz w:val="20"/>
                </w:rPr>
                <w:delText xml:space="preserve"> </w:delText>
              </w:r>
              <w:r w:rsidRPr="00B42D7E" w:rsidDel="003374FE">
                <w:rPr>
                  <w:sz w:val="20"/>
                </w:rPr>
                <w:delText>Nanning</w:delText>
              </w:r>
            </w:del>
          </w:p>
        </w:tc>
        <w:tc>
          <w:tcPr>
            <w:tcW w:w="1099" w:type="dxa"/>
            <w:tcBorders>
              <w:top w:val="single" w:sz="4" w:space="0" w:color="auto"/>
            </w:tcBorders>
            <w:tcPrChange w:id="1353" w:author="William Lamb" w:date="2018-11-16T15:41:00Z">
              <w:tcPr>
                <w:tcW w:w="1099" w:type="dxa"/>
              </w:tcPr>
            </w:tcPrChange>
          </w:tcPr>
          <w:p w14:paraId="72AD6072" w14:textId="2F9C1E87" w:rsidR="00B42D7E" w:rsidRPr="00B42D7E" w:rsidDel="003374FE" w:rsidRDefault="00B42D7E" w:rsidP="003374FE">
            <w:pPr>
              <w:keepNext/>
              <w:spacing w:line="480" w:lineRule="auto"/>
              <w:rPr>
                <w:del w:id="1354" w:author="William Lamb" w:date="2018-11-16T16:28:00Z"/>
                <w:sz w:val="20"/>
              </w:rPr>
              <w:pPrChange w:id="1355" w:author="William Lamb" w:date="2018-11-16T16:28:00Z">
                <w:pPr>
                  <w:keepNext/>
                  <w:spacing w:line="480" w:lineRule="auto"/>
                </w:pPr>
              </w:pPrChange>
            </w:pPr>
            <w:del w:id="1356" w:author="William Lamb" w:date="2018-11-16T16:28:00Z">
              <w:r w:rsidRPr="00B42D7E" w:rsidDel="003374FE">
                <w:rPr>
                  <w:sz w:val="20"/>
                </w:rPr>
                <w:delText>Lanzhou</w:delText>
              </w:r>
              <w:r w:rsidDel="003374FE">
                <w:rPr>
                  <w:sz w:val="20"/>
                </w:rPr>
                <w:delText xml:space="preserve"> </w:delText>
              </w:r>
              <w:r w:rsidRPr="00B42D7E" w:rsidDel="003374FE">
                <w:rPr>
                  <w:sz w:val="20"/>
                </w:rPr>
                <w:delText>Harbin</w:delText>
              </w:r>
            </w:del>
          </w:p>
        </w:tc>
        <w:tc>
          <w:tcPr>
            <w:tcW w:w="1205" w:type="dxa"/>
            <w:tcBorders>
              <w:top w:val="single" w:sz="4" w:space="0" w:color="auto"/>
            </w:tcBorders>
            <w:tcPrChange w:id="1357" w:author="William Lamb" w:date="2018-11-16T15:41:00Z">
              <w:tcPr>
                <w:tcW w:w="1205" w:type="dxa"/>
              </w:tcPr>
            </w:tcPrChange>
          </w:tcPr>
          <w:p w14:paraId="0059E849" w14:textId="134BDE90" w:rsidR="00B42D7E" w:rsidRPr="00B42D7E" w:rsidDel="003374FE" w:rsidRDefault="00B42D7E" w:rsidP="003374FE">
            <w:pPr>
              <w:keepNext/>
              <w:spacing w:line="480" w:lineRule="auto"/>
              <w:rPr>
                <w:del w:id="1358" w:author="William Lamb" w:date="2018-11-16T16:28:00Z"/>
                <w:sz w:val="20"/>
              </w:rPr>
              <w:pPrChange w:id="1359" w:author="William Lamb" w:date="2018-11-16T16:28:00Z">
                <w:pPr>
                  <w:keepNext/>
                  <w:spacing w:line="480" w:lineRule="auto"/>
                </w:pPr>
              </w:pPrChange>
            </w:pPr>
            <w:del w:id="1360" w:author="William Lamb" w:date="2018-11-16T16:28:00Z">
              <w:r w:rsidRPr="00B42D7E" w:rsidDel="003374FE">
                <w:rPr>
                  <w:sz w:val="20"/>
                </w:rPr>
                <w:delText>AhmedabadBengaluru</w:delText>
              </w:r>
            </w:del>
          </w:p>
        </w:tc>
        <w:tc>
          <w:tcPr>
            <w:tcW w:w="992" w:type="dxa"/>
            <w:tcBorders>
              <w:top w:val="single" w:sz="4" w:space="0" w:color="auto"/>
            </w:tcBorders>
            <w:tcPrChange w:id="1361" w:author="William Lamb" w:date="2018-11-16T15:41:00Z">
              <w:tcPr>
                <w:tcW w:w="992" w:type="dxa"/>
              </w:tcPr>
            </w:tcPrChange>
          </w:tcPr>
          <w:p w14:paraId="5EA643C4" w14:textId="60A5F2A8" w:rsidR="00B42D7E" w:rsidRPr="00B42D7E" w:rsidDel="003374FE" w:rsidRDefault="00B42D7E" w:rsidP="003374FE">
            <w:pPr>
              <w:keepNext/>
              <w:spacing w:line="480" w:lineRule="auto"/>
              <w:rPr>
                <w:del w:id="1362" w:author="William Lamb" w:date="2018-11-16T16:28:00Z"/>
                <w:sz w:val="20"/>
              </w:rPr>
              <w:pPrChange w:id="1363" w:author="William Lamb" w:date="2018-11-16T16:28:00Z">
                <w:pPr>
                  <w:keepNext/>
                  <w:spacing w:line="480" w:lineRule="auto"/>
                </w:pPr>
              </w:pPrChange>
            </w:pPr>
            <w:del w:id="1364" w:author="William Lamb" w:date="2018-11-16T16:28:00Z">
              <w:r w:rsidRPr="00B42D7E" w:rsidDel="003374FE">
                <w:rPr>
                  <w:sz w:val="20"/>
                </w:rPr>
                <w:delText>Beijing</w:delText>
              </w:r>
            </w:del>
          </w:p>
          <w:p w14:paraId="1430D72B" w14:textId="595B07A6" w:rsidR="00B42D7E" w:rsidRPr="00B42D7E" w:rsidDel="003374FE" w:rsidRDefault="00B42D7E" w:rsidP="003374FE">
            <w:pPr>
              <w:keepNext/>
              <w:spacing w:line="480" w:lineRule="auto"/>
              <w:rPr>
                <w:del w:id="1365" w:author="William Lamb" w:date="2018-11-16T16:28:00Z"/>
                <w:sz w:val="20"/>
              </w:rPr>
              <w:pPrChange w:id="1366" w:author="William Lamb" w:date="2018-11-16T16:28:00Z">
                <w:pPr>
                  <w:keepNext/>
                  <w:spacing w:line="480" w:lineRule="auto"/>
                </w:pPr>
              </w:pPrChange>
            </w:pPr>
            <w:del w:id="1367" w:author="William Lamb" w:date="2018-11-16T16:28:00Z">
              <w:r w:rsidRPr="00B42D7E" w:rsidDel="003374FE">
                <w:rPr>
                  <w:sz w:val="20"/>
                </w:rPr>
                <w:delText>Shanghai</w:delText>
              </w:r>
            </w:del>
          </w:p>
        </w:tc>
        <w:tc>
          <w:tcPr>
            <w:tcW w:w="1099" w:type="dxa"/>
            <w:tcBorders>
              <w:top w:val="single" w:sz="4" w:space="0" w:color="auto"/>
            </w:tcBorders>
            <w:tcPrChange w:id="1368" w:author="William Lamb" w:date="2018-11-16T15:41:00Z">
              <w:tcPr>
                <w:tcW w:w="1099" w:type="dxa"/>
              </w:tcPr>
            </w:tcPrChange>
          </w:tcPr>
          <w:p w14:paraId="30BB4B44" w14:textId="1441455F" w:rsidR="00B42D7E" w:rsidRPr="00B42D7E" w:rsidDel="003374FE" w:rsidRDefault="00B42D7E" w:rsidP="003374FE">
            <w:pPr>
              <w:keepNext/>
              <w:spacing w:line="480" w:lineRule="auto"/>
              <w:rPr>
                <w:del w:id="1369" w:author="William Lamb" w:date="2018-11-16T16:28:00Z"/>
                <w:sz w:val="20"/>
              </w:rPr>
              <w:pPrChange w:id="1370" w:author="William Lamb" w:date="2018-11-16T16:28:00Z">
                <w:pPr>
                  <w:keepNext/>
                  <w:spacing w:line="480" w:lineRule="auto"/>
                </w:pPr>
              </w:pPrChange>
            </w:pPr>
            <w:del w:id="1371" w:author="William Lamb" w:date="2018-11-16T16:28:00Z">
              <w:r w:rsidRPr="00B42D7E" w:rsidDel="003374FE">
                <w:rPr>
                  <w:sz w:val="20"/>
                </w:rPr>
                <w:delText>Dalien Sydney</w:delText>
              </w:r>
            </w:del>
          </w:p>
        </w:tc>
        <w:tc>
          <w:tcPr>
            <w:tcW w:w="1098" w:type="dxa"/>
            <w:tcBorders>
              <w:top w:val="single" w:sz="4" w:space="0" w:color="auto"/>
            </w:tcBorders>
            <w:tcPrChange w:id="1372" w:author="William Lamb" w:date="2018-11-16T15:41:00Z">
              <w:tcPr>
                <w:tcW w:w="1098" w:type="dxa"/>
              </w:tcPr>
            </w:tcPrChange>
          </w:tcPr>
          <w:p w14:paraId="1C432BDB" w14:textId="270F0DBA" w:rsidR="00B42D7E" w:rsidRPr="00B42D7E" w:rsidDel="003374FE" w:rsidRDefault="00B42D7E" w:rsidP="003374FE">
            <w:pPr>
              <w:keepNext/>
              <w:spacing w:line="480" w:lineRule="auto"/>
              <w:rPr>
                <w:del w:id="1373" w:author="William Lamb" w:date="2018-11-16T16:28:00Z"/>
                <w:sz w:val="20"/>
              </w:rPr>
              <w:pPrChange w:id="1374" w:author="William Lamb" w:date="2018-11-16T16:28:00Z">
                <w:pPr>
                  <w:keepNext/>
                  <w:spacing w:line="480" w:lineRule="auto"/>
                </w:pPr>
              </w:pPrChange>
            </w:pPr>
            <w:del w:id="1375" w:author="William Lamb" w:date="2018-11-16T16:28:00Z">
              <w:r w:rsidRPr="00B42D7E" w:rsidDel="003374FE">
                <w:rPr>
                  <w:sz w:val="20"/>
                </w:rPr>
                <w:delText>New York Moscow</w:delText>
              </w:r>
            </w:del>
          </w:p>
        </w:tc>
        <w:tc>
          <w:tcPr>
            <w:tcW w:w="1099" w:type="dxa"/>
            <w:tcBorders>
              <w:top w:val="single" w:sz="4" w:space="0" w:color="auto"/>
            </w:tcBorders>
            <w:tcPrChange w:id="1376" w:author="William Lamb" w:date="2018-11-16T15:41:00Z">
              <w:tcPr>
                <w:tcW w:w="1099" w:type="dxa"/>
              </w:tcPr>
            </w:tcPrChange>
          </w:tcPr>
          <w:p w14:paraId="40363BDD" w14:textId="078E659A" w:rsidR="00B42D7E" w:rsidRPr="00B42D7E" w:rsidDel="003374FE" w:rsidRDefault="00B42D7E" w:rsidP="003374FE">
            <w:pPr>
              <w:keepNext/>
              <w:spacing w:line="480" w:lineRule="auto"/>
              <w:rPr>
                <w:del w:id="1377" w:author="William Lamb" w:date="2018-11-16T16:28:00Z"/>
                <w:sz w:val="20"/>
              </w:rPr>
              <w:pPrChange w:id="1378" w:author="William Lamb" w:date="2018-11-16T16:28:00Z">
                <w:pPr>
                  <w:keepNext/>
                  <w:spacing w:line="480" w:lineRule="auto"/>
                </w:pPr>
              </w:pPrChange>
            </w:pPr>
            <w:del w:id="1379" w:author="William Lamb" w:date="2018-11-16T16:28:00Z">
              <w:r w:rsidRPr="00B42D7E" w:rsidDel="003374FE">
                <w:rPr>
                  <w:sz w:val="20"/>
                </w:rPr>
                <w:delText>London</w:delText>
              </w:r>
            </w:del>
          </w:p>
          <w:p w14:paraId="57F6266E" w14:textId="7CDC6DED" w:rsidR="00B42D7E" w:rsidRPr="00B42D7E" w:rsidDel="003374FE" w:rsidRDefault="00B42D7E" w:rsidP="003374FE">
            <w:pPr>
              <w:keepNext/>
              <w:spacing w:line="480" w:lineRule="auto"/>
              <w:rPr>
                <w:del w:id="1380" w:author="William Lamb" w:date="2018-11-16T16:28:00Z"/>
                <w:sz w:val="20"/>
              </w:rPr>
              <w:pPrChange w:id="1381" w:author="William Lamb" w:date="2018-11-16T16:28:00Z">
                <w:pPr>
                  <w:keepNext/>
                  <w:spacing w:line="480" w:lineRule="auto"/>
                </w:pPr>
              </w:pPrChange>
            </w:pPr>
            <w:del w:id="1382" w:author="William Lamb" w:date="2018-11-16T16:28:00Z">
              <w:r w:rsidRPr="00B42D7E" w:rsidDel="003374FE">
                <w:rPr>
                  <w:sz w:val="20"/>
                </w:rPr>
                <w:delText>Tokyo</w:delText>
              </w:r>
            </w:del>
          </w:p>
        </w:tc>
        <w:tc>
          <w:tcPr>
            <w:tcW w:w="1099" w:type="dxa"/>
            <w:tcBorders>
              <w:top w:val="single" w:sz="4" w:space="0" w:color="auto"/>
            </w:tcBorders>
            <w:tcPrChange w:id="1383" w:author="William Lamb" w:date="2018-11-16T15:41:00Z">
              <w:tcPr>
                <w:tcW w:w="1099" w:type="dxa"/>
              </w:tcPr>
            </w:tcPrChange>
          </w:tcPr>
          <w:p w14:paraId="701A4C3E" w14:textId="2F722B03" w:rsidR="00B42D7E" w:rsidRPr="00B42D7E" w:rsidDel="003374FE" w:rsidRDefault="00B42D7E" w:rsidP="003374FE">
            <w:pPr>
              <w:keepNext/>
              <w:spacing w:line="480" w:lineRule="auto"/>
              <w:rPr>
                <w:del w:id="1384" w:author="William Lamb" w:date="2018-11-16T16:28:00Z"/>
                <w:sz w:val="20"/>
              </w:rPr>
              <w:pPrChange w:id="1385" w:author="William Lamb" w:date="2018-11-16T16:28:00Z">
                <w:pPr>
                  <w:keepNext/>
                  <w:spacing w:line="480" w:lineRule="auto"/>
                </w:pPr>
              </w:pPrChange>
            </w:pPr>
            <w:del w:id="1386" w:author="William Lamb" w:date="2018-11-16T16:28:00Z">
              <w:r w:rsidRPr="00B42D7E" w:rsidDel="003374FE">
                <w:rPr>
                  <w:sz w:val="20"/>
                </w:rPr>
                <w:delText>Stockholm</w:delText>
              </w:r>
            </w:del>
          </w:p>
          <w:p w14:paraId="192D3ACE" w14:textId="49E8ED21" w:rsidR="00B42D7E" w:rsidRPr="00B42D7E" w:rsidDel="003374FE" w:rsidRDefault="00B42D7E" w:rsidP="003374FE">
            <w:pPr>
              <w:keepNext/>
              <w:spacing w:line="480" w:lineRule="auto"/>
              <w:rPr>
                <w:del w:id="1387" w:author="William Lamb" w:date="2018-11-16T16:28:00Z"/>
                <w:sz w:val="20"/>
              </w:rPr>
              <w:pPrChange w:id="1388" w:author="William Lamb" w:date="2018-11-16T16:28:00Z">
                <w:pPr>
                  <w:keepNext/>
                  <w:spacing w:line="480" w:lineRule="auto"/>
                </w:pPr>
              </w:pPrChange>
            </w:pPr>
            <w:del w:id="1389" w:author="William Lamb" w:date="2018-11-16T16:28:00Z">
              <w:r w:rsidRPr="00B42D7E" w:rsidDel="003374FE">
                <w:rPr>
                  <w:sz w:val="20"/>
                </w:rPr>
                <w:delText>Oslo</w:delText>
              </w:r>
            </w:del>
          </w:p>
        </w:tc>
      </w:tr>
      <w:tr w:rsidR="00B42D7E" w:rsidDel="003374FE" w14:paraId="1CDAB487" w14:textId="166BABC0" w:rsidTr="00973A9B">
        <w:trPr>
          <w:trHeight w:val="660"/>
          <w:del w:id="1390" w:author="William Lamb" w:date="2018-11-16T16:28:00Z"/>
        </w:trPr>
        <w:tc>
          <w:tcPr>
            <w:tcW w:w="1271" w:type="dxa"/>
            <w:tcPrChange w:id="1391" w:author="William Lamb" w:date="2018-11-16T15:41:00Z">
              <w:tcPr>
                <w:tcW w:w="1271" w:type="dxa"/>
              </w:tcPr>
            </w:tcPrChange>
          </w:tcPr>
          <w:p w14:paraId="38A33098" w14:textId="276956D8" w:rsidR="00B42D7E" w:rsidRPr="00B42D7E" w:rsidDel="003374FE" w:rsidRDefault="00B42D7E" w:rsidP="008038BA">
            <w:pPr>
              <w:keepNext/>
              <w:spacing w:line="480" w:lineRule="auto"/>
              <w:rPr>
                <w:del w:id="1392" w:author="William Lamb" w:date="2018-11-16T16:28:00Z"/>
                <w:sz w:val="20"/>
              </w:rPr>
            </w:pPr>
            <w:del w:id="1393" w:author="William Lamb" w:date="2018-11-16T16:28:00Z">
              <w:r w:rsidRPr="00B42D7E" w:rsidDel="003374FE">
                <w:rPr>
                  <w:sz w:val="20"/>
                </w:rPr>
                <w:delText>Energy pc</w:delText>
              </w:r>
            </w:del>
          </w:p>
        </w:tc>
        <w:tc>
          <w:tcPr>
            <w:tcW w:w="1098" w:type="dxa"/>
            <w:tcPrChange w:id="1394" w:author="William Lamb" w:date="2018-11-16T15:41:00Z">
              <w:tcPr>
                <w:tcW w:w="1098" w:type="dxa"/>
              </w:tcPr>
            </w:tcPrChange>
          </w:tcPr>
          <w:p w14:paraId="4ACBC973" w14:textId="0F3574F6" w:rsidR="00B42D7E" w:rsidRPr="00B42D7E" w:rsidDel="003374FE" w:rsidRDefault="00B42D7E" w:rsidP="003374FE">
            <w:pPr>
              <w:keepNext/>
              <w:spacing w:line="480" w:lineRule="auto"/>
              <w:rPr>
                <w:del w:id="1395" w:author="William Lamb" w:date="2018-11-16T16:28:00Z"/>
                <w:sz w:val="20"/>
              </w:rPr>
              <w:pPrChange w:id="1396" w:author="William Lamb" w:date="2018-11-16T16:28:00Z">
                <w:pPr>
                  <w:keepNext/>
                  <w:spacing w:line="480" w:lineRule="auto"/>
                </w:pPr>
              </w:pPrChange>
            </w:pPr>
            <w:del w:id="1397" w:author="William Lamb" w:date="2018-11-16T16:28:00Z">
              <w:r w:rsidRPr="00B42D7E" w:rsidDel="003374FE">
                <w:rPr>
                  <w:sz w:val="20"/>
                </w:rPr>
                <w:delText>64</w:delText>
              </w:r>
            </w:del>
          </w:p>
        </w:tc>
        <w:tc>
          <w:tcPr>
            <w:tcW w:w="1099" w:type="dxa"/>
            <w:tcPrChange w:id="1398" w:author="William Lamb" w:date="2018-11-16T15:41:00Z">
              <w:tcPr>
                <w:tcW w:w="1099" w:type="dxa"/>
              </w:tcPr>
            </w:tcPrChange>
          </w:tcPr>
          <w:p w14:paraId="06FC281B" w14:textId="10D4C8B4" w:rsidR="00B42D7E" w:rsidRPr="00B42D7E" w:rsidDel="003374FE" w:rsidRDefault="00B42D7E" w:rsidP="003374FE">
            <w:pPr>
              <w:keepNext/>
              <w:spacing w:line="480" w:lineRule="auto"/>
              <w:rPr>
                <w:del w:id="1399" w:author="William Lamb" w:date="2018-11-16T16:28:00Z"/>
                <w:sz w:val="20"/>
              </w:rPr>
              <w:pPrChange w:id="1400" w:author="William Lamb" w:date="2018-11-16T16:28:00Z">
                <w:pPr>
                  <w:keepNext/>
                  <w:spacing w:line="480" w:lineRule="auto"/>
                </w:pPr>
              </w:pPrChange>
            </w:pPr>
            <w:del w:id="1401" w:author="William Lamb" w:date="2018-11-16T16:28:00Z">
              <w:r w:rsidRPr="00B42D7E" w:rsidDel="003374FE">
                <w:rPr>
                  <w:sz w:val="20"/>
                </w:rPr>
                <w:delText>67</w:delText>
              </w:r>
            </w:del>
          </w:p>
        </w:tc>
        <w:tc>
          <w:tcPr>
            <w:tcW w:w="1205" w:type="dxa"/>
            <w:tcPrChange w:id="1402" w:author="William Lamb" w:date="2018-11-16T15:41:00Z">
              <w:tcPr>
                <w:tcW w:w="1205" w:type="dxa"/>
              </w:tcPr>
            </w:tcPrChange>
          </w:tcPr>
          <w:p w14:paraId="129B59CB" w14:textId="4E2451DE" w:rsidR="00B42D7E" w:rsidRPr="00B42D7E" w:rsidDel="003374FE" w:rsidRDefault="00B42D7E" w:rsidP="003374FE">
            <w:pPr>
              <w:keepNext/>
              <w:spacing w:line="480" w:lineRule="auto"/>
              <w:rPr>
                <w:del w:id="1403" w:author="William Lamb" w:date="2018-11-16T16:28:00Z"/>
                <w:sz w:val="20"/>
              </w:rPr>
              <w:pPrChange w:id="1404" w:author="William Lamb" w:date="2018-11-16T16:28:00Z">
                <w:pPr>
                  <w:keepNext/>
                  <w:spacing w:line="480" w:lineRule="auto"/>
                </w:pPr>
              </w:pPrChange>
            </w:pPr>
            <w:del w:id="1405" w:author="William Lamb" w:date="2018-11-16T16:28:00Z">
              <w:r w:rsidRPr="00B42D7E" w:rsidDel="003374FE">
                <w:rPr>
                  <w:sz w:val="20"/>
                </w:rPr>
                <w:delText>21</w:delText>
              </w:r>
            </w:del>
          </w:p>
        </w:tc>
        <w:tc>
          <w:tcPr>
            <w:tcW w:w="992" w:type="dxa"/>
            <w:tcPrChange w:id="1406" w:author="William Lamb" w:date="2018-11-16T15:41:00Z">
              <w:tcPr>
                <w:tcW w:w="992" w:type="dxa"/>
              </w:tcPr>
            </w:tcPrChange>
          </w:tcPr>
          <w:p w14:paraId="6CD08D3F" w14:textId="62659F7E" w:rsidR="00B42D7E" w:rsidRPr="00B42D7E" w:rsidDel="003374FE" w:rsidRDefault="00B42D7E" w:rsidP="003374FE">
            <w:pPr>
              <w:keepNext/>
              <w:spacing w:line="480" w:lineRule="auto"/>
              <w:rPr>
                <w:del w:id="1407" w:author="William Lamb" w:date="2018-11-16T16:28:00Z"/>
                <w:sz w:val="20"/>
              </w:rPr>
              <w:pPrChange w:id="1408" w:author="William Lamb" w:date="2018-11-16T16:28:00Z">
                <w:pPr>
                  <w:keepNext/>
                  <w:spacing w:line="480" w:lineRule="auto"/>
                </w:pPr>
              </w:pPrChange>
            </w:pPr>
            <w:del w:id="1409" w:author="William Lamb" w:date="2018-11-16T16:28:00Z">
              <w:r w:rsidRPr="00B42D7E" w:rsidDel="003374FE">
                <w:rPr>
                  <w:sz w:val="20"/>
                </w:rPr>
                <w:delText>76</w:delText>
              </w:r>
            </w:del>
          </w:p>
        </w:tc>
        <w:tc>
          <w:tcPr>
            <w:tcW w:w="1099" w:type="dxa"/>
            <w:tcPrChange w:id="1410" w:author="William Lamb" w:date="2018-11-16T15:41:00Z">
              <w:tcPr>
                <w:tcW w:w="1099" w:type="dxa"/>
              </w:tcPr>
            </w:tcPrChange>
          </w:tcPr>
          <w:p w14:paraId="17C79530" w14:textId="6FA4898D" w:rsidR="00B42D7E" w:rsidRPr="00B42D7E" w:rsidDel="003374FE" w:rsidRDefault="00B42D7E" w:rsidP="003374FE">
            <w:pPr>
              <w:keepNext/>
              <w:spacing w:line="480" w:lineRule="auto"/>
              <w:rPr>
                <w:del w:id="1411" w:author="William Lamb" w:date="2018-11-16T16:28:00Z"/>
                <w:sz w:val="20"/>
              </w:rPr>
              <w:pPrChange w:id="1412" w:author="William Lamb" w:date="2018-11-16T16:28:00Z">
                <w:pPr>
                  <w:keepNext/>
                  <w:spacing w:line="480" w:lineRule="auto"/>
                </w:pPr>
              </w:pPrChange>
            </w:pPr>
            <w:del w:id="1413" w:author="William Lamb" w:date="2018-11-16T16:28:00Z">
              <w:r w:rsidRPr="00B42D7E" w:rsidDel="003374FE">
                <w:rPr>
                  <w:sz w:val="20"/>
                </w:rPr>
                <w:delText>201</w:delText>
              </w:r>
            </w:del>
          </w:p>
        </w:tc>
        <w:tc>
          <w:tcPr>
            <w:tcW w:w="1098" w:type="dxa"/>
            <w:tcPrChange w:id="1414" w:author="William Lamb" w:date="2018-11-16T15:41:00Z">
              <w:tcPr>
                <w:tcW w:w="1098" w:type="dxa"/>
              </w:tcPr>
            </w:tcPrChange>
          </w:tcPr>
          <w:p w14:paraId="5EB30A1C" w14:textId="163DCBD4" w:rsidR="00B42D7E" w:rsidRPr="00B42D7E" w:rsidDel="003374FE" w:rsidRDefault="00B42D7E" w:rsidP="003374FE">
            <w:pPr>
              <w:keepNext/>
              <w:spacing w:line="480" w:lineRule="auto"/>
              <w:rPr>
                <w:del w:id="1415" w:author="William Lamb" w:date="2018-11-16T16:28:00Z"/>
                <w:sz w:val="20"/>
              </w:rPr>
              <w:pPrChange w:id="1416" w:author="William Lamb" w:date="2018-11-16T16:28:00Z">
                <w:pPr>
                  <w:keepNext/>
                  <w:spacing w:line="480" w:lineRule="auto"/>
                </w:pPr>
              </w:pPrChange>
            </w:pPr>
            <w:del w:id="1417" w:author="William Lamb" w:date="2018-11-16T16:28:00Z">
              <w:r w:rsidRPr="00B42D7E" w:rsidDel="003374FE">
                <w:rPr>
                  <w:sz w:val="20"/>
                </w:rPr>
                <w:delText>103</w:delText>
              </w:r>
            </w:del>
          </w:p>
        </w:tc>
        <w:tc>
          <w:tcPr>
            <w:tcW w:w="1099" w:type="dxa"/>
            <w:tcPrChange w:id="1418" w:author="William Lamb" w:date="2018-11-16T15:41:00Z">
              <w:tcPr>
                <w:tcW w:w="1099" w:type="dxa"/>
              </w:tcPr>
            </w:tcPrChange>
          </w:tcPr>
          <w:p w14:paraId="1597AC71" w14:textId="5BC1432E" w:rsidR="00B42D7E" w:rsidRPr="00B42D7E" w:rsidDel="003374FE" w:rsidRDefault="00B42D7E" w:rsidP="003374FE">
            <w:pPr>
              <w:keepNext/>
              <w:spacing w:line="480" w:lineRule="auto"/>
              <w:rPr>
                <w:del w:id="1419" w:author="William Lamb" w:date="2018-11-16T16:28:00Z"/>
                <w:sz w:val="20"/>
              </w:rPr>
              <w:pPrChange w:id="1420" w:author="William Lamb" w:date="2018-11-16T16:28:00Z">
                <w:pPr>
                  <w:keepNext/>
                  <w:spacing w:line="480" w:lineRule="auto"/>
                </w:pPr>
              </w:pPrChange>
            </w:pPr>
            <w:del w:id="1421" w:author="William Lamb" w:date="2018-11-16T16:28:00Z">
              <w:r w:rsidRPr="00B42D7E" w:rsidDel="003374FE">
                <w:rPr>
                  <w:sz w:val="20"/>
                </w:rPr>
                <w:delText>106</w:delText>
              </w:r>
            </w:del>
          </w:p>
        </w:tc>
        <w:tc>
          <w:tcPr>
            <w:tcW w:w="1099" w:type="dxa"/>
            <w:tcPrChange w:id="1422" w:author="William Lamb" w:date="2018-11-16T15:41:00Z">
              <w:tcPr>
                <w:tcW w:w="1099" w:type="dxa"/>
              </w:tcPr>
            </w:tcPrChange>
          </w:tcPr>
          <w:p w14:paraId="76BF1D79" w14:textId="203B1A46" w:rsidR="00B42D7E" w:rsidRPr="00B42D7E" w:rsidDel="003374FE" w:rsidRDefault="00B42D7E" w:rsidP="003374FE">
            <w:pPr>
              <w:keepNext/>
              <w:spacing w:line="480" w:lineRule="auto"/>
              <w:rPr>
                <w:del w:id="1423" w:author="William Lamb" w:date="2018-11-16T16:28:00Z"/>
                <w:sz w:val="20"/>
              </w:rPr>
              <w:pPrChange w:id="1424" w:author="William Lamb" w:date="2018-11-16T16:28:00Z">
                <w:pPr>
                  <w:keepNext/>
                  <w:spacing w:line="480" w:lineRule="auto"/>
                </w:pPr>
              </w:pPrChange>
            </w:pPr>
            <w:del w:id="1425" w:author="William Lamb" w:date="2018-11-16T16:28:00Z">
              <w:r w:rsidRPr="00B42D7E" w:rsidDel="003374FE">
                <w:rPr>
                  <w:sz w:val="20"/>
                </w:rPr>
                <w:delText>148</w:delText>
              </w:r>
            </w:del>
          </w:p>
        </w:tc>
      </w:tr>
      <w:tr w:rsidR="00B42D7E" w:rsidDel="003374FE" w14:paraId="775A171E" w14:textId="3522DB90" w:rsidTr="00973A9B">
        <w:trPr>
          <w:trHeight w:val="660"/>
          <w:del w:id="1426" w:author="William Lamb" w:date="2018-11-16T16:28:00Z"/>
        </w:trPr>
        <w:tc>
          <w:tcPr>
            <w:tcW w:w="1271" w:type="dxa"/>
            <w:tcPrChange w:id="1427" w:author="William Lamb" w:date="2018-11-16T15:41:00Z">
              <w:tcPr>
                <w:tcW w:w="1271" w:type="dxa"/>
              </w:tcPr>
            </w:tcPrChange>
          </w:tcPr>
          <w:p w14:paraId="7F722C6B" w14:textId="5BE2EBA5" w:rsidR="00B42D7E" w:rsidRPr="00B42D7E" w:rsidDel="003374FE" w:rsidRDefault="00B42D7E" w:rsidP="008038BA">
            <w:pPr>
              <w:keepNext/>
              <w:spacing w:line="480" w:lineRule="auto"/>
              <w:rPr>
                <w:del w:id="1428" w:author="William Lamb" w:date="2018-11-16T16:28:00Z"/>
                <w:sz w:val="20"/>
              </w:rPr>
            </w:pPr>
            <w:del w:id="1429" w:author="William Lamb" w:date="2018-11-16T16:28:00Z">
              <w:r w:rsidRPr="00B42D7E" w:rsidDel="003374FE">
                <w:rPr>
                  <w:sz w:val="20"/>
                </w:rPr>
                <w:delText>GDP pc</w:delText>
              </w:r>
            </w:del>
          </w:p>
        </w:tc>
        <w:tc>
          <w:tcPr>
            <w:tcW w:w="1098" w:type="dxa"/>
            <w:tcPrChange w:id="1430" w:author="William Lamb" w:date="2018-11-16T15:41:00Z">
              <w:tcPr>
                <w:tcW w:w="1098" w:type="dxa"/>
              </w:tcPr>
            </w:tcPrChange>
          </w:tcPr>
          <w:p w14:paraId="0D4C6567" w14:textId="0ECB0322" w:rsidR="00B42D7E" w:rsidRPr="00B42D7E" w:rsidDel="003374FE" w:rsidRDefault="00B42D7E" w:rsidP="003374FE">
            <w:pPr>
              <w:keepNext/>
              <w:spacing w:line="480" w:lineRule="auto"/>
              <w:rPr>
                <w:del w:id="1431" w:author="William Lamb" w:date="2018-11-16T16:28:00Z"/>
                <w:sz w:val="20"/>
              </w:rPr>
              <w:pPrChange w:id="1432" w:author="William Lamb" w:date="2018-11-16T16:28:00Z">
                <w:pPr>
                  <w:keepNext/>
                  <w:spacing w:line="480" w:lineRule="auto"/>
                </w:pPr>
              </w:pPrChange>
            </w:pPr>
            <w:del w:id="1433" w:author="William Lamb" w:date="2018-11-16T16:28:00Z">
              <w:r w:rsidRPr="00B42D7E" w:rsidDel="003374FE">
                <w:rPr>
                  <w:sz w:val="20"/>
                </w:rPr>
                <w:delText>5,200</w:delText>
              </w:r>
            </w:del>
          </w:p>
        </w:tc>
        <w:tc>
          <w:tcPr>
            <w:tcW w:w="1099" w:type="dxa"/>
            <w:tcPrChange w:id="1434" w:author="William Lamb" w:date="2018-11-16T15:41:00Z">
              <w:tcPr>
                <w:tcW w:w="1099" w:type="dxa"/>
              </w:tcPr>
            </w:tcPrChange>
          </w:tcPr>
          <w:p w14:paraId="46DAE966" w14:textId="1D43D75E" w:rsidR="00B42D7E" w:rsidRPr="00B42D7E" w:rsidDel="003374FE" w:rsidRDefault="00B42D7E" w:rsidP="003374FE">
            <w:pPr>
              <w:keepNext/>
              <w:spacing w:line="480" w:lineRule="auto"/>
              <w:rPr>
                <w:del w:id="1435" w:author="William Lamb" w:date="2018-11-16T16:28:00Z"/>
                <w:sz w:val="20"/>
              </w:rPr>
              <w:pPrChange w:id="1436" w:author="William Lamb" w:date="2018-11-16T16:28:00Z">
                <w:pPr>
                  <w:keepNext/>
                  <w:spacing w:line="480" w:lineRule="auto"/>
                </w:pPr>
              </w:pPrChange>
            </w:pPr>
            <w:del w:id="1437" w:author="William Lamb" w:date="2018-11-16T16:28:00Z">
              <w:r w:rsidRPr="00B42D7E" w:rsidDel="003374FE">
                <w:rPr>
                  <w:sz w:val="20"/>
                </w:rPr>
                <w:delText>7,200</w:delText>
              </w:r>
            </w:del>
          </w:p>
        </w:tc>
        <w:tc>
          <w:tcPr>
            <w:tcW w:w="1205" w:type="dxa"/>
            <w:tcPrChange w:id="1438" w:author="William Lamb" w:date="2018-11-16T15:41:00Z">
              <w:tcPr>
                <w:tcW w:w="1205" w:type="dxa"/>
              </w:tcPr>
            </w:tcPrChange>
          </w:tcPr>
          <w:p w14:paraId="5738C4BF" w14:textId="4EA9E479" w:rsidR="00B42D7E" w:rsidRPr="00B42D7E" w:rsidDel="003374FE" w:rsidRDefault="00B42D7E" w:rsidP="003374FE">
            <w:pPr>
              <w:keepNext/>
              <w:spacing w:line="480" w:lineRule="auto"/>
              <w:rPr>
                <w:del w:id="1439" w:author="William Lamb" w:date="2018-11-16T16:28:00Z"/>
                <w:sz w:val="20"/>
              </w:rPr>
              <w:pPrChange w:id="1440" w:author="William Lamb" w:date="2018-11-16T16:28:00Z">
                <w:pPr>
                  <w:keepNext/>
                  <w:spacing w:line="480" w:lineRule="auto"/>
                </w:pPr>
              </w:pPrChange>
            </w:pPr>
            <w:del w:id="1441" w:author="William Lamb" w:date="2018-11-16T16:28:00Z">
              <w:r w:rsidRPr="00B42D7E" w:rsidDel="003374FE">
                <w:rPr>
                  <w:sz w:val="20"/>
                </w:rPr>
                <w:delText>3,200</w:delText>
              </w:r>
            </w:del>
          </w:p>
        </w:tc>
        <w:tc>
          <w:tcPr>
            <w:tcW w:w="992" w:type="dxa"/>
            <w:tcPrChange w:id="1442" w:author="William Lamb" w:date="2018-11-16T15:41:00Z">
              <w:tcPr>
                <w:tcW w:w="992" w:type="dxa"/>
              </w:tcPr>
            </w:tcPrChange>
          </w:tcPr>
          <w:p w14:paraId="37E0B34C" w14:textId="66AEE00E" w:rsidR="00B42D7E" w:rsidRPr="00B42D7E" w:rsidDel="003374FE" w:rsidRDefault="00B42D7E" w:rsidP="003374FE">
            <w:pPr>
              <w:keepNext/>
              <w:spacing w:line="480" w:lineRule="auto"/>
              <w:rPr>
                <w:del w:id="1443" w:author="William Lamb" w:date="2018-11-16T16:28:00Z"/>
                <w:sz w:val="20"/>
              </w:rPr>
              <w:pPrChange w:id="1444" w:author="William Lamb" w:date="2018-11-16T16:28:00Z">
                <w:pPr>
                  <w:keepNext/>
                  <w:spacing w:line="480" w:lineRule="auto"/>
                </w:pPr>
              </w:pPrChange>
            </w:pPr>
            <w:del w:id="1445" w:author="William Lamb" w:date="2018-11-16T16:28:00Z">
              <w:r w:rsidRPr="00B42D7E" w:rsidDel="003374FE">
                <w:rPr>
                  <w:sz w:val="20"/>
                </w:rPr>
                <w:delText>7,200</w:delText>
              </w:r>
            </w:del>
          </w:p>
        </w:tc>
        <w:tc>
          <w:tcPr>
            <w:tcW w:w="1099" w:type="dxa"/>
            <w:tcPrChange w:id="1446" w:author="William Lamb" w:date="2018-11-16T15:41:00Z">
              <w:tcPr>
                <w:tcW w:w="1099" w:type="dxa"/>
              </w:tcPr>
            </w:tcPrChange>
          </w:tcPr>
          <w:p w14:paraId="424B3144" w14:textId="5DD65AB7" w:rsidR="00B42D7E" w:rsidRPr="00B42D7E" w:rsidDel="003374FE" w:rsidRDefault="00B42D7E" w:rsidP="003374FE">
            <w:pPr>
              <w:keepNext/>
              <w:spacing w:line="480" w:lineRule="auto"/>
              <w:rPr>
                <w:del w:id="1447" w:author="William Lamb" w:date="2018-11-16T16:28:00Z"/>
                <w:sz w:val="20"/>
              </w:rPr>
              <w:pPrChange w:id="1448" w:author="William Lamb" w:date="2018-11-16T16:28:00Z">
                <w:pPr>
                  <w:keepNext/>
                  <w:spacing w:line="480" w:lineRule="auto"/>
                </w:pPr>
              </w:pPrChange>
            </w:pPr>
            <w:del w:id="1449" w:author="William Lamb" w:date="2018-11-16T16:28:00Z">
              <w:r w:rsidRPr="00B42D7E" w:rsidDel="003374FE">
                <w:rPr>
                  <w:sz w:val="20"/>
                </w:rPr>
                <w:delText>25,900</w:delText>
              </w:r>
            </w:del>
          </w:p>
        </w:tc>
        <w:tc>
          <w:tcPr>
            <w:tcW w:w="1098" w:type="dxa"/>
            <w:tcPrChange w:id="1450" w:author="William Lamb" w:date="2018-11-16T15:41:00Z">
              <w:tcPr>
                <w:tcW w:w="1098" w:type="dxa"/>
              </w:tcPr>
            </w:tcPrChange>
          </w:tcPr>
          <w:p w14:paraId="59ADE28E" w14:textId="03631253" w:rsidR="00B42D7E" w:rsidRPr="00B42D7E" w:rsidDel="003374FE" w:rsidRDefault="00B42D7E" w:rsidP="003374FE">
            <w:pPr>
              <w:keepNext/>
              <w:spacing w:line="480" w:lineRule="auto"/>
              <w:rPr>
                <w:del w:id="1451" w:author="William Lamb" w:date="2018-11-16T16:28:00Z"/>
                <w:sz w:val="20"/>
              </w:rPr>
              <w:pPrChange w:id="1452" w:author="William Lamb" w:date="2018-11-16T16:28:00Z">
                <w:pPr>
                  <w:keepNext/>
                  <w:spacing w:line="480" w:lineRule="auto"/>
                </w:pPr>
              </w:pPrChange>
            </w:pPr>
            <w:del w:id="1453" w:author="William Lamb" w:date="2018-11-16T16:28:00Z">
              <w:r w:rsidRPr="00B42D7E" w:rsidDel="003374FE">
                <w:rPr>
                  <w:sz w:val="20"/>
                </w:rPr>
                <w:delText>28,300</w:delText>
              </w:r>
            </w:del>
          </w:p>
        </w:tc>
        <w:tc>
          <w:tcPr>
            <w:tcW w:w="1099" w:type="dxa"/>
            <w:tcPrChange w:id="1454" w:author="William Lamb" w:date="2018-11-16T15:41:00Z">
              <w:tcPr>
                <w:tcW w:w="1099" w:type="dxa"/>
              </w:tcPr>
            </w:tcPrChange>
          </w:tcPr>
          <w:p w14:paraId="7ED94E27" w14:textId="0AC2A697" w:rsidR="00B42D7E" w:rsidRPr="00B42D7E" w:rsidDel="003374FE" w:rsidRDefault="00B42D7E" w:rsidP="003374FE">
            <w:pPr>
              <w:keepNext/>
              <w:spacing w:line="480" w:lineRule="auto"/>
              <w:rPr>
                <w:del w:id="1455" w:author="William Lamb" w:date="2018-11-16T16:28:00Z"/>
                <w:sz w:val="20"/>
              </w:rPr>
              <w:pPrChange w:id="1456" w:author="William Lamb" w:date="2018-11-16T16:28:00Z">
                <w:pPr>
                  <w:keepNext/>
                  <w:spacing w:line="480" w:lineRule="auto"/>
                </w:pPr>
              </w:pPrChange>
            </w:pPr>
            <w:del w:id="1457" w:author="William Lamb" w:date="2018-11-16T16:28:00Z">
              <w:r w:rsidRPr="00B42D7E" w:rsidDel="003374FE">
                <w:rPr>
                  <w:sz w:val="20"/>
                </w:rPr>
                <w:delText>31,750</w:delText>
              </w:r>
            </w:del>
          </w:p>
        </w:tc>
        <w:tc>
          <w:tcPr>
            <w:tcW w:w="1099" w:type="dxa"/>
            <w:tcPrChange w:id="1458" w:author="William Lamb" w:date="2018-11-16T15:41:00Z">
              <w:tcPr>
                <w:tcW w:w="1099" w:type="dxa"/>
              </w:tcPr>
            </w:tcPrChange>
          </w:tcPr>
          <w:p w14:paraId="719835EF" w14:textId="687D9751" w:rsidR="00B42D7E" w:rsidRPr="00B42D7E" w:rsidDel="003374FE" w:rsidRDefault="00B42D7E" w:rsidP="003374FE">
            <w:pPr>
              <w:keepNext/>
              <w:spacing w:line="480" w:lineRule="auto"/>
              <w:rPr>
                <w:del w:id="1459" w:author="William Lamb" w:date="2018-11-16T16:28:00Z"/>
                <w:sz w:val="20"/>
              </w:rPr>
              <w:pPrChange w:id="1460" w:author="William Lamb" w:date="2018-11-16T16:28:00Z">
                <w:pPr>
                  <w:keepNext/>
                  <w:spacing w:line="480" w:lineRule="auto"/>
                </w:pPr>
              </w:pPrChange>
            </w:pPr>
            <w:del w:id="1461" w:author="William Lamb" w:date="2018-11-16T16:28:00Z">
              <w:r w:rsidRPr="00B42D7E" w:rsidDel="003374FE">
                <w:rPr>
                  <w:sz w:val="20"/>
                </w:rPr>
                <w:delText>31,100</w:delText>
              </w:r>
            </w:del>
          </w:p>
        </w:tc>
      </w:tr>
      <w:tr w:rsidR="00B42D7E" w:rsidDel="003374FE" w14:paraId="4B8E535C" w14:textId="5CD9A42F" w:rsidTr="00973A9B">
        <w:trPr>
          <w:trHeight w:val="660"/>
          <w:del w:id="1462" w:author="William Lamb" w:date="2018-11-16T16:28:00Z"/>
        </w:trPr>
        <w:tc>
          <w:tcPr>
            <w:tcW w:w="1271" w:type="dxa"/>
            <w:tcPrChange w:id="1463" w:author="William Lamb" w:date="2018-11-16T15:41:00Z">
              <w:tcPr>
                <w:tcW w:w="1271" w:type="dxa"/>
              </w:tcPr>
            </w:tcPrChange>
          </w:tcPr>
          <w:p w14:paraId="6FE22060" w14:textId="34EF3E73" w:rsidR="00B42D7E" w:rsidRPr="00B42D7E" w:rsidDel="003374FE" w:rsidRDefault="00B42D7E" w:rsidP="008038BA">
            <w:pPr>
              <w:keepNext/>
              <w:spacing w:line="480" w:lineRule="auto"/>
              <w:rPr>
                <w:del w:id="1464" w:author="William Lamb" w:date="2018-11-16T16:28:00Z"/>
                <w:sz w:val="20"/>
              </w:rPr>
            </w:pPr>
            <w:del w:id="1465" w:author="William Lamb" w:date="2018-11-16T16:28:00Z">
              <w:r w:rsidRPr="00B42D7E" w:rsidDel="003374FE">
                <w:rPr>
                  <w:sz w:val="20"/>
                </w:rPr>
                <w:delText>Fuel price</w:delText>
              </w:r>
            </w:del>
          </w:p>
        </w:tc>
        <w:tc>
          <w:tcPr>
            <w:tcW w:w="1098" w:type="dxa"/>
            <w:tcPrChange w:id="1466" w:author="William Lamb" w:date="2018-11-16T15:41:00Z">
              <w:tcPr>
                <w:tcW w:w="1098" w:type="dxa"/>
              </w:tcPr>
            </w:tcPrChange>
          </w:tcPr>
          <w:p w14:paraId="5635DF7F" w14:textId="593B9BD7" w:rsidR="00B42D7E" w:rsidRPr="00B42D7E" w:rsidDel="003374FE" w:rsidRDefault="00B42D7E" w:rsidP="003374FE">
            <w:pPr>
              <w:keepNext/>
              <w:spacing w:line="480" w:lineRule="auto"/>
              <w:rPr>
                <w:del w:id="1467" w:author="William Lamb" w:date="2018-11-16T16:28:00Z"/>
                <w:sz w:val="20"/>
              </w:rPr>
              <w:pPrChange w:id="1468" w:author="William Lamb" w:date="2018-11-16T16:28:00Z">
                <w:pPr>
                  <w:keepNext/>
                  <w:spacing w:line="480" w:lineRule="auto"/>
                </w:pPr>
              </w:pPrChange>
            </w:pPr>
            <w:del w:id="1469" w:author="William Lamb" w:date="2018-11-16T16:28:00Z">
              <w:r w:rsidRPr="00B42D7E" w:rsidDel="003374FE">
                <w:rPr>
                  <w:sz w:val="20"/>
                </w:rPr>
                <w:delText>0.9</w:delText>
              </w:r>
            </w:del>
          </w:p>
        </w:tc>
        <w:tc>
          <w:tcPr>
            <w:tcW w:w="1099" w:type="dxa"/>
            <w:tcPrChange w:id="1470" w:author="William Lamb" w:date="2018-11-16T15:41:00Z">
              <w:tcPr>
                <w:tcW w:w="1099" w:type="dxa"/>
              </w:tcPr>
            </w:tcPrChange>
          </w:tcPr>
          <w:p w14:paraId="6BCBDFE1" w14:textId="5ED66DAE" w:rsidR="00B42D7E" w:rsidRPr="00B42D7E" w:rsidDel="003374FE" w:rsidRDefault="00B42D7E" w:rsidP="003374FE">
            <w:pPr>
              <w:keepNext/>
              <w:spacing w:line="480" w:lineRule="auto"/>
              <w:rPr>
                <w:del w:id="1471" w:author="William Lamb" w:date="2018-11-16T16:28:00Z"/>
                <w:sz w:val="20"/>
              </w:rPr>
              <w:pPrChange w:id="1472" w:author="William Lamb" w:date="2018-11-16T16:28:00Z">
                <w:pPr>
                  <w:keepNext/>
                  <w:spacing w:line="480" w:lineRule="auto"/>
                </w:pPr>
              </w:pPrChange>
            </w:pPr>
            <w:del w:id="1473" w:author="William Lamb" w:date="2018-11-16T16:28:00Z">
              <w:r w:rsidRPr="00B42D7E" w:rsidDel="003374FE">
                <w:rPr>
                  <w:sz w:val="20"/>
                </w:rPr>
                <w:delText>1.0</w:delText>
              </w:r>
            </w:del>
          </w:p>
        </w:tc>
        <w:tc>
          <w:tcPr>
            <w:tcW w:w="1205" w:type="dxa"/>
            <w:tcPrChange w:id="1474" w:author="William Lamb" w:date="2018-11-16T15:41:00Z">
              <w:tcPr>
                <w:tcW w:w="1205" w:type="dxa"/>
              </w:tcPr>
            </w:tcPrChange>
          </w:tcPr>
          <w:p w14:paraId="0758A54A" w14:textId="633A9F99" w:rsidR="00B42D7E" w:rsidRPr="00B42D7E" w:rsidDel="003374FE" w:rsidRDefault="00B42D7E" w:rsidP="003374FE">
            <w:pPr>
              <w:keepNext/>
              <w:spacing w:line="480" w:lineRule="auto"/>
              <w:rPr>
                <w:del w:id="1475" w:author="William Lamb" w:date="2018-11-16T16:28:00Z"/>
                <w:sz w:val="20"/>
              </w:rPr>
              <w:pPrChange w:id="1476" w:author="William Lamb" w:date="2018-11-16T16:28:00Z">
                <w:pPr>
                  <w:keepNext/>
                  <w:spacing w:line="480" w:lineRule="auto"/>
                </w:pPr>
              </w:pPrChange>
            </w:pPr>
            <w:del w:id="1477" w:author="William Lamb" w:date="2018-11-16T16:28:00Z">
              <w:r w:rsidRPr="00B42D7E" w:rsidDel="003374FE">
                <w:rPr>
                  <w:sz w:val="20"/>
                </w:rPr>
                <w:delText>1.1</w:delText>
              </w:r>
            </w:del>
          </w:p>
        </w:tc>
        <w:tc>
          <w:tcPr>
            <w:tcW w:w="992" w:type="dxa"/>
            <w:tcPrChange w:id="1478" w:author="William Lamb" w:date="2018-11-16T15:41:00Z">
              <w:tcPr>
                <w:tcW w:w="992" w:type="dxa"/>
              </w:tcPr>
            </w:tcPrChange>
          </w:tcPr>
          <w:p w14:paraId="6EC9C6BF" w14:textId="5B09A64B" w:rsidR="00B42D7E" w:rsidRPr="00B42D7E" w:rsidDel="003374FE" w:rsidRDefault="00B42D7E" w:rsidP="003374FE">
            <w:pPr>
              <w:keepNext/>
              <w:spacing w:line="480" w:lineRule="auto"/>
              <w:rPr>
                <w:del w:id="1479" w:author="William Lamb" w:date="2018-11-16T16:28:00Z"/>
                <w:sz w:val="20"/>
              </w:rPr>
              <w:pPrChange w:id="1480" w:author="William Lamb" w:date="2018-11-16T16:28:00Z">
                <w:pPr>
                  <w:keepNext/>
                  <w:spacing w:line="480" w:lineRule="auto"/>
                </w:pPr>
              </w:pPrChange>
            </w:pPr>
            <w:del w:id="1481" w:author="William Lamb" w:date="2018-11-16T16:28:00Z">
              <w:r w:rsidRPr="00B42D7E" w:rsidDel="003374FE">
                <w:rPr>
                  <w:sz w:val="20"/>
                </w:rPr>
                <w:delText>1.0</w:delText>
              </w:r>
            </w:del>
          </w:p>
        </w:tc>
        <w:tc>
          <w:tcPr>
            <w:tcW w:w="1099" w:type="dxa"/>
            <w:tcPrChange w:id="1482" w:author="William Lamb" w:date="2018-11-16T15:41:00Z">
              <w:tcPr>
                <w:tcW w:w="1099" w:type="dxa"/>
              </w:tcPr>
            </w:tcPrChange>
          </w:tcPr>
          <w:p w14:paraId="4DDA7670" w14:textId="1C3D72CD" w:rsidR="00B42D7E" w:rsidRPr="00B42D7E" w:rsidDel="003374FE" w:rsidRDefault="00B42D7E" w:rsidP="003374FE">
            <w:pPr>
              <w:keepNext/>
              <w:spacing w:line="480" w:lineRule="auto"/>
              <w:rPr>
                <w:del w:id="1483" w:author="William Lamb" w:date="2018-11-16T16:28:00Z"/>
                <w:sz w:val="20"/>
              </w:rPr>
              <w:pPrChange w:id="1484" w:author="William Lamb" w:date="2018-11-16T16:28:00Z">
                <w:pPr>
                  <w:keepNext/>
                  <w:spacing w:line="480" w:lineRule="auto"/>
                </w:pPr>
              </w:pPrChange>
            </w:pPr>
            <w:del w:id="1485" w:author="William Lamb" w:date="2018-11-16T16:28:00Z">
              <w:r w:rsidRPr="00B42D7E" w:rsidDel="003374FE">
                <w:rPr>
                  <w:sz w:val="20"/>
                </w:rPr>
                <w:delText>0.8</w:delText>
              </w:r>
            </w:del>
          </w:p>
        </w:tc>
        <w:tc>
          <w:tcPr>
            <w:tcW w:w="1098" w:type="dxa"/>
            <w:tcPrChange w:id="1486" w:author="William Lamb" w:date="2018-11-16T15:41:00Z">
              <w:tcPr>
                <w:tcW w:w="1098" w:type="dxa"/>
              </w:tcPr>
            </w:tcPrChange>
          </w:tcPr>
          <w:p w14:paraId="50FE73A3" w14:textId="7C69D6FE" w:rsidR="00B42D7E" w:rsidRPr="00B42D7E" w:rsidDel="003374FE" w:rsidRDefault="00B42D7E" w:rsidP="003374FE">
            <w:pPr>
              <w:keepNext/>
              <w:spacing w:line="480" w:lineRule="auto"/>
              <w:rPr>
                <w:del w:id="1487" w:author="William Lamb" w:date="2018-11-16T16:28:00Z"/>
                <w:sz w:val="20"/>
              </w:rPr>
              <w:pPrChange w:id="1488" w:author="William Lamb" w:date="2018-11-16T16:28:00Z">
                <w:pPr>
                  <w:keepNext/>
                  <w:spacing w:line="480" w:lineRule="auto"/>
                </w:pPr>
              </w:pPrChange>
            </w:pPr>
            <w:del w:id="1489" w:author="William Lamb" w:date="2018-11-16T16:28:00Z">
              <w:r w:rsidRPr="00B42D7E" w:rsidDel="003374FE">
                <w:rPr>
                  <w:sz w:val="20"/>
                </w:rPr>
                <w:delText>0.9</w:delText>
              </w:r>
            </w:del>
          </w:p>
        </w:tc>
        <w:tc>
          <w:tcPr>
            <w:tcW w:w="1099" w:type="dxa"/>
            <w:tcPrChange w:id="1490" w:author="William Lamb" w:date="2018-11-16T15:41:00Z">
              <w:tcPr>
                <w:tcW w:w="1099" w:type="dxa"/>
              </w:tcPr>
            </w:tcPrChange>
          </w:tcPr>
          <w:p w14:paraId="4CA722F5" w14:textId="0369DB25" w:rsidR="00B42D7E" w:rsidRPr="00B42D7E" w:rsidDel="003374FE" w:rsidRDefault="00B42D7E" w:rsidP="003374FE">
            <w:pPr>
              <w:keepNext/>
              <w:spacing w:line="480" w:lineRule="auto"/>
              <w:rPr>
                <w:del w:id="1491" w:author="William Lamb" w:date="2018-11-16T16:28:00Z"/>
                <w:sz w:val="20"/>
              </w:rPr>
              <w:pPrChange w:id="1492" w:author="William Lamb" w:date="2018-11-16T16:28:00Z">
                <w:pPr>
                  <w:keepNext/>
                  <w:spacing w:line="480" w:lineRule="auto"/>
                </w:pPr>
              </w:pPrChange>
            </w:pPr>
            <w:del w:id="1493" w:author="William Lamb" w:date="2018-11-16T16:28:00Z">
              <w:r w:rsidRPr="00B42D7E" w:rsidDel="003374FE">
                <w:rPr>
                  <w:sz w:val="20"/>
                </w:rPr>
                <w:delText>1.4</w:delText>
              </w:r>
            </w:del>
          </w:p>
        </w:tc>
        <w:tc>
          <w:tcPr>
            <w:tcW w:w="1099" w:type="dxa"/>
            <w:tcPrChange w:id="1494" w:author="William Lamb" w:date="2018-11-16T15:41:00Z">
              <w:tcPr>
                <w:tcW w:w="1099" w:type="dxa"/>
              </w:tcPr>
            </w:tcPrChange>
          </w:tcPr>
          <w:p w14:paraId="42F4FCAD" w14:textId="0F08BA24" w:rsidR="00B42D7E" w:rsidRPr="00B42D7E" w:rsidDel="003374FE" w:rsidRDefault="00B42D7E" w:rsidP="003374FE">
            <w:pPr>
              <w:keepNext/>
              <w:spacing w:line="480" w:lineRule="auto"/>
              <w:rPr>
                <w:del w:id="1495" w:author="William Lamb" w:date="2018-11-16T16:28:00Z"/>
                <w:sz w:val="20"/>
              </w:rPr>
              <w:pPrChange w:id="1496" w:author="William Lamb" w:date="2018-11-16T16:28:00Z">
                <w:pPr>
                  <w:keepNext/>
                  <w:spacing w:line="480" w:lineRule="auto"/>
                </w:pPr>
              </w:pPrChange>
            </w:pPr>
            <w:del w:id="1497" w:author="William Lamb" w:date="2018-11-16T16:28:00Z">
              <w:r w:rsidRPr="00B42D7E" w:rsidDel="003374FE">
                <w:rPr>
                  <w:sz w:val="20"/>
                </w:rPr>
                <w:delText>1.4</w:delText>
              </w:r>
            </w:del>
          </w:p>
        </w:tc>
      </w:tr>
      <w:tr w:rsidR="00B42D7E" w:rsidDel="003374FE" w14:paraId="1B4BB519" w14:textId="5F9EBB8C" w:rsidTr="00973A9B">
        <w:trPr>
          <w:trHeight w:val="660"/>
          <w:del w:id="1498" w:author="William Lamb" w:date="2018-11-16T16:28:00Z"/>
        </w:trPr>
        <w:tc>
          <w:tcPr>
            <w:tcW w:w="1271" w:type="dxa"/>
            <w:tcPrChange w:id="1499" w:author="William Lamb" w:date="2018-11-16T15:41:00Z">
              <w:tcPr>
                <w:tcW w:w="1271" w:type="dxa"/>
              </w:tcPr>
            </w:tcPrChange>
          </w:tcPr>
          <w:p w14:paraId="2D059D6D" w14:textId="7D8A42FB" w:rsidR="00B42D7E" w:rsidRPr="00B42D7E" w:rsidDel="003374FE" w:rsidRDefault="00B42D7E" w:rsidP="008038BA">
            <w:pPr>
              <w:keepNext/>
              <w:spacing w:line="480" w:lineRule="auto"/>
              <w:rPr>
                <w:del w:id="1500" w:author="William Lamb" w:date="2018-11-16T16:28:00Z"/>
                <w:sz w:val="20"/>
              </w:rPr>
            </w:pPr>
            <w:del w:id="1501" w:author="William Lamb" w:date="2018-11-16T16:28:00Z">
              <w:r w:rsidRPr="00B42D7E" w:rsidDel="003374FE">
                <w:rPr>
                  <w:sz w:val="20"/>
                </w:rPr>
                <w:delText>Pop density</w:delText>
              </w:r>
            </w:del>
          </w:p>
        </w:tc>
        <w:tc>
          <w:tcPr>
            <w:tcW w:w="1098" w:type="dxa"/>
            <w:tcPrChange w:id="1502" w:author="William Lamb" w:date="2018-11-16T15:41:00Z">
              <w:tcPr>
                <w:tcW w:w="1098" w:type="dxa"/>
              </w:tcPr>
            </w:tcPrChange>
          </w:tcPr>
          <w:p w14:paraId="2E20DA72" w14:textId="3C389297" w:rsidR="00B42D7E" w:rsidRPr="00B42D7E" w:rsidDel="003374FE" w:rsidRDefault="00B42D7E" w:rsidP="003374FE">
            <w:pPr>
              <w:keepNext/>
              <w:spacing w:line="480" w:lineRule="auto"/>
              <w:rPr>
                <w:del w:id="1503" w:author="William Lamb" w:date="2018-11-16T16:28:00Z"/>
                <w:sz w:val="20"/>
              </w:rPr>
              <w:pPrChange w:id="1504" w:author="William Lamb" w:date="2018-11-16T16:28:00Z">
                <w:pPr>
                  <w:keepNext/>
                  <w:spacing w:line="480" w:lineRule="auto"/>
                </w:pPr>
              </w:pPrChange>
            </w:pPr>
            <w:del w:id="1505" w:author="William Lamb" w:date="2018-11-16T16:28:00Z">
              <w:r w:rsidRPr="00B42D7E" w:rsidDel="003374FE">
                <w:rPr>
                  <w:sz w:val="20"/>
                </w:rPr>
                <w:delText>214</w:delText>
              </w:r>
            </w:del>
          </w:p>
        </w:tc>
        <w:tc>
          <w:tcPr>
            <w:tcW w:w="1099" w:type="dxa"/>
            <w:tcPrChange w:id="1506" w:author="William Lamb" w:date="2018-11-16T15:41:00Z">
              <w:tcPr>
                <w:tcW w:w="1099" w:type="dxa"/>
              </w:tcPr>
            </w:tcPrChange>
          </w:tcPr>
          <w:p w14:paraId="3D692214" w14:textId="615C8AFD" w:rsidR="00B42D7E" w:rsidRPr="00B42D7E" w:rsidDel="003374FE" w:rsidRDefault="00B42D7E" w:rsidP="003374FE">
            <w:pPr>
              <w:keepNext/>
              <w:spacing w:line="480" w:lineRule="auto"/>
              <w:rPr>
                <w:del w:id="1507" w:author="William Lamb" w:date="2018-11-16T16:28:00Z"/>
                <w:sz w:val="20"/>
              </w:rPr>
              <w:pPrChange w:id="1508" w:author="William Lamb" w:date="2018-11-16T16:28:00Z">
                <w:pPr>
                  <w:keepNext/>
                  <w:spacing w:line="480" w:lineRule="auto"/>
                </w:pPr>
              </w:pPrChange>
            </w:pPr>
            <w:del w:id="1509" w:author="William Lamb" w:date="2018-11-16T16:28:00Z">
              <w:r w:rsidRPr="00B42D7E" w:rsidDel="003374FE">
                <w:rPr>
                  <w:sz w:val="20"/>
                </w:rPr>
                <w:delText>190</w:delText>
              </w:r>
            </w:del>
          </w:p>
        </w:tc>
        <w:tc>
          <w:tcPr>
            <w:tcW w:w="1205" w:type="dxa"/>
            <w:tcPrChange w:id="1510" w:author="William Lamb" w:date="2018-11-16T15:41:00Z">
              <w:tcPr>
                <w:tcW w:w="1205" w:type="dxa"/>
              </w:tcPr>
            </w:tcPrChange>
          </w:tcPr>
          <w:p w14:paraId="054D2ADE" w14:textId="364CE779" w:rsidR="00B42D7E" w:rsidRPr="00B42D7E" w:rsidDel="003374FE" w:rsidRDefault="00B42D7E" w:rsidP="003374FE">
            <w:pPr>
              <w:keepNext/>
              <w:spacing w:line="480" w:lineRule="auto"/>
              <w:rPr>
                <w:del w:id="1511" w:author="William Lamb" w:date="2018-11-16T16:28:00Z"/>
                <w:sz w:val="20"/>
              </w:rPr>
              <w:pPrChange w:id="1512" w:author="William Lamb" w:date="2018-11-16T16:28:00Z">
                <w:pPr>
                  <w:keepNext/>
                  <w:spacing w:line="480" w:lineRule="auto"/>
                </w:pPr>
              </w:pPrChange>
            </w:pPr>
            <w:del w:id="1513" w:author="William Lamb" w:date="2018-11-16T16:28:00Z">
              <w:r w:rsidRPr="00B42D7E" w:rsidDel="003374FE">
                <w:rPr>
                  <w:sz w:val="20"/>
                </w:rPr>
                <w:delText>4,600</w:delText>
              </w:r>
            </w:del>
          </w:p>
        </w:tc>
        <w:tc>
          <w:tcPr>
            <w:tcW w:w="992" w:type="dxa"/>
            <w:tcPrChange w:id="1514" w:author="William Lamb" w:date="2018-11-16T15:41:00Z">
              <w:tcPr>
                <w:tcW w:w="992" w:type="dxa"/>
              </w:tcPr>
            </w:tcPrChange>
          </w:tcPr>
          <w:p w14:paraId="7C7232B4" w14:textId="3F58E573" w:rsidR="00B42D7E" w:rsidRPr="00B42D7E" w:rsidDel="003374FE" w:rsidRDefault="00B42D7E" w:rsidP="003374FE">
            <w:pPr>
              <w:keepNext/>
              <w:spacing w:line="480" w:lineRule="auto"/>
              <w:rPr>
                <w:del w:id="1515" w:author="William Lamb" w:date="2018-11-16T16:28:00Z"/>
                <w:sz w:val="20"/>
              </w:rPr>
              <w:pPrChange w:id="1516" w:author="William Lamb" w:date="2018-11-16T16:28:00Z">
                <w:pPr>
                  <w:keepNext/>
                  <w:spacing w:line="480" w:lineRule="auto"/>
                </w:pPr>
              </w:pPrChange>
            </w:pPr>
            <w:del w:id="1517" w:author="William Lamb" w:date="2018-11-16T16:28:00Z">
              <w:r w:rsidRPr="00B42D7E" w:rsidDel="003374FE">
                <w:rPr>
                  <w:sz w:val="20"/>
                </w:rPr>
                <w:delText>1,400</w:delText>
              </w:r>
            </w:del>
          </w:p>
        </w:tc>
        <w:tc>
          <w:tcPr>
            <w:tcW w:w="1099" w:type="dxa"/>
            <w:tcPrChange w:id="1518" w:author="William Lamb" w:date="2018-11-16T15:41:00Z">
              <w:tcPr>
                <w:tcW w:w="1099" w:type="dxa"/>
              </w:tcPr>
            </w:tcPrChange>
          </w:tcPr>
          <w:p w14:paraId="44101C1A" w14:textId="5067341C" w:rsidR="00B42D7E" w:rsidRPr="00B42D7E" w:rsidDel="003374FE" w:rsidRDefault="00B42D7E" w:rsidP="003374FE">
            <w:pPr>
              <w:keepNext/>
              <w:spacing w:line="480" w:lineRule="auto"/>
              <w:rPr>
                <w:del w:id="1519" w:author="William Lamb" w:date="2018-11-16T16:28:00Z"/>
                <w:sz w:val="20"/>
              </w:rPr>
              <w:pPrChange w:id="1520" w:author="William Lamb" w:date="2018-11-16T16:28:00Z">
                <w:pPr>
                  <w:keepNext/>
                  <w:spacing w:line="480" w:lineRule="auto"/>
                </w:pPr>
              </w:pPrChange>
            </w:pPr>
            <w:del w:id="1521" w:author="William Lamb" w:date="2018-11-16T16:28:00Z">
              <w:r w:rsidRPr="00B42D7E" w:rsidDel="003374FE">
                <w:rPr>
                  <w:sz w:val="20"/>
                </w:rPr>
                <w:delText>260</w:delText>
              </w:r>
            </w:del>
          </w:p>
        </w:tc>
        <w:tc>
          <w:tcPr>
            <w:tcW w:w="1098" w:type="dxa"/>
            <w:tcPrChange w:id="1522" w:author="William Lamb" w:date="2018-11-16T15:41:00Z">
              <w:tcPr>
                <w:tcW w:w="1098" w:type="dxa"/>
              </w:tcPr>
            </w:tcPrChange>
          </w:tcPr>
          <w:p w14:paraId="3912DCE6" w14:textId="2246ED04" w:rsidR="00B42D7E" w:rsidRPr="00B42D7E" w:rsidDel="003374FE" w:rsidRDefault="00B42D7E" w:rsidP="003374FE">
            <w:pPr>
              <w:keepNext/>
              <w:spacing w:line="480" w:lineRule="auto"/>
              <w:rPr>
                <w:del w:id="1523" w:author="William Lamb" w:date="2018-11-16T16:28:00Z"/>
                <w:sz w:val="20"/>
              </w:rPr>
              <w:pPrChange w:id="1524" w:author="William Lamb" w:date="2018-11-16T16:28:00Z">
                <w:pPr>
                  <w:keepNext/>
                  <w:spacing w:line="480" w:lineRule="auto"/>
                </w:pPr>
              </w:pPrChange>
            </w:pPr>
            <w:del w:id="1525" w:author="William Lamb" w:date="2018-11-16T16:28:00Z">
              <w:r w:rsidRPr="00B42D7E" w:rsidDel="003374FE">
                <w:rPr>
                  <w:sz w:val="20"/>
                </w:rPr>
                <w:delText>3,400</w:delText>
              </w:r>
            </w:del>
          </w:p>
        </w:tc>
        <w:tc>
          <w:tcPr>
            <w:tcW w:w="1099" w:type="dxa"/>
            <w:tcPrChange w:id="1526" w:author="William Lamb" w:date="2018-11-16T15:41:00Z">
              <w:tcPr>
                <w:tcW w:w="1099" w:type="dxa"/>
              </w:tcPr>
            </w:tcPrChange>
          </w:tcPr>
          <w:p w14:paraId="23B13A06" w14:textId="15FF79F0" w:rsidR="00B42D7E" w:rsidRPr="00B42D7E" w:rsidDel="003374FE" w:rsidRDefault="00B42D7E" w:rsidP="003374FE">
            <w:pPr>
              <w:keepNext/>
              <w:spacing w:line="480" w:lineRule="auto"/>
              <w:rPr>
                <w:del w:id="1527" w:author="William Lamb" w:date="2018-11-16T16:28:00Z"/>
                <w:sz w:val="20"/>
              </w:rPr>
              <w:pPrChange w:id="1528" w:author="William Lamb" w:date="2018-11-16T16:28:00Z">
                <w:pPr>
                  <w:keepNext/>
                  <w:spacing w:line="480" w:lineRule="auto"/>
                </w:pPr>
              </w:pPrChange>
            </w:pPr>
            <w:del w:id="1529" w:author="William Lamb" w:date="2018-11-16T16:28:00Z">
              <w:r w:rsidRPr="00B42D7E" w:rsidDel="003374FE">
                <w:rPr>
                  <w:sz w:val="20"/>
                </w:rPr>
                <w:delText>1,500</w:delText>
              </w:r>
            </w:del>
          </w:p>
        </w:tc>
        <w:tc>
          <w:tcPr>
            <w:tcW w:w="1099" w:type="dxa"/>
            <w:tcPrChange w:id="1530" w:author="William Lamb" w:date="2018-11-16T15:41:00Z">
              <w:tcPr>
                <w:tcW w:w="1099" w:type="dxa"/>
              </w:tcPr>
            </w:tcPrChange>
          </w:tcPr>
          <w:p w14:paraId="610BC32E" w14:textId="04F5AA9B" w:rsidR="00B42D7E" w:rsidRPr="00B42D7E" w:rsidDel="003374FE" w:rsidRDefault="00B42D7E" w:rsidP="003374FE">
            <w:pPr>
              <w:keepNext/>
              <w:spacing w:line="480" w:lineRule="auto"/>
              <w:rPr>
                <w:del w:id="1531" w:author="William Lamb" w:date="2018-11-16T16:28:00Z"/>
                <w:sz w:val="20"/>
              </w:rPr>
              <w:pPrChange w:id="1532" w:author="William Lamb" w:date="2018-11-16T16:28:00Z">
                <w:pPr>
                  <w:keepNext/>
                  <w:spacing w:line="480" w:lineRule="auto"/>
                </w:pPr>
              </w:pPrChange>
            </w:pPr>
            <w:del w:id="1533" w:author="William Lamb" w:date="2018-11-16T16:28:00Z">
              <w:r w:rsidRPr="00B42D7E" w:rsidDel="003374FE">
                <w:rPr>
                  <w:sz w:val="20"/>
                </w:rPr>
                <w:delText>1,600</w:delText>
              </w:r>
            </w:del>
          </w:p>
        </w:tc>
      </w:tr>
      <w:tr w:rsidR="00B42D7E" w:rsidDel="003374FE" w14:paraId="571856AC" w14:textId="730251D5" w:rsidTr="00973A9B">
        <w:trPr>
          <w:trHeight w:val="660"/>
          <w:del w:id="1534" w:author="William Lamb" w:date="2018-11-16T16:28:00Z"/>
        </w:trPr>
        <w:tc>
          <w:tcPr>
            <w:tcW w:w="1271" w:type="dxa"/>
            <w:tcBorders>
              <w:bottom w:val="single" w:sz="4" w:space="0" w:color="auto"/>
            </w:tcBorders>
            <w:tcPrChange w:id="1535" w:author="William Lamb" w:date="2018-11-16T15:41:00Z">
              <w:tcPr>
                <w:tcW w:w="1271" w:type="dxa"/>
              </w:tcPr>
            </w:tcPrChange>
          </w:tcPr>
          <w:p w14:paraId="6B730D50" w14:textId="6C4C7220" w:rsidR="00B42D7E" w:rsidRPr="00B42D7E" w:rsidDel="003374FE" w:rsidRDefault="00B42D7E" w:rsidP="008038BA">
            <w:pPr>
              <w:keepNext/>
              <w:spacing w:line="480" w:lineRule="auto"/>
              <w:rPr>
                <w:del w:id="1536" w:author="William Lamb" w:date="2018-11-16T16:28:00Z"/>
                <w:sz w:val="20"/>
              </w:rPr>
            </w:pPr>
            <w:del w:id="1537" w:author="William Lamb" w:date="2018-11-16T16:28:00Z">
              <w:r w:rsidRPr="00B42D7E" w:rsidDel="003374FE">
                <w:rPr>
                  <w:sz w:val="20"/>
                </w:rPr>
                <w:delText>HDD</w:delText>
              </w:r>
            </w:del>
          </w:p>
        </w:tc>
        <w:tc>
          <w:tcPr>
            <w:tcW w:w="1098" w:type="dxa"/>
            <w:tcBorders>
              <w:bottom w:val="single" w:sz="4" w:space="0" w:color="auto"/>
            </w:tcBorders>
            <w:tcPrChange w:id="1538" w:author="William Lamb" w:date="2018-11-16T15:41:00Z">
              <w:tcPr>
                <w:tcW w:w="1098" w:type="dxa"/>
              </w:tcPr>
            </w:tcPrChange>
          </w:tcPr>
          <w:p w14:paraId="426F3D73" w14:textId="4BC3251E" w:rsidR="00B42D7E" w:rsidRPr="00B42D7E" w:rsidDel="003374FE" w:rsidRDefault="00B42D7E" w:rsidP="003374FE">
            <w:pPr>
              <w:keepNext/>
              <w:spacing w:line="480" w:lineRule="auto"/>
              <w:rPr>
                <w:del w:id="1539" w:author="William Lamb" w:date="2018-11-16T16:28:00Z"/>
                <w:sz w:val="20"/>
              </w:rPr>
              <w:pPrChange w:id="1540" w:author="William Lamb" w:date="2018-11-16T16:28:00Z">
                <w:pPr>
                  <w:keepNext/>
                  <w:spacing w:line="480" w:lineRule="auto"/>
                </w:pPr>
              </w:pPrChange>
            </w:pPr>
            <w:del w:id="1541" w:author="William Lamb" w:date="2018-11-16T16:28:00Z">
              <w:r w:rsidRPr="00B42D7E" w:rsidDel="003374FE">
                <w:rPr>
                  <w:sz w:val="20"/>
                </w:rPr>
                <w:delText>720</w:delText>
              </w:r>
            </w:del>
          </w:p>
        </w:tc>
        <w:tc>
          <w:tcPr>
            <w:tcW w:w="1099" w:type="dxa"/>
            <w:tcBorders>
              <w:bottom w:val="single" w:sz="4" w:space="0" w:color="auto"/>
            </w:tcBorders>
            <w:tcPrChange w:id="1542" w:author="William Lamb" w:date="2018-11-16T15:41:00Z">
              <w:tcPr>
                <w:tcW w:w="1099" w:type="dxa"/>
              </w:tcPr>
            </w:tcPrChange>
          </w:tcPr>
          <w:p w14:paraId="4095358D" w14:textId="1873D488" w:rsidR="00B42D7E" w:rsidRPr="00B42D7E" w:rsidDel="003374FE" w:rsidRDefault="00B42D7E" w:rsidP="003374FE">
            <w:pPr>
              <w:keepNext/>
              <w:spacing w:line="480" w:lineRule="auto"/>
              <w:rPr>
                <w:del w:id="1543" w:author="William Lamb" w:date="2018-11-16T16:28:00Z"/>
                <w:sz w:val="20"/>
              </w:rPr>
              <w:pPrChange w:id="1544" w:author="William Lamb" w:date="2018-11-16T16:28:00Z">
                <w:pPr>
                  <w:keepNext/>
                  <w:spacing w:line="480" w:lineRule="auto"/>
                </w:pPr>
              </w:pPrChange>
            </w:pPr>
            <w:del w:id="1545" w:author="William Lamb" w:date="2018-11-16T16:28:00Z">
              <w:r w:rsidRPr="00B42D7E" w:rsidDel="003374FE">
                <w:rPr>
                  <w:sz w:val="20"/>
                </w:rPr>
                <w:delText>3,760</w:delText>
              </w:r>
            </w:del>
          </w:p>
        </w:tc>
        <w:tc>
          <w:tcPr>
            <w:tcW w:w="1205" w:type="dxa"/>
            <w:tcBorders>
              <w:bottom w:val="single" w:sz="4" w:space="0" w:color="auto"/>
            </w:tcBorders>
            <w:tcPrChange w:id="1546" w:author="William Lamb" w:date="2018-11-16T15:41:00Z">
              <w:tcPr>
                <w:tcW w:w="1205" w:type="dxa"/>
              </w:tcPr>
            </w:tcPrChange>
          </w:tcPr>
          <w:p w14:paraId="373434B8" w14:textId="2EAD16B6" w:rsidR="00B42D7E" w:rsidRPr="00B42D7E" w:rsidDel="003374FE" w:rsidRDefault="00B42D7E" w:rsidP="003374FE">
            <w:pPr>
              <w:keepNext/>
              <w:spacing w:line="480" w:lineRule="auto"/>
              <w:rPr>
                <w:del w:id="1547" w:author="William Lamb" w:date="2018-11-16T16:28:00Z"/>
                <w:sz w:val="20"/>
              </w:rPr>
              <w:pPrChange w:id="1548" w:author="William Lamb" w:date="2018-11-16T16:28:00Z">
                <w:pPr>
                  <w:keepNext/>
                  <w:spacing w:line="480" w:lineRule="auto"/>
                </w:pPr>
              </w:pPrChange>
            </w:pPr>
            <w:del w:id="1549" w:author="William Lamb" w:date="2018-11-16T16:28:00Z">
              <w:r w:rsidRPr="00B42D7E" w:rsidDel="003374FE">
                <w:rPr>
                  <w:sz w:val="20"/>
                </w:rPr>
                <w:delText>30</w:delText>
              </w:r>
            </w:del>
          </w:p>
        </w:tc>
        <w:tc>
          <w:tcPr>
            <w:tcW w:w="992" w:type="dxa"/>
            <w:tcBorders>
              <w:bottom w:val="single" w:sz="4" w:space="0" w:color="auto"/>
            </w:tcBorders>
            <w:tcPrChange w:id="1550" w:author="William Lamb" w:date="2018-11-16T15:41:00Z">
              <w:tcPr>
                <w:tcW w:w="992" w:type="dxa"/>
              </w:tcPr>
            </w:tcPrChange>
          </w:tcPr>
          <w:p w14:paraId="68D75028" w14:textId="414D0B86" w:rsidR="00B42D7E" w:rsidRPr="00B42D7E" w:rsidDel="003374FE" w:rsidRDefault="00B42D7E" w:rsidP="003374FE">
            <w:pPr>
              <w:keepNext/>
              <w:spacing w:line="480" w:lineRule="auto"/>
              <w:rPr>
                <w:del w:id="1551" w:author="William Lamb" w:date="2018-11-16T16:28:00Z"/>
                <w:sz w:val="20"/>
              </w:rPr>
              <w:pPrChange w:id="1552" w:author="William Lamb" w:date="2018-11-16T16:28:00Z">
                <w:pPr>
                  <w:keepNext/>
                  <w:spacing w:line="480" w:lineRule="auto"/>
                </w:pPr>
              </w:pPrChange>
            </w:pPr>
            <w:del w:id="1553" w:author="William Lamb" w:date="2018-11-16T16:28:00Z">
              <w:r w:rsidRPr="00B42D7E" w:rsidDel="003374FE">
                <w:rPr>
                  <w:sz w:val="20"/>
                </w:rPr>
                <w:delText>1,560</w:delText>
              </w:r>
            </w:del>
          </w:p>
        </w:tc>
        <w:tc>
          <w:tcPr>
            <w:tcW w:w="1099" w:type="dxa"/>
            <w:tcBorders>
              <w:bottom w:val="single" w:sz="4" w:space="0" w:color="auto"/>
            </w:tcBorders>
            <w:tcPrChange w:id="1554" w:author="William Lamb" w:date="2018-11-16T15:41:00Z">
              <w:tcPr>
                <w:tcW w:w="1099" w:type="dxa"/>
              </w:tcPr>
            </w:tcPrChange>
          </w:tcPr>
          <w:p w14:paraId="272AFC27" w14:textId="43BFF17D" w:rsidR="00B42D7E" w:rsidRPr="00B42D7E" w:rsidDel="003374FE" w:rsidRDefault="00B42D7E" w:rsidP="003374FE">
            <w:pPr>
              <w:keepNext/>
              <w:spacing w:line="480" w:lineRule="auto"/>
              <w:rPr>
                <w:del w:id="1555" w:author="William Lamb" w:date="2018-11-16T16:28:00Z"/>
                <w:sz w:val="20"/>
              </w:rPr>
              <w:pPrChange w:id="1556" w:author="William Lamb" w:date="2018-11-16T16:28:00Z">
                <w:pPr>
                  <w:keepNext/>
                  <w:spacing w:line="480" w:lineRule="auto"/>
                </w:pPr>
              </w:pPrChange>
            </w:pPr>
            <w:del w:id="1557" w:author="William Lamb" w:date="2018-11-16T16:28:00Z">
              <w:r w:rsidRPr="00B42D7E" w:rsidDel="003374FE">
                <w:rPr>
                  <w:sz w:val="20"/>
                </w:rPr>
                <w:delText>1,640</w:delText>
              </w:r>
            </w:del>
          </w:p>
        </w:tc>
        <w:tc>
          <w:tcPr>
            <w:tcW w:w="1098" w:type="dxa"/>
            <w:tcBorders>
              <w:bottom w:val="single" w:sz="4" w:space="0" w:color="auto"/>
            </w:tcBorders>
            <w:tcPrChange w:id="1558" w:author="William Lamb" w:date="2018-11-16T15:41:00Z">
              <w:tcPr>
                <w:tcW w:w="1098" w:type="dxa"/>
              </w:tcPr>
            </w:tcPrChange>
          </w:tcPr>
          <w:p w14:paraId="3718340B" w14:textId="35A03223" w:rsidR="00B42D7E" w:rsidRPr="00B42D7E" w:rsidDel="003374FE" w:rsidRDefault="00B42D7E" w:rsidP="003374FE">
            <w:pPr>
              <w:keepNext/>
              <w:spacing w:line="480" w:lineRule="auto"/>
              <w:rPr>
                <w:del w:id="1559" w:author="William Lamb" w:date="2018-11-16T16:28:00Z"/>
                <w:sz w:val="20"/>
              </w:rPr>
              <w:pPrChange w:id="1560" w:author="William Lamb" w:date="2018-11-16T16:28:00Z">
                <w:pPr>
                  <w:keepNext/>
                  <w:spacing w:line="480" w:lineRule="auto"/>
                </w:pPr>
              </w:pPrChange>
            </w:pPr>
            <w:del w:id="1561" w:author="William Lamb" w:date="2018-11-16T16:28:00Z">
              <w:r w:rsidRPr="00B42D7E" w:rsidDel="003374FE">
                <w:rPr>
                  <w:sz w:val="20"/>
                </w:rPr>
                <w:delText>1,520</w:delText>
              </w:r>
            </w:del>
          </w:p>
        </w:tc>
        <w:tc>
          <w:tcPr>
            <w:tcW w:w="1099" w:type="dxa"/>
            <w:tcBorders>
              <w:bottom w:val="single" w:sz="4" w:space="0" w:color="auto"/>
            </w:tcBorders>
            <w:tcPrChange w:id="1562" w:author="William Lamb" w:date="2018-11-16T15:41:00Z">
              <w:tcPr>
                <w:tcW w:w="1099" w:type="dxa"/>
              </w:tcPr>
            </w:tcPrChange>
          </w:tcPr>
          <w:p w14:paraId="3691559A" w14:textId="5DB02781" w:rsidR="00B42D7E" w:rsidRPr="00B42D7E" w:rsidDel="003374FE" w:rsidRDefault="00B42D7E" w:rsidP="003374FE">
            <w:pPr>
              <w:keepNext/>
              <w:spacing w:line="480" w:lineRule="auto"/>
              <w:rPr>
                <w:del w:id="1563" w:author="William Lamb" w:date="2018-11-16T16:28:00Z"/>
                <w:sz w:val="20"/>
              </w:rPr>
              <w:pPrChange w:id="1564" w:author="William Lamb" w:date="2018-11-16T16:28:00Z">
                <w:pPr>
                  <w:keepNext/>
                  <w:spacing w:line="480" w:lineRule="auto"/>
                </w:pPr>
              </w:pPrChange>
            </w:pPr>
            <w:del w:id="1565" w:author="William Lamb" w:date="2018-11-16T16:28:00Z">
              <w:r w:rsidRPr="00B42D7E" w:rsidDel="003374FE">
                <w:rPr>
                  <w:sz w:val="20"/>
                </w:rPr>
                <w:delText>2,120</w:delText>
              </w:r>
            </w:del>
          </w:p>
        </w:tc>
        <w:tc>
          <w:tcPr>
            <w:tcW w:w="1099" w:type="dxa"/>
            <w:tcBorders>
              <w:bottom w:val="single" w:sz="4" w:space="0" w:color="auto"/>
            </w:tcBorders>
            <w:tcPrChange w:id="1566" w:author="William Lamb" w:date="2018-11-16T15:41:00Z">
              <w:tcPr>
                <w:tcW w:w="1099" w:type="dxa"/>
              </w:tcPr>
            </w:tcPrChange>
          </w:tcPr>
          <w:p w14:paraId="008DB2FD" w14:textId="49E861F2" w:rsidR="00B42D7E" w:rsidRPr="00B42D7E" w:rsidDel="003374FE" w:rsidRDefault="00B42D7E" w:rsidP="003374FE">
            <w:pPr>
              <w:keepNext/>
              <w:spacing w:line="480" w:lineRule="auto"/>
              <w:rPr>
                <w:del w:id="1567" w:author="William Lamb" w:date="2018-11-16T16:28:00Z"/>
                <w:sz w:val="20"/>
              </w:rPr>
              <w:pPrChange w:id="1568" w:author="William Lamb" w:date="2018-11-16T16:28:00Z">
                <w:pPr>
                  <w:keepNext/>
                  <w:spacing w:line="480" w:lineRule="auto"/>
                </w:pPr>
              </w:pPrChange>
            </w:pPr>
            <w:del w:id="1569" w:author="William Lamb" w:date="2018-11-16T16:28:00Z">
              <w:r w:rsidRPr="00B42D7E" w:rsidDel="003374FE">
                <w:rPr>
                  <w:sz w:val="20"/>
                </w:rPr>
                <w:delText>3,530</w:delText>
              </w:r>
            </w:del>
          </w:p>
        </w:tc>
      </w:tr>
      <w:tr w:rsidR="00B42D7E" w:rsidDel="003374FE" w14:paraId="08E383FB" w14:textId="242462D9" w:rsidTr="00973A9B">
        <w:trPr>
          <w:trHeight w:val="997"/>
          <w:del w:id="1570" w:author="William Lamb" w:date="2018-11-16T16:28:00Z"/>
        </w:trPr>
        <w:tc>
          <w:tcPr>
            <w:tcW w:w="1271" w:type="dxa"/>
            <w:tcBorders>
              <w:top w:val="single" w:sz="4" w:space="0" w:color="auto"/>
              <w:bottom w:val="single" w:sz="4" w:space="0" w:color="auto"/>
            </w:tcBorders>
            <w:tcPrChange w:id="1571" w:author="William Lamb" w:date="2018-11-16T15:42:00Z">
              <w:tcPr>
                <w:tcW w:w="1271" w:type="dxa"/>
              </w:tcPr>
            </w:tcPrChange>
          </w:tcPr>
          <w:p w14:paraId="629C63A3" w14:textId="17F2127F" w:rsidR="00B42D7E" w:rsidRPr="00B42D7E" w:rsidDel="003374FE" w:rsidRDefault="00B42D7E" w:rsidP="008038BA">
            <w:pPr>
              <w:keepNext/>
              <w:spacing w:line="480" w:lineRule="auto"/>
              <w:rPr>
                <w:del w:id="1572" w:author="William Lamb" w:date="2018-11-16T16:28:00Z"/>
                <w:sz w:val="20"/>
              </w:rPr>
            </w:pPr>
          </w:p>
        </w:tc>
        <w:tc>
          <w:tcPr>
            <w:tcW w:w="1098" w:type="dxa"/>
            <w:tcBorders>
              <w:top w:val="single" w:sz="4" w:space="0" w:color="auto"/>
              <w:bottom w:val="single" w:sz="4" w:space="0" w:color="auto"/>
            </w:tcBorders>
            <w:tcPrChange w:id="1573" w:author="William Lamb" w:date="2018-11-16T15:42:00Z">
              <w:tcPr>
                <w:tcW w:w="1098" w:type="dxa"/>
              </w:tcPr>
            </w:tcPrChange>
          </w:tcPr>
          <w:p w14:paraId="24A74673" w14:textId="21E65A3F" w:rsidR="00B42D7E" w:rsidRPr="00B42D7E" w:rsidDel="003374FE" w:rsidRDefault="00B42D7E" w:rsidP="003374FE">
            <w:pPr>
              <w:keepNext/>
              <w:spacing w:line="480" w:lineRule="auto"/>
              <w:rPr>
                <w:del w:id="1574" w:author="William Lamb" w:date="2018-11-16T16:28:00Z"/>
                <w:sz w:val="20"/>
              </w:rPr>
              <w:pPrChange w:id="1575" w:author="William Lamb" w:date="2018-11-16T16:28:00Z">
                <w:pPr>
                  <w:keepNext/>
                  <w:spacing w:line="480" w:lineRule="auto"/>
                </w:pPr>
              </w:pPrChange>
            </w:pPr>
          </w:p>
        </w:tc>
        <w:tc>
          <w:tcPr>
            <w:tcW w:w="1099" w:type="dxa"/>
            <w:tcBorders>
              <w:top w:val="single" w:sz="4" w:space="0" w:color="auto"/>
              <w:bottom w:val="single" w:sz="4" w:space="0" w:color="auto"/>
            </w:tcBorders>
            <w:tcPrChange w:id="1576" w:author="William Lamb" w:date="2018-11-16T15:42:00Z">
              <w:tcPr>
                <w:tcW w:w="1099" w:type="dxa"/>
              </w:tcPr>
            </w:tcPrChange>
          </w:tcPr>
          <w:p w14:paraId="40467947" w14:textId="130B3A16" w:rsidR="00B42D7E" w:rsidRPr="00B42D7E" w:rsidDel="003374FE" w:rsidRDefault="00B42D7E" w:rsidP="003374FE">
            <w:pPr>
              <w:keepNext/>
              <w:spacing w:line="480" w:lineRule="auto"/>
              <w:rPr>
                <w:del w:id="1577" w:author="William Lamb" w:date="2018-11-16T16:28:00Z"/>
                <w:sz w:val="20"/>
              </w:rPr>
              <w:pPrChange w:id="1578" w:author="William Lamb" w:date="2018-11-16T16:28:00Z">
                <w:pPr>
                  <w:keepNext/>
                  <w:spacing w:line="480" w:lineRule="auto"/>
                </w:pPr>
              </w:pPrChange>
            </w:pPr>
          </w:p>
        </w:tc>
        <w:tc>
          <w:tcPr>
            <w:tcW w:w="1205" w:type="dxa"/>
            <w:tcBorders>
              <w:top w:val="single" w:sz="4" w:space="0" w:color="auto"/>
              <w:bottom w:val="single" w:sz="4" w:space="0" w:color="auto"/>
            </w:tcBorders>
            <w:tcPrChange w:id="1579" w:author="William Lamb" w:date="2018-11-16T15:42:00Z">
              <w:tcPr>
                <w:tcW w:w="1205" w:type="dxa"/>
              </w:tcPr>
            </w:tcPrChange>
          </w:tcPr>
          <w:p w14:paraId="6AA767EA" w14:textId="53179E04" w:rsidR="00B42D7E" w:rsidRPr="00B42D7E" w:rsidDel="003374FE" w:rsidRDefault="00B42D7E" w:rsidP="003374FE">
            <w:pPr>
              <w:keepNext/>
              <w:spacing w:line="480" w:lineRule="auto"/>
              <w:rPr>
                <w:del w:id="1580" w:author="William Lamb" w:date="2018-11-16T16:28:00Z"/>
                <w:sz w:val="20"/>
              </w:rPr>
              <w:pPrChange w:id="1581" w:author="William Lamb" w:date="2018-11-16T16:28:00Z">
                <w:pPr>
                  <w:keepNext/>
                  <w:spacing w:line="480" w:lineRule="auto"/>
                </w:pPr>
              </w:pPrChange>
            </w:pPr>
          </w:p>
        </w:tc>
        <w:tc>
          <w:tcPr>
            <w:tcW w:w="992" w:type="dxa"/>
            <w:tcBorders>
              <w:top w:val="single" w:sz="4" w:space="0" w:color="auto"/>
              <w:bottom w:val="single" w:sz="4" w:space="0" w:color="auto"/>
            </w:tcBorders>
            <w:tcPrChange w:id="1582" w:author="William Lamb" w:date="2018-11-16T15:42:00Z">
              <w:tcPr>
                <w:tcW w:w="992" w:type="dxa"/>
              </w:tcPr>
            </w:tcPrChange>
          </w:tcPr>
          <w:p w14:paraId="334A7505" w14:textId="7DD63D0F" w:rsidR="00B42D7E" w:rsidRPr="00B42D7E" w:rsidDel="003374FE" w:rsidRDefault="00B42D7E" w:rsidP="003374FE">
            <w:pPr>
              <w:keepNext/>
              <w:spacing w:line="480" w:lineRule="auto"/>
              <w:rPr>
                <w:del w:id="1583" w:author="William Lamb" w:date="2018-11-16T16:28:00Z"/>
                <w:sz w:val="20"/>
              </w:rPr>
              <w:pPrChange w:id="1584" w:author="William Lamb" w:date="2018-11-16T16:28:00Z">
                <w:pPr>
                  <w:keepNext/>
                  <w:spacing w:line="480" w:lineRule="auto"/>
                </w:pPr>
              </w:pPrChange>
            </w:pPr>
          </w:p>
        </w:tc>
        <w:tc>
          <w:tcPr>
            <w:tcW w:w="1099" w:type="dxa"/>
            <w:tcBorders>
              <w:top w:val="single" w:sz="4" w:space="0" w:color="auto"/>
              <w:bottom w:val="single" w:sz="4" w:space="0" w:color="auto"/>
            </w:tcBorders>
            <w:tcPrChange w:id="1585" w:author="William Lamb" w:date="2018-11-16T15:42:00Z">
              <w:tcPr>
                <w:tcW w:w="1099" w:type="dxa"/>
              </w:tcPr>
            </w:tcPrChange>
          </w:tcPr>
          <w:p w14:paraId="4A7801B4" w14:textId="2FFAACF6" w:rsidR="00B42D7E" w:rsidRPr="00B42D7E" w:rsidDel="003374FE" w:rsidRDefault="00B42D7E" w:rsidP="003374FE">
            <w:pPr>
              <w:keepNext/>
              <w:spacing w:line="480" w:lineRule="auto"/>
              <w:rPr>
                <w:del w:id="1586" w:author="William Lamb" w:date="2018-11-16T16:28:00Z"/>
                <w:sz w:val="20"/>
              </w:rPr>
              <w:pPrChange w:id="1587" w:author="William Lamb" w:date="2018-11-16T16:28:00Z">
                <w:pPr>
                  <w:keepNext/>
                  <w:spacing w:line="480" w:lineRule="auto"/>
                </w:pPr>
              </w:pPrChange>
            </w:pPr>
          </w:p>
        </w:tc>
        <w:tc>
          <w:tcPr>
            <w:tcW w:w="1098" w:type="dxa"/>
            <w:tcBorders>
              <w:top w:val="single" w:sz="4" w:space="0" w:color="auto"/>
              <w:bottom w:val="single" w:sz="4" w:space="0" w:color="auto"/>
            </w:tcBorders>
            <w:tcPrChange w:id="1588" w:author="William Lamb" w:date="2018-11-16T15:42:00Z">
              <w:tcPr>
                <w:tcW w:w="1098" w:type="dxa"/>
              </w:tcPr>
            </w:tcPrChange>
          </w:tcPr>
          <w:p w14:paraId="78E63BC4" w14:textId="6EDBE142" w:rsidR="00B42D7E" w:rsidRPr="00B42D7E" w:rsidDel="003374FE" w:rsidRDefault="00B42D7E" w:rsidP="003374FE">
            <w:pPr>
              <w:keepNext/>
              <w:spacing w:line="480" w:lineRule="auto"/>
              <w:rPr>
                <w:del w:id="1589" w:author="William Lamb" w:date="2018-11-16T16:28:00Z"/>
                <w:sz w:val="20"/>
              </w:rPr>
              <w:pPrChange w:id="1590" w:author="William Lamb" w:date="2018-11-16T16:28:00Z">
                <w:pPr>
                  <w:keepNext/>
                  <w:spacing w:line="480" w:lineRule="auto"/>
                </w:pPr>
              </w:pPrChange>
            </w:pPr>
          </w:p>
        </w:tc>
        <w:tc>
          <w:tcPr>
            <w:tcW w:w="1099" w:type="dxa"/>
            <w:tcBorders>
              <w:top w:val="single" w:sz="4" w:space="0" w:color="auto"/>
              <w:bottom w:val="single" w:sz="4" w:space="0" w:color="auto"/>
            </w:tcBorders>
            <w:tcPrChange w:id="1591" w:author="William Lamb" w:date="2018-11-16T15:42:00Z">
              <w:tcPr>
                <w:tcW w:w="1099" w:type="dxa"/>
              </w:tcPr>
            </w:tcPrChange>
          </w:tcPr>
          <w:p w14:paraId="338FC531" w14:textId="15C9A139" w:rsidR="00B42D7E" w:rsidRPr="00B42D7E" w:rsidDel="003374FE" w:rsidRDefault="00B42D7E" w:rsidP="003374FE">
            <w:pPr>
              <w:keepNext/>
              <w:spacing w:line="480" w:lineRule="auto"/>
              <w:rPr>
                <w:del w:id="1592" w:author="William Lamb" w:date="2018-11-16T16:28:00Z"/>
                <w:sz w:val="20"/>
              </w:rPr>
              <w:pPrChange w:id="1593" w:author="William Lamb" w:date="2018-11-16T16:28:00Z">
                <w:pPr>
                  <w:keepNext/>
                  <w:spacing w:line="480" w:lineRule="auto"/>
                </w:pPr>
              </w:pPrChange>
            </w:pPr>
          </w:p>
        </w:tc>
        <w:tc>
          <w:tcPr>
            <w:tcW w:w="1099" w:type="dxa"/>
            <w:tcBorders>
              <w:top w:val="single" w:sz="4" w:space="0" w:color="auto"/>
              <w:bottom w:val="single" w:sz="4" w:space="0" w:color="auto"/>
            </w:tcBorders>
            <w:tcPrChange w:id="1594" w:author="William Lamb" w:date="2018-11-16T15:42:00Z">
              <w:tcPr>
                <w:tcW w:w="1099" w:type="dxa"/>
              </w:tcPr>
            </w:tcPrChange>
          </w:tcPr>
          <w:p w14:paraId="2D8CAD5D" w14:textId="31F1CBCE" w:rsidR="00B42D7E" w:rsidRPr="00B42D7E" w:rsidDel="003374FE" w:rsidRDefault="00B42D7E" w:rsidP="003374FE">
            <w:pPr>
              <w:keepNext/>
              <w:spacing w:line="480" w:lineRule="auto"/>
              <w:rPr>
                <w:del w:id="1595" w:author="William Lamb" w:date="2018-11-16T16:28:00Z"/>
                <w:sz w:val="20"/>
              </w:rPr>
              <w:pPrChange w:id="1596" w:author="William Lamb" w:date="2018-11-16T16:28:00Z">
                <w:pPr>
                  <w:keepNext/>
                  <w:spacing w:line="480" w:lineRule="auto"/>
                </w:pPr>
              </w:pPrChange>
            </w:pPr>
          </w:p>
        </w:tc>
      </w:tr>
    </w:tbl>
    <w:p w14:paraId="5A81D970" w14:textId="7A08E48B" w:rsidR="00B42D7E" w:rsidDel="008038BA" w:rsidRDefault="00B42D7E" w:rsidP="008038BA">
      <w:pPr>
        <w:keepNext/>
        <w:spacing w:line="480" w:lineRule="auto"/>
        <w:rPr>
          <w:del w:id="1597" w:author="William Lamb" w:date="2018-11-16T17:03:00Z"/>
        </w:rPr>
      </w:pPr>
    </w:p>
    <w:p w14:paraId="6944D50D" w14:textId="0D1A73EC" w:rsidR="003B0CEB" w:rsidRPr="008327DD" w:rsidDel="008038BA" w:rsidRDefault="003B0CEB" w:rsidP="008038BA">
      <w:pPr>
        <w:pStyle w:val="Caption"/>
        <w:spacing w:line="480" w:lineRule="auto"/>
        <w:rPr>
          <w:del w:id="1598" w:author="William Lamb" w:date="2018-11-16T17:03:00Z"/>
          <w:moveTo w:id="1599" w:author="William Lamb" w:date="2018-11-16T14:20:00Z"/>
          <w:rPrChange w:id="1600" w:author="William Lamb" w:date="2018-11-16T16:40:00Z">
            <w:rPr>
              <w:del w:id="1601" w:author="William Lamb" w:date="2018-11-16T17:03:00Z"/>
              <w:moveTo w:id="1602" w:author="William Lamb" w:date="2018-11-16T14:20:00Z"/>
              <w:rFonts w:ascii="Calibri" w:eastAsia="Calibri" w:hAnsi="Calibri" w:cs="Calibri"/>
            </w:rPr>
          </w:rPrChange>
        </w:rPr>
      </w:pPr>
      <w:bookmarkStart w:id="1603" w:name="_Ref530149062"/>
      <w:moveToRangeStart w:id="1604" w:author="William Lamb" w:date="2018-11-16T14:20:00Z" w:name="move530141347"/>
      <w:moveTo w:id="1605" w:author="William Lamb" w:date="2018-11-16T14:20:00Z">
        <w:del w:id="1606" w:author="William Lamb" w:date="2018-11-16T17:03:00Z">
          <w:r w:rsidRPr="00AA4BF0" w:rsidDel="008038BA">
            <w:rPr>
              <w:b/>
            </w:rPr>
            <w:delText xml:space="preserve">Figure </w:delText>
          </w:r>
          <w:r w:rsidRPr="00AA4BF0" w:rsidDel="008038BA">
            <w:rPr>
              <w:b/>
            </w:rPr>
            <w:fldChar w:fldCharType="begin"/>
          </w:r>
          <w:r w:rsidRPr="008038BA" w:rsidDel="008038BA">
            <w:rPr>
              <w:b/>
              <w:rPrChange w:id="1607" w:author="William Lamb" w:date="2018-11-16T17:03:00Z">
                <w:rPr>
                  <w:b/>
                </w:rPr>
              </w:rPrChange>
            </w:rPr>
            <w:delInstrText xml:space="preserve"> SEQ Figure \* ARABIC </w:delInstrText>
          </w:r>
          <w:r w:rsidRPr="00AA4BF0" w:rsidDel="008038BA">
            <w:rPr>
              <w:b/>
            </w:rPr>
            <w:fldChar w:fldCharType="separate"/>
          </w:r>
          <w:r w:rsidRPr="008038BA" w:rsidDel="008038BA">
            <w:rPr>
              <w:b/>
              <w:noProof/>
              <w:rPrChange w:id="1608" w:author="William Lamb" w:date="2018-11-16T17:03:00Z">
                <w:rPr>
                  <w:b/>
                  <w:noProof/>
                </w:rPr>
              </w:rPrChange>
            </w:rPr>
            <w:delText>5</w:delText>
          </w:r>
          <w:r w:rsidRPr="00AA4BF0" w:rsidDel="008038BA">
            <w:rPr>
              <w:b/>
            </w:rPr>
            <w:fldChar w:fldCharType="end"/>
          </w:r>
          <w:bookmarkEnd w:id="1603"/>
          <w:r w:rsidRPr="00AA4BF0" w:rsidDel="008038BA">
            <w:rPr>
              <w:b/>
            </w:rPr>
            <w:delText xml:space="preserve">: </w:delText>
          </w:r>
        </w:del>
        <w:del w:id="1609" w:author="William Lamb" w:date="2018-11-16T16:30:00Z">
          <w:r w:rsidRPr="00AA4BF0" w:rsidDel="003374FE">
            <w:rPr>
              <w:b/>
            </w:rPr>
            <w:delText>Linking typologies and</w:delText>
          </w:r>
        </w:del>
        <w:del w:id="1610" w:author="William Lamb" w:date="2018-11-16T16:38:00Z">
          <w:r w:rsidRPr="00AA4BF0" w:rsidDel="003374FE">
            <w:rPr>
              <w:b/>
            </w:rPr>
            <w:delText xml:space="preserve"> </w:delText>
          </w:r>
        </w:del>
        <w:del w:id="1611" w:author="William Lamb" w:date="2018-11-16T17:03:00Z">
          <w:r w:rsidRPr="00AA4BF0" w:rsidDel="008038BA">
            <w:rPr>
              <w:b/>
            </w:rPr>
            <w:delText>case study literature.</w:delText>
          </w:r>
          <w:r w:rsidDel="008038BA">
            <w:delText xml:space="preserve"> The </w:delText>
          </w:r>
        </w:del>
        <w:del w:id="1612" w:author="William Lamb" w:date="2018-11-16T16:30:00Z">
          <w:r w:rsidDel="003374FE">
            <w:delText xml:space="preserve">quantitative typology of urban energy use drivers are scaled linearly by diameter, </w:delText>
          </w:r>
        </w:del>
        <w:del w:id="1613" w:author="William Lamb" w:date="2018-11-16T16:31:00Z">
          <w:r w:rsidDel="003374FE">
            <w:delText xml:space="preserve">using </w:delText>
          </w:r>
        </w:del>
        <w:del w:id="1614" w:author="William Lamb" w:date="2018-11-16T17:03:00Z">
          <w:r w:rsidDel="008038BA">
            <w:delText xml:space="preserve">data from ref 5; case study literature and topic analysis from this study. As in Figure </w:delText>
          </w:r>
        </w:del>
        <w:del w:id="1615" w:author="William Lamb" w:date="2018-11-16T16:32:00Z">
          <w:r w:rsidDel="003374FE">
            <w:delText>3</w:delText>
          </w:r>
        </w:del>
        <w:del w:id="1616" w:author="William Lamb" w:date="2018-11-16T17:03:00Z">
          <w:r w:rsidDel="008038BA">
            <w:delText xml:space="preserve">, </w:delText>
          </w:r>
        </w:del>
        <w:del w:id="1617" w:author="William Lamb" w:date="2018-11-16T16:32:00Z">
          <w:r w:rsidDel="003374FE">
            <w:delText>topic scores are summed within each city type, with the highest scoring three topics displayed.</w:delText>
          </w:r>
        </w:del>
      </w:moveTo>
    </w:p>
    <w:moveToRangeEnd w:id="1604"/>
    <w:p w14:paraId="2AD64C80" w14:textId="496029C9" w:rsidR="003B0CEB" w:rsidDel="003B0CEB" w:rsidRDefault="003B0CEB">
      <w:pPr>
        <w:spacing w:line="480" w:lineRule="auto"/>
        <w:rPr>
          <w:del w:id="1618" w:author="William Lamb" w:date="2018-11-16T14:22:00Z"/>
        </w:rPr>
      </w:pPr>
    </w:p>
    <w:p w14:paraId="36629219" w14:textId="12DDFA4A" w:rsidR="00DE4DCA" w:rsidDel="003B0CEB" w:rsidRDefault="00DE4DCA">
      <w:pPr>
        <w:spacing w:line="480" w:lineRule="auto"/>
        <w:rPr>
          <w:del w:id="1619" w:author="William Lamb" w:date="2018-11-16T14:22:00Z"/>
        </w:rPr>
      </w:pPr>
      <w:del w:id="1620" w:author="William Lamb" w:date="2018-11-16T14:22:00Z">
        <w:r w:rsidDel="003B0CEB">
          <w:delText xml:space="preserve">But the importance of comparisons across diverse contexts should also not be overlooked. Implicit in much sustainability research is an asymmetry of knowledge exchange: cases in the global North are relevant for the South, but not vice-versa </w:delText>
        </w:r>
        <w:r w:rsidDel="003B0CEB">
          <w:fldChar w:fldCharType="begin" w:fldLock="1"/>
        </w:r>
        <w:r w:rsidR="002D136F" w:rsidRPr="003B0CEB" w:rsidDel="003B0CEB">
          <w:delInstrText>ADDIN CSL_CITATION {"citationItems":[{"id":"ITEM-1","itemData":{"DOI":"10.1038/d41586-018-05210-0","ISSN":"0028-0836","abstract":"Community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Dhanalakshmi’s can contradict widely held assumptions —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women’s collectives, and use non-violent means of protest. They question the industrial route to development and champion collective action. Social justice and the rights of nature are given the same prom…","author":[{"dropping-particle":"","family":"Nagendra","given":"Harini","non-dropping-particle":"","parse-names":false,"suffix":""}],"container-title":"Nature","id":"ITEM-1","issued":{"date-parts":[["2018"]]},"title":"The global south is rich in sustainability lessons that students deserve to hear","type":"article-journal"},"uris":["http://www.mendeley.com/documents/?uuid=731dc2c4-ea8c-4d9b-8d54-6c59a187781e"]}],"mendeley":{"formattedCitation":"&lt;sup&gt;55&lt;/sup&gt;","plainTextFormattedCitation":"55","previouslyFormattedCitation":"&lt;sup&gt;55&lt;/sup&gt;"},"properties":{"noteIndex":0},"schema":"https://github.com/citation-style-language/schema/raw/master/csl-citation.json"}</w:delInstrText>
        </w:r>
        <w:r w:rsidDel="003B0CEB">
          <w:fldChar w:fldCharType="separate"/>
        </w:r>
        <w:r w:rsidR="002D136F" w:rsidRPr="00274FC7" w:rsidDel="003B0CEB">
          <w:rPr>
            <w:noProof/>
            <w:vertAlign w:val="superscript"/>
          </w:rPr>
          <w:delText>55</w:delText>
        </w:r>
        <w:r w:rsidDel="003B0CEB">
          <w:fldChar w:fldCharType="end"/>
        </w:r>
        <w:r w:rsidDel="003B0CEB">
          <w:delText xml:space="preserve">. These cul-de-sacs should be avoided with the flexible use of typologies that suit the question at hand – and on the understanding that not all production and consumption decisions are shaped by income </w:delText>
        </w:r>
        <w:r w:rsidDel="003B0CEB">
          <w:fldChar w:fldCharType="begin" w:fldLock="1"/>
        </w:r>
        <w:r w:rsidR="002D136F" w:rsidDel="003B0CEB">
          <w:delInstrText>ADDIN CSL_CITATION {"citationItems":[{"id":"ITEM-1","itemData":{"DOI":"10.1002/wcc.485","ISSN":"17577780","author":[{"dropping-particle":"","family":"Lamb","given":"William F","non-dropping-particle":"","parse-names":false,"suffix":""},{"dropping-particle":"","family":"Steinberger","given":"Julia K","non-dropping-particle":"","parse-names":false,"suffix":""}],"container-title":"Wiley Interdisciplinary Reviews: Climate Change","id":"ITEM-1","issue":"6","issued":{"date-parts":[["2017"]]},"page":"1-16","title":"Human well-being and climate change mitigation","type":"article-journal","volume":"8"},"uris":["http://www.mendeley.com/documents/?uuid=ec958e40-2539-4ffa-91a1-5be44b371009"]}],"mendeley":{"formattedCitation":"&lt;sup&gt;56&lt;/sup&gt;","plainTextFormattedCitation":"56","previouslyFormattedCitation":"&lt;sup&gt;56&lt;/sup&gt;"},"properties":{"noteIndex":0},"schema":"https://github.com/citation-style-language/schema/raw/master/csl-citation.json"}</w:delInstrText>
        </w:r>
        <w:r w:rsidDel="003B0CEB">
          <w:fldChar w:fldCharType="separate"/>
        </w:r>
        <w:r w:rsidR="002D136F" w:rsidRPr="002D136F" w:rsidDel="003B0CEB">
          <w:rPr>
            <w:noProof/>
            <w:vertAlign w:val="superscript"/>
          </w:rPr>
          <w:delText>56</w:delText>
        </w:r>
        <w:r w:rsidDel="003B0CEB">
          <w:fldChar w:fldCharType="end"/>
        </w:r>
        <w:r w:rsidDel="003B0CEB">
          <w:delText xml:space="preserve">. Extensive surveys of the literature across all cities also have an important role, for instance to consolidate the wealth of life cycle and emissions inventory cases, thereby examining the collective impacts of cities and verifying top-down accounts </w:delText>
        </w:r>
        <w:r w:rsidDel="003B0CEB">
          <w:fldChar w:fldCharType="begin" w:fldLock="1"/>
        </w:r>
        <w:r w:rsidR="00EE7423" w:rsidDel="003B0CEB">
          <w:del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29&lt;/sup&gt;","plainTextFormattedCitation":"29","previouslyFormattedCitation":"&lt;sup&gt;29&lt;/sup&gt;"},"properties":{"noteIndex":0},"schema":"https://github.com/citation-style-language/schema/raw/master/csl-citation.json"}</w:delInstrText>
        </w:r>
        <w:r w:rsidDel="003B0CEB">
          <w:fldChar w:fldCharType="separate"/>
        </w:r>
        <w:r w:rsidR="002B76FF" w:rsidRPr="002B76FF" w:rsidDel="003B0CEB">
          <w:rPr>
            <w:noProof/>
            <w:vertAlign w:val="superscript"/>
          </w:rPr>
          <w:delText>29</w:delText>
        </w:r>
        <w:r w:rsidDel="003B0CEB">
          <w:fldChar w:fldCharType="end"/>
        </w:r>
        <w:r w:rsidDel="003B0CEB">
          <w:delText>.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embracing interdisciplinary and complementary methods, and developing new routes towards research synthesis.</w:delText>
        </w:r>
      </w:del>
    </w:p>
    <w:p w14:paraId="0F51671F" w14:textId="4937D81D" w:rsidR="002B1A6B" w:rsidRDefault="005E0A73" w:rsidP="003B0CEB">
      <w:pPr>
        <w:pStyle w:val="Heading2"/>
        <w:rPr>
          <w:ins w:id="1621" w:author="William Lamb" w:date="2018-11-16T13:42:00Z"/>
        </w:rPr>
      </w:pPr>
      <w:r>
        <w:t>Conclusion</w:t>
      </w:r>
    </w:p>
    <w:p w14:paraId="18BDA237" w14:textId="6CC2E904" w:rsidR="002B1A6B" w:rsidRDefault="002B1A6B" w:rsidP="002B1A6B">
      <w:pPr>
        <w:spacing w:line="480" w:lineRule="auto"/>
        <w:rPr>
          <w:ins w:id="1622" w:author="William Lamb" w:date="2018-11-16T13:42:00Z"/>
        </w:rPr>
      </w:pPr>
      <w:ins w:id="1623" w:author="William Lamb" w:date="2018-11-16T13:42:00Z">
        <w:r>
          <w:t xml:space="preserve">Learning about urban climate solutions requires the scientific exploration of what policies and measures work, under what conditions, and why. Global, quantitative studies can elude to these questions in part </w:t>
        </w:r>
        <w:r>
          <w:fldChar w:fldCharType="begin" w:fldLock="1"/>
        </w:r>
      </w:ins>
      <w:r w:rsidR="00274FC7">
        <w: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4,28,50&lt;/sup&gt;","plainTextFormattedCitation":"4,28,50","previouslyFormattedCitation":"&lt;sup&gt;4,28,50&lt;/sup&gt;"},"properties":{"noteIndex":0},"schema":"https://github.com/citation-style-language/schema/raw/master/csl-citation.json"}</w:instrText>
      </w:r>
      <w:ins w:id="1624" w:author="William Lamb" w:date="2018-11-16T13:42:00Z">
        <w:r>
          <w:fldChar w:fldCharType="separate"/>
        </w:r>
        <w:r w:rsidRPr="00B15A24">
          <w:rPr>
            <w:noProof/>
            <w:vertAlign w:val="superscript"/>
          </w:rPr>
          <w:t>4,28,50</w:t>
        </w:r>
        <w:r>
          <w:fldChar w:fldCharType="end"/>
        </w:r>
        <w:r>
          <w:t xml:space="preserve">. But for many mitigation topics, more fine-grained approaches are needed, particularly when it comes to the social and political economic conditions that hinder and shape reforms on the ground. Case studies can do the work, with their targeted focus and varied opportunities for generalisation and learning. But despite many recent commentaries highlighting the manifold challenges (and opportunities) of an urban focus in climate mitigation </w:t>
        </w:r>
        <w:r>
          <w:fldChar w:fldCharType="begin" w:fldLock="1"/>
        </w:r>
      </w:ins>
      <w:r w:rsidR="00274FC7">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id":"ITEM-6","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Sustainability","id":"ITEM-6","issue":"7","issued":{"date-parts":[["2018"]]},"page":"341-349","publisher":"Springer US","title":"The urban south and the predicament of global sustainability","type":"article-journal","volume":"1"},"uris":["http://www.mendeley.com/documents/?uuid=57c2d463-2b69-40ff-9ea9-b01e886be055"]}],"mendeley":{"formattedCitation":"&lt;sup&gt;1,51–55&lt;/sup&gt;","plainTextFormattedCitation":"1,51–55","previouslyFormattedCitation":"&lt;sup&gt;1,51–55&lt;/sup&gt;"},"properties":{"noteIndex":0},"schema":"https://github.com/citation-style-language/schema/raw/master/csl-citation.json"}</w:instrText>
      </w:r>
      <w:ins w:id="1625" w:author="William Lamb" w:date="2018-11-16T13:42:00Z">
        <w:r>
          <w:fldChar w:fldCharType="separate"/>
        </w:r>
      </w:ins>
      <w:r w:rsidR="00274FC7" w:rsidRPr="00274FC7">
        <w:rPr>
          <w:noProof/>
          <w:vertAlign w:val="superscript"/>
        </w:rPr>
        <w:t>1,51–55</w:t>
      </w:r>
      <w:ins w:id="1626" w:author="William Lamb" w:date="2018-11-16T13:42:00Z">
        <w:r>
          <w:fldChar w:fldCharType="end"/>
        </w:r>
        <w:r>
          <w:t>, there has been no reflection on how to best exploit this extensive body of knowledge. Dedicated efforts are needed to map out cases and integrate them in a wider project of learning and research synthesis – else they will remain an unexploited resource.</w:t>
        </w:r>
      </w:ins>
    </w:p>
    <w:p w14:paraId="2E0DFA89" w14:textId="1E20B658" w:rsidR="002B1A6B" w:rsidRPr="00094625" w:rsidDel="00274FC7" w:rsidRDefault="002B1A6B">
      <w:pPr>
        <w:rPr>
          <w:del w:id="1627" w:author="William Lamb" w:date="2018-11-16T14:31:00Z"/>
        </w:rPr>
        <w:pPrChange w:id="1628" w:author="William Lamb" w:date="2018-11-16T13:42:00Z">
          <w:pPr>
            <w:pStyle w:val="Heading2"/>
          </w:pPr>
        </w:pPrChange>
      </w:pPr>
    </w:p>
    <w:p w14:paraId="3EF51707" w14:textId="6B4B0EC9" w:rsidR="00064E70" w:rsidDel="00274FC7" w:rsidRDefault="00E405FD" w:rsidP="00EB245C">
      <w:pPr>
        <w:spacing w:line="480" w:lineRule="auto"/>
        <w:rPr>
          <w:del w:id="1629" w:author="William Lamb" w:date="2018-11-16T14:31:00Z"/>
          <w:rFonts w:ascii="Calibri" w:eastAsia="Calibri" w:hAnsi="Calibri" w:cs="Calibri"/>
        </w:rPr>
      </w:pPr>
      <w:del w:id="1630" w:author="William Lamb" w:date="2018-11-16T14:31:00Z">
        <w:r w:rsidDel="00274FC7">
          <w:rPr>
            <w:rFonts w:ascii="Calibri" w:eastAsia="Calibri" w:hAnsi="Calibri" w:cs="Calibri"/>
          </w:rPr>
          <w:delText xml:space="preserve">As cities begin to implement local climate mitigation agendas, it will become increasingly important to build a supportive </w:delText>
        </w:r>
        <w:r w:rsidR="00A757E8" w:rsidDel="00274FC7">
          <w:rPr>
            <w:rFonts w:ascii="Calibri" w:eastAsia="Calibri" w:hAnsi="Calibri" w:cs="Calibri"/>
          </w:rPr>
          <w:delText>evidence</w:delText>
        </w:r>
        <w:r w:rsidR="002B0012" w:rsidDel="00274FC7">
          <w:rPr>
            <w:rFonts w:ascii="Calibri" w:eastAsia="Calibri" w:hAnsi="Calibri" w:cs="Calibri"/>
          </w:rPr>
          <w:delText xml:space="preserve"> base.</w:delText>
        </w:r>
        <w:r w:rsidR="002B0012" w:rsidRPr="002B0012" w:rsidDel="00274FC7">
          <w:rPr>
            <w:rFonts w:ascii="Calibri" w:eastAsia="Calibri" w:hAnsi="Calibri" w:cs="Calibri"/>
          </w:rPr>
          <w:delText xml:space="preserve"> </w:delText>
        </w:r>
        <w:r w:rsidR="00A757E8" w:rsidDel="00274FC7">
          <w:rPr>
            <w:rFonts w:ascii="Calibri" w:eastAsia="Calibri" w:hAnsi="Calibri" w:cs="Calibri"/>
          </w:rPr>
          <w:delText>Urban climate solutions</w:delText>
        </w:r>
        <w:r w:rsidR="008E527D" w:rsidDel="00274FC7">
          <w:rPr>
            <w:rFonts w:ascii="Calibri" w:eastAsia="Calibri" w:hAnsi="Calibri" w:cs="Calibri"/>
          </w:rPr>
          <w:delText>, where demand-side measures dominate,</w:delText>
        </w:r>
        <w:r w:rsidR="00A757E8" w:rsidDel="00274FC7">
          <w:rPr>
            <w:rFonts w:ascii="Calibri" w:eastAsia="Calibri" w:hAnsi="Calibri" w:cs="Calibri"/>
          </w:rPr>
          <w:delText xml:space="preserve"> epitomise complex interventions</w:delText>
        </w:r>
        <w:r w:rsidR="008E527D" w:rsidDel="00274FC7">
          <w:rPr>
            <w:rFonts w:ascii="Calibri" w:eastAsia="Calibri" w:hAnsi="Calibri" w:cs="Calibri"/>
          </w:rPr>
          <w:delText>. They involve</w:delText>
        </w:r>
        <w:r w:rsidR="00A757E8" w:rsidDel="00274FC7">
          <w:rPr>
            <w:rFonts w:ascii="Calibri" w:eastAsia="Calibri" w:hAnsi="Calibri" w:cs="Calibri"/>
          </w:rPr>
          <w:delText xml:space="preserve"> </w:delText>
        </w:r>
        <w:r w:rsidR="008E527D" w:rsidDel="00274FC7">
          <w:rPr>
            <w:rFonts w:ascii="Calibri" w:eastAsia="Calibri" w:hAnsi="Calibri" w:cs="Calibri"/>
          </w:rPr>
          <w:delText>everyday habits and behaviours, across multiple actors and governance scales.</w:delText>
        </w:r>
        <w:r w:rsidR="00A757E8" w:rsidDel="00274FC7">
          <w:rPr>
            <w:rFonts w:ascii="Calibri" w:eastAsia="Calibri" w:hAnsi="Calibri" w:cs="Calibri"/>
          </w:rPr>
          <w:delText xml:space="preserve"> </w:delText>
        </w:r>
        <w:r w:rsidR="002B0012" w:rsidDel="00274FC7">
          <w:rPr>
            <w:rFonts w:ascii="Calibri" w:eastAsia="Calibri" w:hAnsi="Calibri" w:cs="Calibri"/>
          </w:rPr>
          <w:delText xml:space="preserve">Evidence-based policy </w:delText>
        </w:r>
        <w:r w:rsidR="00A757E8" w:rsidDel="00274FC7">
          <w:rPr>
            <w:rFonts w:ascii="Calibri" w:eastAsia="Calibri" w:hAnsi="Calibri" w:cs="Calibri"/>
          </w:rPr>
          <w:delText xml:space="preserve">for such interventions </w:delText>
        </w:r>
        <w:r w:rsidR="002B0012" w:rsidDel="00274FC7">
          <w:rPr>
            <w:rFonts w:ascii="Calibri" w:eastAsia="Calibri" w:hAnsi="Calibri" w:cs="Calibri"/>
          </w:rPr>
          <w:delText xml:space="preserve">requires an understanding </w:delText>
        </w:r>
        <w:r w:rsidR="008E527D" w:rsidDel="00274FC7">
          <w:rPr>
            <w:rFonts w:ascii="Calibri" w:eastAsia="Calibri" w:hAnsi="Calibri" w:cs="Calibri"/>
          </w:rPr>
          <w:delText xml:space="preserve">of not just </w:delText>
        </w:r>
        <w:r w:rsidR="002B0012" w:rsidDel="00274FC7">
          <w:rPr>
            <w:rFonts w:ascii="Calibri" w:eastAsia="Calibri" w:hAnsi="Calibri" w:cs="Calibri"/>
          </w:rPr>
          <w:delText xml:space="preserve">the potential and effectiveness of different policies, but </w:delText>
        </w:r>
        <w:r w:rsidR="008E527D" w:rsidDel="00274FC7">
          <w:rPr>
            <w:rFonts w:ascii="Calibri" w:eastAsia="Calibri" w:hAnsi="Calibri" w:cs="Calibri"/>
          </w:rPr>
          <w:delText xml:space="preserve">the reasons </w:delText>
        </w:r>
        <w:r w:rsidR="002B0012" w:rsidDel="00274FC7">
          <w:rPr>
            <w:rFonts w:ascii="Calibri" w:eastAsia="Calibri" w:hAnsi="Calibri" w:cs="Calibri"/>
          </w:rPr>
          <w:delText xml:space="preserve">why interventions work or do not work under varying contexts and circumstances </w:delText>
        </w:r>
        <w:r w:rsidR="002B0012" w:rsidDel="00274FC7">
          <w:rPr>
            <w:rFonts w:ascii="Calibri" w:eastAsia="Calibri" w:hAnsi="Calibri" w:cs="Calibri"/>
          </w:rPr>
          <w:fldChar w:fldCharType="begin" w:fldLock="1"/>
        </w:r>
        <w:r w:rsidR="00274FC7" w:rsidRPr="00274FC7" w:rsidDel="00274FC7">
          <w:rPr>
            <w:rFonts w:ascii="Calibri" w:eastAsia="Calibri" w:hAnsi="Calibri" w:cs="Calibri"/>
          </w:rPr>
          <w:delInstrText>ADDIN CSL_CITATION {"citationItems":[{"id":"ITEM-1","itemData":{"author":[{"dropping-particle":"","family":"Pawson","given":"Ray","non-dropping-particle":"","parse-names":false,"suffix":""},{"dropping-particle":"","family":"Greenhaigh","given":"Trisha","non-dropping-particle":"","parse-names":false,"suffix":""},{"dropping-particle":"","family":"Harvey","given":"Gill","non-dropping-particle":"","parse-names":false,"suffix":""},{"dropping-particle":"","family":"Walshe","given":"Kieran","non-dropping-particle":"","parse-names":false,"suffix":""}],"container-title":"Journal of health services research &amp; policy","id":"ITEM-1","issue":"1","issued":{"date-parts":[["2005"]]},"page":"21-34","title":"Realist review - a new method of systematic review designed for complex policy interventions","type":"article-journal","volume":"10"},"uris":["http://www.mendeley.com/documents/?uuid=912bfcb3-1291-4934-a0d2-409e7a8a3c44"]}],"mendeley":{"formattedCitation":"&lt;sup&gt;56&lt;/sup&gt;","plainTextFormattedCitation":"56","previouslyFormattedCitation":"&lt;sup&gt;57&lt;/sup&gt;"},"properties":{"noteIndex":0},"schema":"https://github.com/citation-style-language/schema/raw/master/csl-citation.json"}</w:delInstrText>
        </w:r>
        <w:r w:rsidR="002B0012" w:rsidDel="00274FC7">
          <w:rPr>
            <w:rFonts w:ascii="Calibri" w:eastAsia="Calibri" w:hAnsi="Calibri" w:cs="Calibri"/>
          </w:rPr>
          <w:fldChar w:fldCharType="separate"/>
        </w:r>
        <w:r w:rsidR="00274FC7" w:rsidRPr="00274FC7" w:rsidDel="00274FC7">
          <w:rPr>
            <w:rFonts w:ascii="Calibri" w:eastAsia="Calibri" w:hAnsi="Calibri" w:cs="Calibri"/>
            <w:noProof/>
            <w:vertAlign w:val="superscript"/>
          </w:rPr>
          <w:delText>56</w:delText>
        </w:r>
        <w:r w:rsidR="002B0012" w:rsidDel="00274FC7">
          <w:rPr>
            <w:rFonts w:ascii="Calibri" w:eastAsia="Calibri" w:hAnsi="Calibri" w:cs="Calibri"/>
          </w:rPr>
          <w:fldChar w:fldCharType="end"/>
        </w:r>
        <w:r w:rsidR="002B0012" w:rsidDel="00274FC7">
          <w:rPr>
            <w:rFonts w:ascii="Calibri" w:eastAsia="Calibri" w:hAnsi="Calibri" w:cs="Calibri"/>
          </w:rPr>
          <w:delText xml:space="preserve">. </w:delText>
        </w:r>
        <w:r w:rsidR="00E2030E" w:rsidDel="00274FC7">
          <w:rPr>
            <w:rFonts w:ascii="Calibri" w:eastAsia="Calibri" w:hAnsi="Calibri" w:cs="Calibri"/>
          </w:rPr>
          <w:delText>C</w:delText>
        </w:r>
        <w:r w:rsidR="003C71AA" w:rsidDel="00274FC7">
          <w:rPr>
            <w:rFonts w:ascii="Calibri" w:eastAsia="Calibri" w:hAnsi="Calibri" w:cs="Calibri"/>
          </w:rPr>
          <w:delText>ase studies have a central role in uncovering the</w:delText>
        </w:r>
        <w:r w:rsidR="00E2030E" w:rsidDel="00274FC7">
          <w:rPr>
            <w:rFonts w:ascii="Calibri" w:eastAsia="Calibri" w:hAnsi="Calibri" w:cs="Calibri"/>
          </w:rPr>
          <w:delText>se</w:delText>
        </w:r>
        <w:r w:rsidR="003C71AA" w:rsidDel="00274FC7">
          <w:rPr>
            <w:rFonts w:ascii="Calibri" w:eastAsia="Calibri" w:hAnsi="Calibri" w:cs="Calibri"/>
          </w:rPr>
          <w:delText xml:space="preserve"> </w:delText>
        </w:r>
        <w:r w:rsidR="00E2030E" w:rsidDel="00274FC7">
          <w:rPr>
            <w:rFonts w:ascii="Calibri" w:eastAsia="Calibri" w:hAnsi="Calibri" w:cs="Calibri"/>
          </w:rPr>
          <w:delText xml:space="preserve">contextual </w:delText>
        </w:r>
        <w:r w:rsidR="003C71AA" w:rsidDel="00274FC7">
          <w:rPr>
            <w:rFonts w:ascii="Calibri" w:eastAsia="Calibri" w:hAnsi="Calibri" w:cs="Calibri"/>
          </w:rPr>
          <w:delText>conditions</w:delText>
        </w:r>
        <w:r w:rsidR="00E2030E" w:rsidDel="00274FC7">
          <w:rPr>
            <w:rFonts w:ascii="Calibri" w:eastAsia="Calibri" w:hAnsi="Calibri" w:cs="Calibri"/>
          </w:rPr>
          <w:delText>, but</w:delText>
        </w:r>
        <w:r w:rsidR="003C71AA" w:rsidDel="00274FC7">
          <w:rPr>
            <w:rFonts w:ascii="Calibri" w:eastAsia="Calibri" w:hAnsi="Calibri" w:cs="Calibri"/>
          </w:rPr>
          <w:delText xml:space="preserve"> the current state of the literature in terms of city coverage, topic scope, and progress on comparative studies and systematic reviews is basically unknown. Nor has there been </w:delText>
        </w:r>
        <w:r w:rsidR="00AC7706" w:rsidDel="00274FC7">
          <w:rPr>
            <w:rFonts w:ascii="Calibri" w:eastAsia="Calibri" w:hAnsi="Calibri" w:cs="Calibri"/>
          </w:rPr>
          <w:delText>adequate</w:delText>
        </w:r>
        <w:r w:rsidR="003C71AA" w:rsidDel="00274FC7">
          <w:rPr>
            <w:rFonts w:ascii="Calibri" w:eastAsia="Calibri" w:hAnsi="Calibri" w:cs="Calibri"/>
          </w:rPr>
          <w:delText xml:space="preserve"> </w:delText>
        </w:r>
        <w:r w:rsidR="00E2030E" w:rsidDel="00274FC7">
          <w:rPr>
            <w:rFonts w:ascii="Calibri" w:eastAsia="Calibri" w:hAnsi="Calibri" w:cs="Calibri"/>
          </w:rPr>
          <w:delText>discussion of</w:delText>
        </w:r>
        <w:r w:rsidR="003C71AA" w:rsidDel="00274FC7">
          <w:rPr>
            <w:rFonts w:ascii="Calibri" w:eastAsia="Calibri" w:hAnsi="Calibri" w:cs="Calibri"/>
          </w:rPr>
          <w:delText xml:space="preserve"> </w:delText>
        </w:r>
        <w:r w:rsidR="00AC7706" w:rsidDel="00274FC7">
          <w:rPr>
            <w:rFonts w:ascii="Calibri" w:eastAsia="Calibri" w:hAnsi="Calibri" w:cs="Calibri"/>
          </w:rPr>
          <w:delText xml:space="preserve">how </w:delText>
        </w:r>
        <w:r w:rsidR="003C71AA" w:rsidDel="00274FC7">
          <w:rPr>
            <w:rFonts w:ascii="Calibri" w:eastAsia="Calibri" w:hAnsi="Calibri" w:cs="Calibri"/>
          </w:rPr>
          <w:delText xml:space="preserve">to learn from </w:delText>
        </w:r>
        <w:r w:rsidR="00AC7706" w:rsidDel="00274FC7">
          <w:rPr>
            <w:rFonts w:ascii="Calibri" w:eastAsia="Calibri" w:hAnsi="Calibri" w:cs="Calibri"/>
          </w:rPr>
          <w:delText xml:space="preserve">and utilise </w:delText>
        </w:r>
        <w:r w:rsidR="008E527D" w:rsidDel="00274FC7">
          <w:rPr>
            <w:rFonts w:ascii="Calibri" w:eastAsia="Calibri" w:hAnsi="Calibri" w:cs="Calibri"/>
          </w:rPr>
          <w:delText xml:space="preserve">current and future </w:delText>
        </w:r>
        <w:r w:rsidR="003C71AA" w:rsidDel="00274FC7">
          <w:rPr>
            <w:rFonts w:ascii="Calibri" w:eastAsia="Calibri" w:hAnsi="Calibri" w:cs="Calibri"/>
          </w:rPr>
          <w:delText>case studies</w:delText>
        </w:r>
        <w:r w:rsidR="00DF3238" w:rsidDel="00274FC7">
          <w:rPr>
            <w:rFonts w:ascii="Calibri" w:eastAsia="Calibri" w:hAnsi="Calibri" w:cs="Calibri"/>
          </w:rPr>
          <w:delText>, rendering them an unexploited resource</w:delText>
        </w:r>
        <w:r w:rsidR="00D32D9F" w:rsidDel="00274FC7">
          <w:rPr>
            <w:rFonts w:ascii="Calibri" w:eastAsia="Calibri" w:hAnsi="Calibri" w:cs="Calibri"/>
          </w:rPr>
          <w:delText xml:space="preserve">. </w:delText>
        </w:r>
        <w:r w:rsidR="003C71AA" w:rsidDel="00274FC7">
          <w:rPr>
            <w:rFonts w:ascii="Calibri" w:eastAsia="Calibri" w:hAnsi="Calibri" w:cs="Calibri"/>
          </w:rPr>
          <w:delText xml:space="preserve">In this perspective we address these issues </w:delText>
        </w:r>
        <w:r w:rsidR="00D32D9F" w:rsidDel="00274FC7">
          <w:rPr>
            <w:rFonts w:ascii="Calibri" w:eastAsia="Calibri" w:hAnsi="Calibri" w:cs="Calibri"/>
          </w:rPr>
          <w:delText>and suggest ways forward.</w:delText>
        </w:r>
      </w:del>
    </w:p>
    <w:p w14:paraId="4F821F0E" w14:textId="2CA05D19" w:rsidR="000A0BB2" w:rsidRDefault="009E79F3">
      <w:pPr>
        <w:spacing w:line="480" w:lineRule="auto"/>
        <w:rPr>
          <w:rFonts w:ascii="Calibri" w:eastAsia="Calibri" w:hAnsi="Calibri" w:cs="Calibri"/>
        </w:rPr>
      </w:pPr>
      <w:r>
        <w:rPr>
          <w:rFonts w:ascii="Calibri" w:eastAsia="Calibri" w:hAnsi="Calibri" w:cs="Calibri"/>
        </w:rPr>
        <w:t xml:space="preserve">Our analysis suggests there is a wealth of case study evidence available – </w:t>
      </w:r>
      <w:del w:id="1631" w:author="William Lamb" w:date="2018-11-16T14:31:00Z">
        <w:r w:rsidDel="00274FC7">
          <w:rPr>
            <w:rFonts w:ascii="Calibri" w:eastAsia="Calibri" w:hAnsi="Calibri" w:cs="Calibri"/>
          </w:rPr>
          <w:delText>3,440</w:delText>
        </w:r>
      </w:del>
      <w:ins w:id="1632" w:author="William Lamb" w:date="2018-11-16T14:31:00Z">
        <w:r w:rsidR="00274FC7">
          <w:rPr>
            <w:rFonts w:ascii="Calibri" w:eastAsia="Calibri" w:hAnsi="Calibri" w:cs="Calibri"/>
          </w:rPr>
          <w:t>4,051</w:t>
        </w:r>
      </w:ins>
      <w:r>
        <w:rPr>
          <w:rFonts w:ascii="Calibri" w:eastAsia="Calibri" w:hAnsi="Calibri" w:cs="Calibri"/>
        </w:rPr>
        <w:t xml:space="preserve"> studies to date</w:t>
      </w:r>
      <w:r w:rsidR="00D70AAB">
        <w:rPr>
          <w:rFonts w:ascii="Calibri" w:eastAsia="Calibri" w:hAnsi="Calibri" w:cs="Calibri"/>
        </w:rPr>
        <w:t xml:space="preserve">. </w:t>
      </w:r>
      <w:r>
        <w:rPr>
          <w:rFonts w:ascii="Calibri" w:eastAsia="Calibri" w:hAnsi="Calibri" w:cs="Calibri"/>
        </w:rPr>
        <w:t xml:space="preserve">Since we captured only ‘climate mitigation’ articles in a broad brush approach, this is likely an </w:t>
      </w:r>
      <w:r>
        <w:rPr>
          <w:rFonts w:ascii="Calibri" w:eastAsia="Calibri" w:hAnsi="Calibri" w:cs="Calibri"/>
        </w:rPr>
        <w:lastRenderedPageBreak/>
        <w:t xml:space="preserve">underestimate that does not reveal the full extent of sector-specific research </w:t>
      </w:r>
      <w:r>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quickly </w:t>
      </w:r>
      <w:r w:rsidR="009907E4">
        <w:rPr>
          <w:rFonts w:ascii="Calibri" w:eastAsia="Calibri" w:hAnsi="Calibri" w:cs="Calibri"/>
        </w:rPr>
        <w:t>developed</w:t>
      </w:r>
      <w:r w:rsidR="00DF3238">
        <w:rPr>
          <w:rFonts w:ascii="Calibri" w:eastAsia="Calibri" w:hAnsi="Calibri" w:cs="Calibri"/>
        </w:rPr>
        <w:t>.</w:t>
      </w:r>
      <w:r w:rsidR="00D70AAB">
        <w:rPr>
          <w:rFonts w:ascii="Calibri" w:eastAsia="Calibri" w:hAnsi="Calibri" w:cs="Calibri"/>
        </w:rPr>
        <w:t xml:space="preserve"> </w:t>
      </w:r>
      <w:ins w:id="1633" w:author="William Lamb" w:date="2018-11-16T14:32:00Z">
        <w:r w:rsidR="00074B5E">
          <w:rPr>
            <w:rFonts w:ascii="Calibri" w:eastAsia="Calibri" w:hAnsi="Calibri" w:cs="Calibri"/>
          </w:rPr>
          <w:t>In doing so, w</w:t>
        </w:r>
        <w:r w:rsidR="00274FC7">
          <w:rPr>
            <w:rFonts w:ascii="Calibri" w:eastAsia="Calibri" w:hAnsi="Calibri" w:cs="Calibri"/>
          </w:rPr>
          <w:t>e add to the evidence on a literature bias towards cases in large cities</w:t>
        </w:r>
      </w:ins>
      <w:del w:id="1634" w:author="William Lamb" w:date="2018-11-16T14:33:00Z">
        <w:r w:rsidR="00D70AAB" w:rsidDel="00274FC7">
          <w:rPr>
            <w:rFonts w:ascii="Calibri" w:eastAsia="Calibri" w:hAnsi="Calibri" w:cs="Calibri"/>
          </w:rPr>
          <w:delText>This analysis identifies three biases in urban mitigation cases:</w:delText>
        </w:r>
        <w:r w:rsidR="00DF3238" w:rsidDel="00274FC7">
          <w:rPr>
            <w:rFonts w:ascii="Calibri" w:eastAsia="Calibri" w:hAnsi="Calibri" w:cs="Calibri"/>
          </w:rPr>
          <w:delText xml:space="preserve"> </w:delText>
        </w:r>
        <w:r w:rsidR="00206897" w:rsidDel="00274FC7">
          <w:rPr>
            <w:rFonts w:ascii="Calibri" w:eastAsia="Calibri" w:hAnsi="Calibri" w:cs="Calibri"/>
          </w:rPr>
          <w:delText>(1) A substantial and unwarranted bias</w:delText>
        </w:r>
        <w:r w:rsidR="000A0BB2" w:rsidDel="00274FC7">
          <w:rPr>
            <w:rFonts w:ascii="Calibri" w:eastAsia="Calibri" w:hAnsi="Calibri" w:cs="Calibri"/>
          </w:rPr>
          <w:delText xml:space="preserve"> exists towards studies on large cities</w:delText>
        </w:r>
      </w:del>
      <w:r w:rsidR="000A0BB2">
        <w:rPr>
          <w:rFonts w:ascii="Calibri" w:eastAsia="Calibri" w:hAnsi="Calibri" w:cs="Calibri"/>
        </w:rPr>
        <w:t xml:space="preserve"> </w:t>
      </w:r>
      <w:r w:rsidR="00206897">
        <w:rPr>
          <w:rFonts w:ascii="Calibri" w:eastAsia="Calibri" w:hAnsi="Calibri" w:cs="Calibri"/>
        </w:rPr>
        <w:t xml:space="preserve">and </w:t>
      </w:r>
      <w:r w:rsidR="008A43D2">
        <w:rPr>
          <w:rFonts w:ascii="Calibri" w:eastAsia="Calibri" w:hAnsi="Calibri" w:cs="Calibri"/>
        </w:rPr>
        <w:t xml:space="preserve">those </w:t>
      </w:r>
      <w:r w:rsidR="00206897">
        <w:rPr>
          <w:rFonts w:ascii="Calibri" w:eastAsia="Calibri" w:hAnsi="Calibri" w:cs="Calibri"/>
        </w:rPr>
        <w:t>situated in the global North</w:t>
      </w:r>
      <w:ins w:id="1635" w:author="William Lamb" w:date="2018-11-16T14:33:00Z">
        <w:r w:rsidR="00274FC7">
          <w:rPr>
            <w:rFonts w:ascii="Calibri" w:eastAsia="Calibri" w:hAnsi="Calibri" w:cs="Calibri"/>
          </w:rPr>
          <w:t xml:space="preserve"> </w:t>
        </w:r>
        <w:r w:rsidR="00274FC7">
          <w:rPr>
            <w:rFonts w:ascii="Calibri" w:eastAsia="Calibri" w:hAnsi="Calibri" w:cs="Calibri"/>
          </w:rPr>
          <w:fldChar w:fldCharType="begin" w:fldLock="1"/>
        </w:r>
      </w:ins>
      <w:r w:rsidR="00274FC7">
        <w:rPr>
          <w:rFonts w:ascii="Calibri" w:eastAsia="Calibri" w:hAnsi="Calibri" w:cs="Calibri"/>
        </w:rPr>
        <w: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55&lt;/sup&gt;","plainTextFormattedCitation":"55"},"properties":{"noteIndex":0},"schema":"https://github.com/citation-style-language/schema/raw/master/csl-citation.json"}</w:instrText>
      </w:r>
      <w:r w:rsidR="00274FC7">
        <w:rPr>
          <w:rFonts w:ascii="Calibri" w:eastAsia="Calibri" w:hAnsi="Calibri" w:cs="Calibri"/>
        </w:rPr>
        <w:fldChar w:fldCharType="separate"/>
      </w:r>
      <w:r w:rsidR="00274FC7" w:rsidRPr="00274FC7">
        <w:rPr>
          <w:rFonts w:ascii="Calibri" w:eastAsia="Calibri" w:hAnsi="Calibri" w:cs="Calibri"/>
          <w:noProof/>
          <w:vertAlign w:val="superscript"/>
        </w:rPr>
        <w:t>55</w:t>
      </w:r>
      <w:ins w:id="1636" w:author="William Lamb" w:date="2018-11-16T14:33:00Z">
        <w:r w:rsidR="00274FC7">
          <w:rPr>
            <w:rFonts w:ascii="Calibri" w:eastAsia="Calibri" w:hAnsi="Calibri" w:cs="Calibri"/>
          </w:rPr>
          <w:fldChar w:fldCharType="end"/>
        </w:r>
      </w:ins>
      <w:ins w:id="1637" w:author="William Lamb" w:date="2018-11-16T14:34:00Z">
        <w:r w:rsidR="00274FC7">
          <w:rPr>
            <w:rFonts w:ascii="Calibri" w:eastAsia="Calibri" w:hAnsi="Calibri" w:cs="Calibri"/>
          </w:rPr>
          <w:t>, while going further to identify overworked (</w:t>
        </w:r>
      </w:ins>
      <w:ins w:id="1638" w:author="William Lamb" w:date="2018-11-16T14:35:00Z">
        <w:r w:rsidR="005A2D58">
          <w:rPr>
            <w:rFonts w:ascii="Calibri" w:eastAsia="Calibri" w:hAnsi="Calibri" w:cs="Calibri"/>
          </w:rPr>
          <w:t xml:space="preserve">emissions accounting in Asia) and </w:t>
        </w:r>
        <w:r w:rsidR="00274FC7">
          <w:rPr>
            <w:rFonts w:ascii="Calibri" w:eastAsia="Calibri" w:hAnsi="Calibri" w:cs="Calibri"/>
          </w:rPr>
          <w:t>under-appreciated topics (future urban form in Africa)</w:t>
        </w:r>
      </w:ins>
      <w:del w:id="1639" w:author="William Lamb" w:date="2018-11-16T14:34:00Z">
        <w:r w:rsidR="007E29F7" w:rsidDel="00274FC7">
          <w:rPr>
            <w:rFonts w:ascii="Calibri" w:eastAsia="Calibri" w:hAnsi="Calibri" w:cs="Calibri"/>
          </w:rPr>
          <w:delText>.</w:delText>
        </w:r>
      </w:del>
      <w:del w:id="1640" w:author="William Lamb" w:date="2018-11-16T14:36:00Z">
        <w:r w:rsidR="007E29F7" w:rsidDel="005A2D58">
          <w:rPr>
            <w:rFonts w:ascii="Calibri" w:eastAsia="Calibri" w:hAnsi="Calibri" w:cs="Calibri"/>
          </w:rPr>
          <w:delText xml:space="preserve"> </w:delText>
        </w:r>
        <w:r w:rsidR="00064E70" w:rsidDel="005A2D58">
          <w:rPr>
            <w:rFonts w:ascii="Calibri" w:eastAsia="Calibri" w:hAnsi="Calibri" w:cs="Calibri"/>
          </w:rPr>
          <w:delText>In contrast, o</w:delText>
        </w:r>
        <w:r w:rsidR="007E29F7" w:rsidDel="005A2D58">
          <w:rPr>
            <w:rFonts w:ascii="Calibri" w:eastAsia="Calibri" w:hAnsi="Calibri" w:cs="Calibri"/>
          </w:rPr>
          <w:delText>nly a handful of s</w:delText>
        </w:r>
        <w:r w:rsidR="001C3DFA" w:rsidDel="005A2D58">
          <w:rPr>
            <w:rFonts w:ascii="Calibri" w:eastAsia="Calibri" w:hAnsi="Calibri" w:cs="Calibri"/>
          </w:rPr>
          <w:delText>tudies exist on African cities</w:delText>
        </w:r>
        <w:r w:rsidR="00064E70" w:rsidDel="005A2D58">
          <w:rPr>
            <w:rFonts w:ascii="Calibri" w:eastAsia="Calibri" w:hAnsi="Calibri" w:cs="Calibri"/>
          </w:rPr>
          <w:delText xml:space="preserve"> and smaller agglomerations in Asia – where the majority of current and future urban growth will take place. (2) The topic space is dominated by demand-side measures, but shows strong regional biases. Cases in Africa </w:delText>
        </w:r>
        <w:r w:rsidR="001C3DFA" w:rsidDel="005A2D58">
          <w:rPr>
            <w:rFonts w:ascii="Calibri" w:eastAsia="Calibri" w:hAnsi="Calibri" w:cs="Calibri"/>
          </w:rPr>
          <w:delText xml:space="preserve">emphasise adaptation </w:delText>
        </w:r>
        <w:r w:rsidR="00E94E7A" w:rsidDel="005A2D58">
          <w:rPr>
            <w:rFonts w:ascii="Calibri" w:eastAsia="Calibri" w:hAnsi="Calibri" w:cs="Calibri"/>
          </w:rPr>
          <w:delText>and fail to provide evidence on upcoming issues of urban form and infrastructure build-out</w:delText>
        </w:r>
        <w:r w:rsidR="00644CC2" w:rsidDel="005A2D58">
          <w:rPr>
            <w:rFonts w:ascii="Calibri" w:eastAsia="Calibri" w:hAnsi="Calibri" w:cs="Calibri"/>
          </w:rPr>
          <w:delText>.</w:delText>
        </w:r>
        <w:r w:rsidR="008A43D2" w:rsidDel="005A2D58">
          <w:rPr>
            <w:rFonts w:ascii="Calibri" w:eastAsia="Calibri" w:hAnsi="Calibri" w:cs="Calibri"/>
          </w:rPr>
          <w:delText xml:space="preserve"> </w:delText>
        </w:r>
        <w:r w:rsidR="00644CC2" w:rsidDel="005A2D58">
          <w:rPr>
            <w:rFonts w:ascii="Calibri" w:eastAsia="Calibri" w:hAnsi="Calibri" w:cs="Calibri"/>
          </w:rPr>
          <w:delText>T</w:delText>
        </w:r>
        <w:r w:rsidR="001C3DFA" w:rsidDel="005A2D58">
          <w:rPr>
            <w:rFonts w:ascii="Calibri" w:eastAsia="Calibri" w:hAnsi="Calibri" w:cs="Calibri"/>
          </w:rPr>
          <w:delText xml:space="preserve">he literature on Asian cities is strongly focused on emissions accounting and </w:delText>
        </w:r>
        <w:r w:rsidR="00644CC2" w:rsidDel="005A2D58">
          <w:rPr>
            <w:rFonts w:ascii="Calibri" w:eastAsia="Calibri" w:hAnsi="Calibri" w:cs="Calibri"/>
          </w:rPr>
          <w:delText>needs to explicitly address governance</w:delText>
        </w:r>
        <w:r w:rsidR="001C3DFA" w:rsidDel="005A2D58">
          <w:rPr>
            <w:rFonts w:ascii="Calibri" w:eastAsia="Calibri" w:hAnsi="Calibri" w:cs="Calibri"/>
          </w:rPr>
          <w:delText xml:space="preserve"> and sustainability issues. (</w:delText>
        </w:r>
        <w:r w:rsidR="008A43D2" w:rsidDel="005A2D58">
          <w:rPr>
            <w:rFonts w:ascii="Calibri" w:eastAsia="Calibri" w:hAnsi="Calibri" w:cs="Calibri"/>
          </w:rPr>
          <w:delText>3</w:delText>
        </w:r>
        <w:r w:rsidR="001C3DFA" w:rsidDel="005A2D58">
          <w:rPr>
            <w:rFonts w:ascii="Calibri" w:eastAsia="Calibri" w:hAnsi="Calibri" w:cs="Calibri"/>
          </w:rPr>
          <w:delText>) T</w:delText>
        </w:r>
        <w:r w:rsidR="00696718" w:rsidDel="005A2D58">
          <w:rPr>
            <w:rFonts w:ascii="Calibri" w:eastAsia="Calibri" w:hAnsi="Calibri" w:cs="Calibri"/>
          </w:rPr>
          <w:delText>he existing comparative research lacks international scope and tends to be under-justified on conceptual grounds</w:delText>
        </w:r>
        <w:r w:rsidR="008A43D2" w:rsidDel="005A2D58">
          <w:rPr>
            <w:rFonts w:ascii="Calibri" w:eastAsia="Calibri" w:hAnsi="Calibri" w:cs="Calibri"/>
          </w:rPr>
          <w:delText>. In addition, f</w:delText>
        </w:r>
        <w:r w:rsidR="003C71AA" w:rsidDel="005A2D58">
          <w:rPr>
            <w:rFonts w:ascii="Calibri" w:eastAsia="Calibri" w:hAnsi="Calibri" w:cs="Calibri"/>
          </w:rPr>
          <w:delText>ew attempts</w:delText>
        </w:r>
        <w:r w:rsidR="00696718" w:rsidDel="005A2D58">
          <w:rPr>
            <w:rFonts w:ascii="Calibri" w:eastAsia="Calibri" w:hAnsi="Calibri" w:cs="Calibri"/>
          </w:rPr>
          <w:delText xml:space="preserve"> have been made </w:delText>
        </w:r>
        <w:r w:rsidR="003C71AA" w:rsidDel="005A2D58">
          <w:rPr>
            <w:rFonts w:ascii="Calibri" w:eastAsia="Calibri" w:hAnsi="Calibri" w:cs="Calibri"/>
          </w:rPr>
          <w:delText>to</w:delText>
        </w:r>
        <w:r w:rsidR="00696718" w:rsidDel="005A2D58">
          <w:rPr>
            <w:rFonts w:ascii="Calibri" w:eastAsia="Calibri" w:hAnsi="Calibri" w:cs="Calibri"/>
          </w:rPr>
          <w:delText xml:space="preserve"> systematically </w:delText>
        </w:r>
        <w:r w:rsidR="003C71AA" w:rsidDel="005A2D58">
          <w:rPr>
            <w:rFonts w:ascii="Calibri" w:eastAsia="Calibri" w:hAnsi="Calibri" w:cs="Calibri"/>
          </w:rPr>
          <w:delText>review</w:delText>
        </w:r>
        <w:r w:rsidR="00696718" w:rsidDel="005A2D58">
          <w:rPr>
            <w:rFonts w:ascii="Calibri" w:eastAsia="Calibri" w:hAnsi="Calibri" w:cs="Calibri"/>
          </w:rPr>
          <w:delText xml:space="preserve"> urban case study research</w:delText>
        </w:r>
      </w:del>
      <w:r w:rsidR="00696718">
        <w:rPr>
          <w:rFonts w:ascii="Calibri" w:eastAsia="Calibri" w:hAnsi="Calibri" w:cs="Calibri"/>
        </w:rPr>
        <w:t>.</w:t>
      </w:r>
    </w:p>
    <w:p w14:paraId="579A6435" w14:textId="77777777" w:rsidR="0091464A" w:rsidRDefault="001B3F48" w:rsidP="000708F6">
      <w:pPr>
        <w:spacing w:line="480" w:lineRule="auto"/>
        <w:rPr>
          <w:ins w:id="1641" w:author="William Lamb" w:date="2018-11-16T14:40:00Z"/>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EE7423">
        <w:rPr>
          <w:rFonts w:ascii="Calibri" w:eastAsia="Calibri" w:hAnsi="Calibri" w:cs="Calibri"/>
        </w:rPr>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13,32&lt;/sup&gt;","plainTextFormattedCitation":"13,32","previouslyFormattedCitation":"&lt;sup&gt;13,32&lt;/sup&gt;"},"properties":{"noteIndex":0},"schema":"https://github.com/citation-style-language/schema/raw/master/csl-citation.json"}</w:instrText>
      </w:r>
      <w:r w:rsidR="003976BB">
        <w:rPr>
          <w:rFonts w:ascii="Calibri" w:eastAsia="Calibri" w:hAnsi="Calibri" w:cs="Calibri"/>
        </w:rPr>
        <w:fldChar w:fldCharType="separate"/>
      </w:r>
      <w:r w:rsidR="00EE7423" w:rsidRPr="00EE7423">
        <w:rPr>
          <w:rFonts w:ascii="Calibri" w:eastAsia="Calibri" w:hAnsi="Calibri" w:cs="Calibri"/>
          <w:noProof/>
          <w:vertAlign w:val="superscript"/>
        </w:rPr>
        <w:t>13,32</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274FC7">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-2","issue":"7624","issued":{"date-parts":[["2016"]]},"page":"165-166","title":"Scientists must have a say in the future of cities","type":"article-journal","volume":"538"},"uris":["http://www.mendeley.com/documents/?uuid=d2a05d32-b89a-46a4-9326-b844dbe994a8"]},{"id":"ITEM-3","itemData":{"DOI":"10.1126/science.aag1385","ISBN":"1095-9203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-3","issue":"6288","issued":{"date-parts":[["2016"]]},"page":"873","title":"Leave no city behind","type":"article-journal","volume":"352"},"uris":["http://www.mendeley.com/documents/?uuid=1f2f6d32-8aa2-4874-9741-c521da55f1e1"]}],"mendeley":{"formattedCitation":"&lt;sup&gt;1,2,52&lt;/sup&gt;","plainTextFormattedCitation":"1,2,52","previouslyFormattedCitation":"&lt;sup&gt;1,2,52&lt;/sup&gt;"},"properties":{"noteIndex":0},"schema":"https://github.com/citation-style-language/schema/raw/master/csl-citation.json"}</w:instrText>
      </w:r>
      <w:r w:rsidR="003976BB">
        <w:rPr>
          <w:rFonts w:ascii="Calibri" w:eastAsia="Calibri" w:hAnsi="Calibri" w:cs="Calibri"/>
        </w:rPr>
        <w:fldChar w:fldCharType="separate"/>
      </w:r>
      <w:r w:rsidR="00B15A24" w:rsidRPr="00B15A24">
        <w:rPr>
          <w:rFonts w:ascii="Calibri" w:eastAsia="Calibri" w:hAnsi="Calibri" w:cs="Calibri"/>
          <w:noProof/>
          <w:vertAlign w:val="superscript"/>
        </w:rPr>
        <w:t>1,2,52</w:t>
      </w:r>
      <w:r w:rsidR="003976BB">
        <w:rPr>
          <w:rFonts w:ascii="Calibri" w:eastAsia="Calibri" w:hAnsi="Calibri" w:cs="Calibri"/>
        </w:rPr>
        <w:fldChar w:fldCharType="end"/>
      </w:r>
      <w:r w:rsidR="003976BB">
        <w:rPr>
          <w:rFonts w:ascii="Calibri" w:eastAsia="Calibri" w:hAnsi="Calibri" w:cs="Calibri"/>
        </w:rPr>
        <w:t>.</w:t>
      </w:r>
    </w:p>
    <w:p w14:paraId="2B7C90A6" w14:textId="5CE176F2" w:rsidR="003976BB" w:rsidDel="0091464A" w:rsidRDefault="0091464A">
      <w:pPr>
        <w:spacing w:line="480" w:lineRule="auto"/>
        <w:rPr>
          <w:del w:id="1642" w:author="William Lamb" w:date="2018-11-16T14:43:00Z"/>
          <w:rFonts w:ascii="Calibri" w:eastAsia="Calibri" w:hAnsi="Calibri" w:cs="Calibri"/>
        </w:rPr>
      </w:pPr>
      <w:ins w:id="1643" w:author="William Lamb" w:date="2018-11-16T14:40:00Z">
        <w:r>
          <w:rPr>
            <w:rFonts w:ascii="Calibri" w:eastAsia="Calibri" w:hAnsi="Calibri" w:cs="Calibri"/>
          </w:rPr>
          <w:t xml:space="preserve">Case studies </w:t>
        </w:r>
      </w:ins>
      <w:ins w:id="1644" w:author="William Lamb" w:date="2018-11-16T14:43:00Z">
        <w:r>
          <w:rPr>
            <w:rFonts w:ascii="Calibri" w:eastAsia="Calibri" w:hAnsi="Calibri" w:cs="Calibri"/>
          </w:rPr>
          <w:t xml:space="preserve">offer </w:t>
        </w:r>
      </w:ins>
      <w:del w:id="1645" w:author="William Lamb" w:date="2018-11-16T14:40:00Z">
        <w:r w:rsidR="003976BB" w:rsidDel="0091464A">
          <w:rPr>
            <w:rFonts w:ascii="Calibri" w:eastAsia="Calibri" w:hAnsi="Calibri" w:cs="Calibri"/>
          </w:rPr>
          <w:delText xml:space="preserve"> </w:delText>
        </w:r>
      </w:del>
      <w:ins w:id="1646" w:author="William Lamb" w:date="2018-11-16T14:38:00Z">
        <w:r>
          <w:rPr>
            <w:rFonts w:ascii="Calibri" w:eastAsia="Calibri" w:hAnsi="Calibri" w:cs="Calibri"/>
          </w:rPr>
          <w:t>multiple routes towards learning</w:t>
        </w:r>
      </w:ins>
      <w:ins w:id="1647" w:author="William Lamb" w:date="2018-11-16T14:40:00Z">
        <w:r>
          <w:rPr>
            <w:rFonts w:ascii="Calibri" w:eastAsia="Calibri" w:hAnsi="Calibri" w:cs="Calibri"/>
          </w:rPr>
          <w:t>. S</w:t>
        </w:r>
      </w:ins>
      <w:ins w:id="1648" w:author="William Lamb" w:date="2018-11-16T14:41:00Z">
        <w:r>
          <w:rPr>
            <w:rFonts w:ascii="Calibri" w:eastAsia="Calibri" w:hAnsi="Calibri" w:cs="Calibri"/>
          </w:rPr>
          <w:t xml:space="preserve">ome opportunities have yet to be fully realised, particularly in </w:t>
        </w:r>
      </w:ins>
      <w:ins w:id="1649" w:author="William Lamb" w:date="2018-11-16T14:42:00Z">
        <w:r>
          <w:rPr>
            <w:rFonts w:ascii="Calibri" w:eastAsia="Calibri" w:hAnsi="Calibri" w:cs="Calibri"/>
          </w:rPr>
          <w:t xml:space="preserve">the </w:t>
        </w:r>
      </w:ins>
      <w:ins w:id="1650" w:author="William Lamb" w:date="2018-11-16T14:44:00Z">
        <w:r>
          <w:rPr>
            <w:rFonts w:ascii="Calibri" w:eastAsia="Calibri" w:hAnsi="Calibri" w:cs="Calibri"/>
          </w:rPr>
          <w:t>area</w:t>
        </w:r>
      </w:ins>
      <w:ins w:id="1651" w:author="William Lamb" w:date="2018-11-16T14:42:00Z">
        <w:r>
          <w:rPr>
            <w:rFonts w:ascii="Calibri" w:eastAsia="Calibri" w:hAnsi="Calibri" w:cs="Calibri"/>
          </w:rPr>
          <w:t xml:space="preserve"> of </w:t>
        </w:r>
      </w:ins>
      <w:ins w:id="1652" w:author="William Lamb" w:date="2018-11-16T14:41:00Z">
        <w:r>
          <w:rPr>
            <w:rFonts w:ascii="Calibri" w:eastAsia="Calibri" w:hAnsi="Calibri" w:cs="Calibri"/>
          </w:rPr>
          <w:t>evidence synthesis</w:t>
        </w:r>
      </w:ins>
      <w:ins w:id="1653" w:author="William Lamb" w:date="2018-11-16T14:43:00Z">
        <w:r>
          <w:rPr>
            <w:rFonts w:ascii="Calibri" w:eastAsia="Calibri" w:hAnsi="Calibri" w:cs="Calibri"/>
          </w:rPr>
          <w:t xml:space="preserve">. </w:t>
        </w:r>
      </w:ins>
      <w:ins w:id="1654" w:author="William Lamb" w:date="2018-11-16T14:44:00Z">
        <w:r>
          <w:rPr>
            <w:rFonts w:ascii="Calibri" w:eastAsia="Calibri" w:hAnsi="Calibri" w:cs="Calibri"/>
          </w:rPr>
          <w:t xml:space="preserve">In this regard, </w:t>
        </w:r>
      </w:ins>
    </w:p>
    <w:p w14:paraId="7A72A9AC" w14:textId="351F59F1" w:rsidR="001B0522" w:rsidDel="00074B5E" w:rsidRDefault="00E2030E">
      <w:pPr>
        <w:spacing w:line="480" w:lineRule="auto"/>
        <w:rPr>
          <w:del w:id="1655" w:author="William Lamb" w:date="2018-11-16T15:15:00Z"/>
          <w:rFonts w:ascii="Calibri" w:eastAsia="Calibri" w:hAnsi="Calibri" w:cs="Calibri"/>
        </w:rPr>
      </w:pPr>
      <w:del w:id="1656" w:author="William Lamb" w:date="2018-11-16T14:43:00Z">
        <w:r w:rsidDel="0091464A">
          <w:rPr>
            <w:rFonts w:ascii="Calibri" w:eastAsia="Calibri" w:hAnsi="Calibri" w:cs="Calibri"/>
          </w:rPr>
          <w:delText xml:space="preserve">A further focus on synthetic </w:delText>
        </w:r>
        <w:r w:rsidR="005E6761" w:rsidDel="0091464A">
          <w:rPr>
            <w:rFonts w:ascii="Calibri" w:eastAsia="Calibri" w:hAnsi="Calibri" w:cs="Calibri"/>
          </w:rPr>
          <w:delText xml:space="preserve">urban </w:delText>
        </w:r>
        <w:r w:rsidDel="0091464A">
          <w:rPr>
            <w:rFonts w:ascii="Calibri" w:eastAsia="Calibri" w:hAnsi="Calibri" w:cs="Calibri"/>
          </w:rPr>
          <w:delText>research</w:delText>
        </w:r>
        <w:r w:rsidR="003976BB" w:rsidDel="0091464A">
          <w:rPr>
            <w:rFonts w:ascii="Calibri" w:eastAsia="Calibri" w:hAnsi="Calibri" w:cs="Calibri"/>
          </w:rPr>
          <w:delText xml:space="preserve"> is needed</w:delText>
        </w:r>
        <w:r w:rsidDel="0091464A">
          <w:rPr>
            <w:rFonts w:ascii="Calibri" w:eastAsia="Calibri" w:hAnsi="Calibri" w:cs="Calibri"/>
          </w:rPr>
          <w:delText xml:space="preserve">. </w:delText>
        </w:r>
        <w:r w:rsidR="005E6761" w:rsidDel="0091464A">
          <w:rPr>
            <w:rFonts w:ascii="Calibri" w:eastAsia="Calibri" w:hAnsi="Calibri" w:cs="Calibri"/>
          </w:rPr>
          <w:delText>Consolidating existing cases on individual cities provides an opportunity to quickly build a more comprehensive overview of interlinked urban mitigation issues, although only for a small subset of cities. To progress our understanding of more diverse contexts, urban data science</w:delText>
        </w:r>
        <w:r w:rsidR="006F7232" w:rsidDel="0091464A">
          <w:rPr>
            <w:rFonts w:ascii="Calibri" w:eastAsia="Calibri" w:hAnsi="Calibri" w:cs="Calibri"/>
          </w:rPr>
          <w:delText xml:space="preserve"> and typologies offer a route to learning from bottom-up cases within peer groups of cities</w:delText>
        </w:r>
        <w:r w:rsidR="005E6761" w:rsidDel="0091464A">
          <w:rPr>
            <w:rFonts w:ascii="Calibri" w:eastAsia="Calibri" w:hAnsi="Calibri" w:cs="Calibri"/>
          </w:rPr>
          <w:delText xml:space="preserve">. </w:delText>
        </w:r>
        <w:r w:rsidR="00644CC2" w:rsidDel="0091464A">
          <w:rPr>
            <w:rFonts w:ascii="Calibri" w:eastAsia="Calibri" w:hAnsi="Calibri" w:cs="Calibri"/>
          </w:rPr>
          <w:delText>Such an approach would</w:delText>
        </w:r>
        <w:r w:rsidR="005E6761" w:rsidDel="0091464A">
          <w:rPr>
            <w:rFonts w:ascii="Calibri" w:eastAsia="Calibri" w:hAnsi="Calibri" w:cs="Calibri"/>
          </w:rPr>
          <w:delText xml:space="preserve"> address</w:delText>
        </w:r>
        <w:r w:rsidR="006F7232" w:rsidDel="0091464A">
          <w:rPr>
            <w:rFonts w:ascii="Calibri" w:eastAsia="Calibri" w:hAnsi="Calibri" w:cs="Calibri"/>
          </w:rPr>
          <w:delText xml:space="preserve"> pervasive concerns of generalisability in urban research</w:delText>
        </w:r>
        <w:r w:rsidR="00644CC2" w:rsidDel="0091464A">
          <w:rPr>
            <w:rFonts w:ascii="Calibri" w:eastAsia="Calibri" w:hAnsi="Calibri" w:cs="Calibri"/>
          </w:rPr>
          <w:delText xml:space="preserve">, </w:delText>
        </w:r>
        <w:r w:rsidR="005E6761" w:rsidDel="0091464A">
          <w:rPr>
            <w:rFonts w:ascii="Calibri" w:eastAsia="Calibri" w:hAnsi="Calibri" w:cs="Calibri"/>
          </w:rPr>
          <w:delText xml:space="preserve">and </w:delText>
        </w:r>
        <w:r w:rsidR="006F7232" w:rsidDel="0091464A">
          <w:rPr>
            <w:rFonts w:ascii="Calibri" w:eastAsia="Calibri" w:hAnsi="Calibri" w:cs="Calibri"/>
          </w:rPr>
          <w:delText xml:space="preserve">with the case study method specifically. </w:delText>
        </w:r>
        <w:r w:rsidR="00644CC2" w:rsidDel="0091464A">
          <w:rPr>
            <w:rFonts w:ascii="Calibri" w:eastAsia="Calibri" w:hAnsi="Calibri" w:cs="Calibri"/>
          </w:rPr>
          <w:delText>O</w:delText>
        </w:r>
        <w:r w:rsidR="003976BB" w:rsidDel="0091464A">
          <w:rPr>
            <w:rFonts w:ascii="Calibri" w:eastAsia="Calibri" w:hAnsi="Calibri" w:cs="Calibri"/>
          </w:rPr>
          <w:delText>verview</w:delText>
        </w:r>
        <w:r w:rsidR="00644CC2" w:rsidDel="0091464A">
          <w:rPr>
            <w:rFonts w:ascii="Calibri" w:eastAsia="Calibri" w:hAnsi="Calibri" w:cs="Calibri"/>
          </w:rPr>
          <w:delText>s</w:delText>
        </w:r>
        <w:r w:rsidR="003976BB" w:rsidDel="0091464A">
          <w:rPr>
            <w:rFonts w:ascii="Calibri" w:eastAsia="Calibri" w:hAnsi="Calibri" w:cs="Calibri"/>
          </w:rPr>
          <w:delText xml:space="preserve"> </w:delText>
        </w:r>
        <w:r w:rsidR="00644CC2" w:rsidDel="0091464A">
          <w:rPr>
            <w:rFonts w:ascii="Calibri" w:eastAsia="Calibri" w:hAnsi="Calibri" w:cs="Calibri"/>
          </w:rPr>
          <w:delText xml:space="preserve">and systematic maps </w:delText>
        </w:r>
        <w:r w:rsidR="003976BB" w:rsidDel="0091464A">
          <w:rPr>
            <w:rFonts w:ascii="Calibri" w:eastAsia="Calibri" w:hAnsi="Calibri" w:cs="Calibri"/>
          </w:rPr>
          <w:delText xml:space="preserve">of the </w:delText>
        </w:r>
        <w:r w:rsidR="00644CC2" w:rsidDel="0091464A">
          <w:rPr>
            <w:rFonts w:ascii="Calibri" w:eastAsia="Calibri" w:hAnsi="Calibri" w:cs="Calibri"/>
          </w:rPr>
          <w:delText xml:space="preserve">case study literature provide an entry point to these projects. Capturing study locations, topics, comparative research and available reviews enable progress and knowledge gaps </w:delText>
        </w:r>
        <w:r w:rsidR="00EF29ED" w:rsidDel="0091464A">
          <w:rPr>
            <w:rFonts w:ascii="Calibri" w:eastAsia="Calibri" w:hAnsi="Calibri" w:cs="Calibri"/>
          </w:rPr>
          <w:delText xml:space="preserve">in the field to be tracked, even as the quantity of studies rapidly grows. </w:delText>
        </w:r>
      </w:del>
      <w:del w:id="1657" w:author="William Lamb" w:date="2018-11-16T14:44:00Z">
        <w:r w:rsidR="00644CC2" w:rsidDel="0091464A">
          <w:rPr>
            <w:rFonts w:ascii="Calibri" w:eastAsia="Calibri" w:hAnsi="Calibri" w:cs="Calibri"/>
          </w:rPr>
          <w:delText>I</w:delText>
        </w:r>
      </w:del>
      <w:ins w:id="1658" w:author="William Lamb" w:date="2018-11-16T14:44:00Z">
        <w:r w:rsidR="0091464A">
          <w:rPr>
            <w:rFonts w:ascii="Calibri" w:eastAsia="Calibri" w:hAnsi="Calibri" w:cs="Calibri"/>
          </w:rPr>
          <w:t>i</w:t>
        </w:r>
      </w:ins>
      <w:r w:rsidR="00644CC2">
        <w:rPr>
          <w:rFonts w:ascii="Calibri" w:eastAsia="Calibri" w:hAnsi="Calibri" w:cs="Calibri"/>
        </w:rPr>
        <w:t xml:space="preserve">nspiration </w:t>
      </w:r>
      <w:del w:id="1659" w:author="William Lamb" w:date="2018-11-16T14:43:00Z">
        <w:r w:rsidR="00644CC2" w:rsidDel="0091464A">
          <w:rPr>
            <w:rFonts w:ascii="Calibri" w:eastAsia="Calibri" w:hAnsi="Calibri" w:cs="Calibri"/>
          </w:rPr>
          <w:delText>can</w:delText>
        </w:r>
        <w:r w:rsidR="00E94E7A" w:rsidDel="0091464A">
          <w:rPr>
            <w:rFonts w:ascii="Calibri" w:eastAsia="Calibri" w:hAnsi="Calibri" w:cs="Calibri"/>
          </w:rPr>
          <w:delText xml:space="preserve"> also</w:delText>
        </w:r>
        <w:r w:rsidR="00644CC2" w:rsidDel="0091464A">
          <w:rPr>
            <w:rFonts w:ascii="Calibri" w:eastAsia="Calibri" w:hAnsi="Calibri" w:cs="Calibri"/>
          </w:rPr>
          <w:delText xml:space="preserve"> </w:delText>
        </w:r>
      </w:del>
      <w:ins w:id="1660" w:author="William Lamb" w:date="2018-11-16T14:43:00Z">
        <w:r w:rsidR="0091464A">
          <w:rPr>
            <w:rFonts w:ascii="Calibri" w:eastAsia="Calibri" w:hAnsi="Calibri" w:cs="Calibri"/>
          </w:rPr>
          <w:t xml:space="preserve">might </w:t>
        </w:r>
      </w:ins>
      <w:r w:rsidR="00644CC2">
        <w:rPr>
          <w:rFonts w:ascii="Calibri" w:eastAsia="Calibri" w:hAnsi="Calibri" w:cs="Calibri"/>
        </w:rPr>
        <w:t xml:space="preserve">be drawn from other fields of </w:t>
      </w:r>
      <w:r w:rsidR="00EF29ED">
        <w:rPr>
          <w:rFonts w:ascii="Calibri" w:eastAsia="Calibri" w:hAnsi="Calibri" w:cs="Calibri"/>
        </w:rPr>
        <w:t>scientific inquiry</w:t>
      </w:r>
      <w:ins w:id="1661" w:author="William Lamb" w:date="2018-11-16T14:45:00Z">
        <w:r w:rsidR="0091464A">
          <w:rPr>
            <w:rFonts w:ascii="Calibri" w:eastAsia="Calibri" w:hAnsi="Calibri" w:cs="Calibri"/>
          </w:rPr>
          <w:t>,</w:t>
        </w:r>
      </w:ins>
      <w:r w:rsidR="00EF29ED">
        <w:rPr>
          <w:rFonts w:ascii="Calibri" w:eastAsia="Calibri" w:hAnsi="Calibri" w:cs="Calibri"/>
        </w:rPr>
        <w:t xml:space="preserve"> </w:t>
      </w:r>
      <w:ins w:id="1662" w:author="William Lamb" w:date="2018-11-16T14:43:00Z">
        <w:r w:rsidR="0091464A">
          <w:rPr>
            <w:rFonts w:ascii="Calibri" w:eastAsia="Calibri" w:hAnsi="Calibri" w:cs="Calibri"/>
          </w:rPr>
          <w:t>w</w:t>
        </w:r>
      </w:ins>
      <w:ins w:id="1663" w:author="William Lamb" w:date="2018-11-16T14:45:00Z">
        <w:r w:rsidR="0091464A">
          <w:rPr>
            <w:rFonts w:ascii="Calibri" w:eastAsia="Calibri" w:hAnsi="Calibri" w:cs="Calibri"/>
          </w:rPr>
          <w:t>here</w:t>
        </w:r>
      </w:ins>
      <w:ins w:id="1664" w:author="William Lamb" w:date="2018-11-16T14:43:00Z">
        <w:r w:rsidR="0091464A">
          <w:rPr>
            <w:rFonts w:ascii="Calibri" w:eastAsia="Calibri" w:hAnsi="Calibri" w:cs="Calibri"/>
          </w:rPr>
          <w:t xml:space="preserve"> large case literatures</w:t>
        </w:r>
      </w:ins>
      <w:ins w:id="1665" w:author="William Lamb" w:date="2018-11-16T14:45:00Z">
        <w:r w:rsidR="0091464A">
          <w:rPr>
            <w:rFonts w:ascii="Calibri" w:eastAsia="Calibri" w:hAnsi="Calibri" w:cs="Calibri"/>
          </w:rPr>
          <w:t xml:space="preserve"> exist and </w:t>
        </w:r>
      </w:ins>
      <w:ins w:id="1666" w:author="William Lamb" w:date="2018-11-16T14:50:00Z">
        <w:r w:rsidR="001B0522">
          <w:rPr>
            <w:rFonts w:ascii="Calibri" w:eastAsia="Calibri" w:hAnsi="Calibri" w:cs="Calibri"/>
          </w:rPr>
          <w:t>challenges of aggregation abound</w:t>
        </w:r>
      </w:ins>
      <w:ins w:id="1667" w:author="William Lamb" w:date="2018-11-16T14:43:00Z">
        <w:r w:rsidR="0091464A">
          <w:rPr>
            <w:rFonts w:ascii="Calibri" w:eastAsia="Calibri" w:hAnsi="Calibri" w:cs="Calibri"/>
          </w:rPr>
          <w:t xml:space="preserve">, such as </w:t>
        </w:r>
      </w:ins>
      <w:del w:id="1668" w:author="William Lamb" w:date="2018-11-16T14:44:00Z">
        <w:r w:rsidR="00644CC2" w:rsidDel="0091464A">
          <w:rPr>
            <w:rFonts w:ascii="Calibri" w:eastAsia="Calibri" w:hAnsi="Calibri" w:cs="Calibri"/>
          </w:rPr>
          <w:delText xml:space="preserve">that </w:delText>
        </w:r>
        <w:r w:rsidR="00EF29ED" w:rsidDel="0091464A">
          <w:rPr>
            <w:rFonts w:ascii="Calibri" w:eastAsia="Calibri" w:hAnsi="Calibri" w:cs="Calibri"/>
          </w:rPr>
          <w:delText>face similar challenges</w:delText>
        </w:r>
        <w:r w:rsidR="008A2623" w:rsidDel="0091464A">
          <w:rPr>
            <w:rFonts w:ascii="Calibri" w:eastAsia="Calibri" w:hAnsi="Calibri" w:cs="Calibri"/>
          </w:rPr>
          <w:delText>,</w:delText>
        </w:r>
        <w:r w:rsidR="00EF29ED" w:rsidDel="0091464A">
          <w:rPr>
            <w:rFonts w:ascii="Calibri" w:eastAsia="Calibri" w:hAnsi="Calibri" w:cs="Calibri"/>
          </w:rPr>
          <w:delText xml:space="preserve"> </w:delText>
        </w:r>
        <w:r w:rsidR="00BC6DD9" w:rsidDel="0091464A">
          <w:rPr>
            <w:rFonts w:ascii="Calibri" w:eastAsia="Calibri" w:hAnsi="Calibri" w:cs="Calibri"/>
          </w:rPr>
          <w:delText xml:space="preserve">including </w:delText>
        </w:r>
      </w:del>
      <w:r w:rsidR="00BC6DD9">
        <w:rPr>
          <w:rFonts w:ascii="Calibri" w:eastAsia="Calibri" w:hAnsi="Calibri" w:cs="Calibri"/>
        </w:rPr>
        <w:t xml:space="preserve">urban adaptation research </w:t>
      </w:r>
      <w:r w:rsidR="00BC6DD9">
        <w:rPr>
          <w:rFonts w:ascii="Calibri" w:eastAsia="Calibri" w:hAnsi="Calibri" w:cs="Calibri"/>
        </w:rPr>
        <w:fldChar w:fldCharType="begin" w:fldLock="1"/>
      </w:r>
      <w:r w:rsidR="00274FC7">
        <w:rPr>
          <w:rFonts w:ascii="Calibri" w:eastAsia="Calibri" w:hAnsi="Calibri" w:cs="Calibri"/>
        </w:rPr>
        <w:instrText>ADDIN CSL_CITATION {"citationItems":[{"id":"ITEM-1","itemData":{"DOI":"10.1016/j.gloenvcha.2015.01.001","ISBN":"0959-3780","ISSN":"09593780","abstract":"Climate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author":[{"dropping-particle":"","family":"Vogel","given":"Brennan","non-dropping-particle":"","parse-names":false,"suffix":""},{"dropping-particle":"","family":"Henstra","given":"Daniel","non-dropping-particle":"","parse-names":false,"suffix":""}],"container-title":"Global Environmental Change","id":"ITEM-1","issued":{"date-parts":[["2015"]]},"page":"110-120","publisher":"Elsevier Ltd","title":"Studying local climate adaptation: A heuristic research framework for comparative policy analysis","type":"article-journal","volume":"31"},"uris":["http://www.mendeley.com/documents/?uuid=eb564b0a-4c04-44ff-ba62-f73ee813b3a5"]}],"mendeley":{"formattedCitation":"&lt;sup&gt;56&lt;/sup&gt;","plainTextFormattedCitation":"56","previouslyFormattedCitation":"&lt;sup&gt;57&lt;/sup&gt;"},"properties":{"noteIndex":0},"schema":"https://github.com/citation-style-language/schema/raw/master/csl-citation.json"}</w:instrText>
      </w:r>
      <w:r w:rsidR="00BC6DD9">
        <w:rPr>
          <w:rFonts w:ascii="Calibri" w:eastAsia="Calibri" w:hAnsi="Calibri" w:cs="Calibri"/>
        </w:rPr>
        <w:fldChar w:fldCharType="separate"/>
      </w:r>
      <w:r w:rsidR="00274FC7" w:rsidRPr="00274FC7">
        <w:rPr>
          <w:rFonts w:ascii="Calibri" w:eastAsia="Calibri" w:hAnsi="Calibri" w:cs="Calibri"/>
          <w:noProof/>
          <w:vertAlign w:val="superscript"/>
        </w:rPr>
        <w:t>56</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274FC7">
        <w:rPr>
          <w:rFonts w:ascii="Calibri" w:eastAsia="Calibri" w:hAnsi="Calibri" w:cs="Calibri"/>
        </w:rPr>
        <w:instrText>ADDIN CSL_CITATION {"citationItems":[{"id":"ITEM-1","itemData":{"DOI":"10.1080/24694452.2016.1142857","ISSN":"24694460","abstract":"Case studies have long been a gold standard for investigating causal mechanisms in human–environment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ıcil reusar y ligar con los contextos regionales y globales dentro de los cuales aquel fue producido, por lo que tiene mayor relevancia. En este art ıculo evalu…","author":[{"dropping-particle":"","family":"Margulies","given":"Jared D.","non-dropping-particle":"","parse-names":false,"suffix":""},{"dropping-particle":"","family":"Magliocca","given":"Nicholas R.","non-dropping-particle":"","parse-names":false,"suffix":""},{"dropping-particle":"","family":"Schmill","given":"Matthew D.","non-dropping-particle":"","parse-names":false,"suffix":""},{"dropping-particle":"","family":"Ellis","given":"Erle C.","non-dropping-particle":"","parse-names":false,"suffix":""}],"container-title":"Annals of the American Association of Geographers","id":"ITEM-1","issue":"3","issued":{"date-parts":[["2016"]]},"page":"572-596","title":"Ambiguous geographies: Connecting case study knowledge with global change science","type":"article-journal","volume":"106"},"uris":["http://www.mendeley.com/documents/?uuid=cbd80614-f70a-4980-8c6f-682c74edde1d"]}],"mendeley":{"formattedCitation":"&lt;sup&gt;57&lt;/sup&gt;","plainTextFormattedCitation":"57","previouslyFormattedCitation":"&lt;sup&gt;58&lt;/sup&gt;"},"properties":{"noteIndex":0},"schema":"https://github.com/citation-style-language/schema/raw/master/csl-citation.json"}</w:instrText>
      </w:r>
      <w:r w:rsidR="00BC6DD9">
        <w:rPr>
          <w:rFonts w:ascii="Calibri" w:eastAsia="Calibri" w:hAnsi="Calibri" w:cs="Calibri"/>
        </w:rPr>
        <w:fldChar w:fldCharType="separate"/>
      </w:r>
      <w:r w:rsidR="00274FC7" w:rsidRPr="00274FC7">
        <w:rPr>
          <w:rFonts w:ascii="Calibri" w:eastAsia="Calibri" w:hAnsi="Calibri" w:cs="Calibri"/>
          <w:noProof/>
          <w:vertAlign w:val="superscript"/>
        </w:rPr>
        <w:t>57</w:t>
      </w:r>
      <w:r w:rsidR="00BC6DD9">
        <w:rPr>
          <w:rFonts w:ascii="Calibri" w:eastAsia="Calibri" w:hAnsi="Calibri" w:cs="Calibri"/>
        </w:rPr>
        <w:fldChar w:fldCharType="end"/>
      </w:r>
      <w:r w:rsidR="005E6761">
        <w:rPr>
          <w:rFonts w:ascii="Calibri" w:eastAsia="Calibri" w:hAnsi="Calibri" w:cs="Calibri"/>
        </w:rPr>
        <w:t>.</w:t>
      </w:r>
      <w:ins w:id="1669" w:author="William Lamb" w:date="2018-11-16T14:50:00Z">
        <w:r w:rsidR="001B0522">
          <w:rPr>
            <w:rFonts w:ascii="Calibri" w:eastAsia="Calibri" w:hAnsi="Calibri" w:cs="Calibri"/>
          </w:rPr>
          <w:t xml:space="preserve"> </w:t>
        </w:r>
      </w:ins>
      <w:ins w:id="1670" w:author="William Lamb" w:date="2018-11-16T15:12:00Z">
        <w:r w:rsidR="00074B5E">
          <w:rPr>
            <w:rFonts w:ascii="Calibri" w:eastAsia="Calibri" w:hAnsi="Calibri" w:cs="Calibri"/>
          </w:rPr>
          <w:t xml:space="preserve">One way to better make use of the growing case literature is through </w:t>
        </w:r>
      </w:ins>
      <w:ins w:id="1671" w:author="William Lamb" w:date="2018-11-16T14:51:00Z">
        <w:r w:rsidR="001B0522">
          <w:rPr>
            <w:rFonts w:ascii="Calibri" w:eastAsia="Calibri" w:hAnsi="Calibri" w:cs="Calibri"/>
          </w:rPr>
          <w:t xml:space="preserve">approaches that blend typologies </w:t>
        </w:r>
      </w:ins>
      <w:ins w:id="1672" w:author="William Lamb" w:date="2018-11-16T14:52:00Z">
        <w:r w:rsidR="001B0522">
          <w:rPr>
            <w:rFonts w:ascii="Calibri" w:eastAsia="Calibri" w:hAnsi="Calibri" w:cs="Calibri"/>
          </w:rPr>
          <w:t>with</w:t>
        </w:r>
      </w:ins>
      <w:ins w:id="1673" w:author="William Lamb" w:date="2018-11-16T14:51:00Z">
        <w:r w:rsidR="001B0522">
          <w:rPr>
            <w:rFonts w:ascii="Calibri" w:eastAsia="Calibri" w:hAnsi="Calibri" w:cs="Calibri"/>
          </w:rPr>
          <w:t xml:space="preserve"> evidence </w:t>
        </w:r>
        <w:r w:rsidR="00074B5E">
          <w:rPr>
            <w:rFonts w:ascii="Calibri" w:eastAsia="Calibri" w:hAnsi="Calibri" w:cs="Calibri"/>
          </w:rPr>
          <w:t>synthesis</w:t>
        </w:r>
      </w:ins>
      <w:ins w:id="1674" w:author="William Lamb" w:date="2018-11-16T15:14:00Z">
        <w:r w:rsidR="00074B5E">
          <w:rPr>
            <w:rFonts w:ascii="Calibri" w:eastAsia="Calibri" w:hAnsi="Calibri" w:cs="Calibri"/>
          </w:rPr>
          <w:t>.</w:t>
        </w:r>
      </w:ins>
      <w:ins w:id="1675" w:author="William Lamb" w:date="2018-11-16T15:15:00Z">
        <w:r w:rsidR="00074B5E">
          <w:rPr>
            <w:rFonts w:ascii="Calibri" w:eastAsia="Calibri" w:hAnsi="Calibri" w:cs="Calibri"/>
          </w:rPr>
          <w:t xml:space="preserve"> A</w:t>
        </w:r>
      </w:ins>
      <w:ins w:id="1676" w:author="William Lamb" w:date="2018-11-16T15:13:00Z">
        <w:r w:rsidR="00074B5E">
          <w:rPr>
            <w:rFonts w:ascii="Calibri" w:eastAsia="Calibri" w:hAnsi="Calibri" w:cs="Calibri"/>
          </w:rPr>
          <w:t xml:space="preserve">ggregating </w:t>
        </w:r>
      </w:ins>
      <w:ins w:id="1677" w:author="William Lamb" w:date="2018-11-16T15:15:00Z">
        <w:r w:rsidR="00074B5E">
          <w:rPr>
            <w:rFonts w:ascii="Calibri" w:eastAsia="Calibri" w:hAnsi="Calibri" w:cs="Calibri"/>
          </w:rPr>
          <w:t xml:space="preserve">cases and their </w:t>
        </w:r>
      </w:ins>
      <w:ins w:id="1678" w:author="William Lamb" w:date="2018-11-16T15:13:00Z">
        <w:r w:rsidR="00074B5E">
          <w:rPr>
            <w:rFonts w:ascii="Calibri" w:eastAsia="Calibri" w:hAnsi="Calibri" w:cs="Calibri"/>
          </w:rPr>
          <w:t>insights to the level of urban peers</w:t>
        </w:r>
      </w:ins>
      <w:ins w:id="1679" w:author="William Lamb" w:date="2018-11-16T15:14:00Z">
        <w:r w:rsidR="00074B5E">
          <w:rPr>
            <w:rFonts w:ascii="Calibri" w:eastAsia="Calibri" w:hAnsi="Calibri" w:cs="Calibri"/>
          </w:rPr>
          <w:t xml:space="preserve"> has already started in the grey literature, but remains undeveloped </w:t>
        </w:r>
      </w:ins>
      <w:ins w:id="1680" w:author="William Lamb" w:date="2018-11-16T15:15:00Z">
        <w:r w:rsidR="00074B5E">
          <w:rPr>
            <w:rFonts w:ascii="Calibri" w:eastAsia="Calibri" w:hAnsi="Calibri" w:cs="Calibri"/>
          </w:rPr>
          <w:t xml:space="preserve">in peer-reviewed work and assessments. </w:t>
        </w:r>
      </w:ins>
    </w:p>
    <w:p w14:paraId="12A66FE5" w14:textId="72132B70" w:rsidR="00DF3238" w:rsidRDefault="009A072D" w:rsidP="00B474D8">
      <w:pPr>
        <w:spacing w:line="480" w:lineRule="auto"/>
        <w:rPr>
          <w:rFonts w:eastAsia="Times New Roman"/>
        </w:rPr>
      </w:pPr>
      <w:r>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pPr>
        <w:spacing w:line="480" w:lineRule="auto"/>
        <w:rPr>
          <w:rFonts w:ascii="Calibri" w:eastAsia="Calibri" w:hAnsi="Calibri" w:cs="Calibri"/>
          <w:b/>
        </w:rPr>
      </w:pPr>
      <w:r w:rsidRPr="003003D2">
        <w:rPr>
          <w:rFonts w:ascii="Calibri" w:eastAsia="Calibri" w:hAnsi="Calibri" w:cs="Calibri"/>
          <w:b/>
        </w:rPr>
        <w:lastRenderedPageBreak/>
        <w:t>Methods</w:t>
      </w:r>
    </w:p>
    <w:p w14:paraId="5B5F6420" w14:textId="65F508DE" w:rsidR="003003D2" w:rsidRDefault="003003D2">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657237B1" w:rsidR="003003D2" w:rsidRPr="003003D2" w:rsidRDefault="00DA2337">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C574DD" w:rsidRPr="00C574DD">
        <w:t xml:space="preserve">Table </w:t>
      </w:r>
      <w:r w:rsidR="00C574DD" w:rsidRPr="00C574DD">
        <w:rPr>
          <w:noProof/>
        </w:rPr>
        <w:t>2</w:t>
      </w:r>
      <w:r w:rsidR="003003D2" w:rsidRPr="003003D2">
        <w:rPr>
          <w:rFonts w:ascii="Calibri" w:eastAsia="Calibri" w:hAnsi="Calibri" w:cs="Calibri"/>
        </w:rPr>
        <w:fldChar w:fldCharType="end"/>
      </w:r>
      <w:r w:rsidR="003003D2">
        <w:rPr>
          <w:rFonts w:ascii="Calibri" w:eastAsia="Calibri" w:hAnsi="Calibri" w:cs="Calibri"/>
        </w:rPr>
        <w:t xml:space="preserve">). As of </w:t>
      </w:r>
      <w:del w:id="1681" w:author="William Lamb" w:date="2018-11-15T14:27:00Z">
        <w:r w:rsidR="003003D2" w:rsidDel="00C53A77">
          <w:rPr>
            <w:rFonts w:ascii="Calibri" w:eastAsia="Calibri" w:hAnsi="Calibri" w:cs="Calibri"/>
          </w:rPr>
          <w:delText xml:space="preserve">March </w:delText>
        </w:r>
      </w:del>
      <w:ins w:id="1682" w:author="William Lamb" w:date="2018-11-15T14:27:00Z">
        <w:r w:rsidR="00C53A77">
          <w:rPr>
            <w:rFonts w:ascii="Calibri" w:eastAsia="Calibri" w:hAnsi="Calibri" w:cs="Calibri"/>
          </w:rPr>
          <w:t xml:space="preserve">October </w:t>
        </w:r>
      </w:ins>
      <w:r w:rsidR="003003D2">
        <w:rPr>
          <w:rFonts w:ascii="Calibri" w:eastAsia="Calibri" w:hAnsi="Calibri" w:cs="Calibri"/>
        </w:rPr>
        <w:t xml:space="preserve">2018 this search returned </w:t>
      </w:r>
      <w:del w:id="1683" w:author="William Lamb" w:date="2018-11-15T14:27:00Z">
        <w:r w:rsidR="003003D2" w:rsidDel="00C53A77">
          <w:rPr>
            <w:rFonts w:ascii="Calibri" w:eastAsia="Calibri" w:hAnsi="Calibri" w:cs="Calibri"/>
          </w:rPr>
          <w:delText>12,918</w:delText>
        </w:r>
      </w:del>
      <w:ins w:id="1684" w:author="William Lamb" w:date="2018-11-15T14:27:00Z">
        <w:r w:rsidR="00C53A77">
          <w:rPr>
            <w:rFonts w:ascii="Calibri" w:eastAsia="Calibri" w:hAnsi="Calibri" w:cs="Calibri"/>
          </w:rPr>
          <w:t>15,027</w:t>
        </w:r>
      </w:ins>
      <w:r w:rsidR="003003D2">
        <w:rPr>
          <w:rFonts w:ascii="Calibri" w:eastAsia="Calibri" w:hAnsi="Calibri" w:cs="Calibri"/>
        </w:rPr>
        <w:t xml:space="preserve">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EB245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27961FBE" w:rsidR="003003D2" w:rsidRPr="003003D2" w:rsidRDefault="003003D2" w:rsidP="000708F6">
            <w:pPr>
              <w:spacing w:line="480" w:lineRule="auto"/>
            </w:pPr>
            <w:del w:id="1685" w:author="William Lamb" w:date="2018-11-14T17:23:00Z">
              <w:r w:rsidRPr="003003D2" w:rsidDel="00543528">
                <w:rPr>
                  <w:rFonts w:ascii="Calibri" w:eastAsia="Calibri" w:hAnsi="Calibri" w:cs="Calibri"/>
                </w:rPr>
                <w:delText>(“Paris Agreement” OR “low carbon” OR "decarboni*ation" OR (“energy” OR “carbon” OR “CO2” OR “GHG” OR “greenhouse gas” OR “climat*”) NEAR/3 ("mitigation" OR "reduc*" OR "polic*" OR "governance"))</w:delText>
              </w:r>
            </w:del>
            <w:ins w:id="1686" w:author="William Lamb" w:date="2018-11-14T17:23:00Z">
              <w:r w:rsidR="00543528">
                <w:t>("low carbon" OR "decarboni*ation" OR (("energy" OR "carbon" OR "CO2" OR "GHG" OR "greenhouse gas" OR "climat*") NEAR/3 "mitigation") OR (("energy" OR "carbon" OR "CO2" OR "GHG" OR "greenhouse gas") NEAR/3 ("reduc*" OR "polic*" OR "governance")))</w:t>
              </w:r>
            </w:ins>
          </w:p>
        </w:tc>
      </w:tr>
    </w:tbl>
    <w:p w14:paraId="1E362E8D" w14:textId="77777777" w:rsidR="003003D2" w:rsidRDefault="003003D2" w:rsidP="00EB245C">
      <w:pPr>
        <w:pStyle w:val="Caption"/>
        <w:spacing w:line="480" w:lineRule="auto"/>
        <w:rPr>
          <w:ins w:id="1687" w:author="William Lamb" w:date="2018-11-14T17:23:00Z"/>
        </w:rPr>
      </w:pPr>
      <w:bookmarkStart w:id="1688"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C574DD">
        <w:rPr>
          <w:b/>
          <w:noProof/>
        </w:rPr>
        <w:t>2</w:t>
      </w:r>
      <w:r w:rsidRPr="003003D2">
        <w:rPr>
          <w:b/>
          <w:noProof/>
        </w:rPr>
        <w:fldChar w:fldCharType="end"/>
      </w:r>
      <w:bookmarkEnd w:id="1688"/>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2E7667E4" w14:textId="43BF2E00" w:rsidR="00854DE9" w:rsidRDefault="00854DE9">
      <w:pPr>
        <w:spacing w:line="480" w:lineRule="auto"/>
        <w:rPr>
          <w:ins w:id="1689" w:author="William Lamb" w:date="2018-11-15T09:49:00Z"/>
        </w:rPr>
        <w:pPrChange w:id="1690" w:author="William Lamb" w:date="2018-11-14T17:25:00Z">
          <w:pPr>
            <w:pStyle w:val="Caption"/>
            <w:spacing w:line="480" w:lineRule="auto"/>
          </w:pPr>
        </w:pPrChange>
      </w:pPr>
      <w:ins w:id="1691" w:author="William Lamb" w:date="2018-11-15T09:46:00Z">
        <w:r>
          <w:t>Our results are not fully comprehensive, since further databases are available (e.</w:t>
        </w:r>
      </w:ins>
      <w:ins w:id="1692" w:author="William Lamb" w:date="2018-11-15T09:47:00Z">
        <w:r>
          <w:t>g. Google Scholar) and relevant non-English language articles may exist.</w:t>
        </w:r>
      </w:ins>
      <w:ins w:id="1693" w:author="William Lamb" w:date="2018-11-15T09:48:00Z">
        <w:r>
          <w:t xml:space="preserve"> However, on translating our query into Spanish and French, and applying all versions in Google Scholar, </w:t>
        </w:r>
      </w:ins>
      <w:ins w:id="1694" w:author="William Lamb" w:date="2018-11-15T09:49:00Z">
        <w:r w:rsidR="00424FFF">
          <w:t>we find very few further results, even from the “most relevant</w:t>
        </w:r>
      </w:ins>
      <w:ins w:id="1695" w:author="William Lamb" w:date="2018-11-15T09:50:00Z">
        <w:r w:rsidR="00424FFF">
          <w:t>” documents</w:t>
        </w:r>
      </w:ins>
      <w:ins w:id="1696" w:author="William Lamb" w:date="2018-11-15T09:49:00Z">
        <w:r w:rsidR="00424FFF">
          <w:t xml:space="preserve"> </w:t>
        </w:r>
      </w:ins>
      <w:ins w:id="1697" w:author="William Lamb" w:date="2018-11-15T09:51:00Z">
        <w:r w:rsidR="00424FFF">
          <w:t>–</w:t>
        </w:r>
      </w:ins>
      <w:ins w:id="1698" w:author="William Lamb" w:date="2018-11-15T09:49:00Z">
        <w:r w:rsidR="00424FFF">
          <w:t xml:space="preserve"> and no further peer-reviewed </w:t>
        </w:r>
      </w:ins>
      <w:ins w:id="1699" w:author="William Lamb" w:date="2018-11-15T09:51:00Z">
        <w:r w:rsidR="00424FFF">
          <w:t>documents were identified</w:t>
        </w:r>
      </w:ins>
      <w:ins w:id="1700" w:author="William Lamb" w:date="2018-11-15T09:49:00Z">
        <w:r w:rsidR="00424FFF">
          <w:t>.</w:t>
        </w:r>
      </w:ins>
      <w:ins w:id="1701" w:author="William Lamb" w:date="2018-11-15T09:50:00Z">
        <w:r w:rsidR="00424FFF">
          <w:t xml:space="preserve"> More in-depth studies, e.g.</w:t>
        </w:r>
      </w:ins>
      <w:ins w:id="1702" w:author="William Lamb" w:date="2018-11-15T09:51:00Z">
        <w:r w:rsidR="00424FFF">
          <w:t xml:space="preserve"> systematic maps</w:t>
        </w:r>
      </w:ins>
      <w:ins w:id="1703" w:author="William Lamb" w:date="2018-11-15T09:50:00Z">
        <w:r w:rsidR="00424FFF">
          <w:t xml:space="preserve"> on specific topics or cities, </w:t>
        </w:r>
      </w:ins>
      <w:ins w:id="1704" w:author="William Lamb" w:date="2018-11-15T09:51:00Z">
        <w:r w:rsidR="00424FFF">
          <w:t xml:space="preserve">could consider </w:t>
        </w:r>
      </w:ins>
      <w:ins w:id="1705" w:author="William Lamb" w:date="2018-11-15T09:53:00Z">
        <w:r w:rsidR="00424FFF">
          <w:t xml:space="preserve">additional </w:t>
        </w:r>
      </w:ins>
      <w:ins w:id="1706" w:author="William Lamb" w:date="2018-11-15T09:52:00Z">
        <w:r w:rsidR="00424FFF">
          <w:t>databases</w:t>
        </w:r>
      </w:ins>
      <w:ins w:id="1707" w:author="William Lamb" w:date="2018-11-15T09:51:00Z">
        <w:r w:rsidR="00424FFF">
          <w:t>.</w:t>
        </w:r>
      </w:ins>
    </w:p>
    <w:p w14:paraId="3558C9EF" w14:textId="1975D8F3" w:rsidR="00543528" w:rsidRPr="00A14D47" w:rsidDel="00424FFF" w:rsidRDefault="00543528">
      <w:pPr>
        <w:spacing w:line="480" w:lineRule="auto"/>
        <w:rPr>
          <w:del w:id="1708" w:author="William Lamb" w:date="2018-11-15T09:50:00Z"/>
        </w:rPr>
        <w:pPrChange w:id="1709" w:author="William Lamb" w:date="2018-11-14T17:25:00Z">
          <w:pPr>
            <w:pStyle w:val="Caption"/>
            <w:spacing w:line="480" w:lineRule="auto"/>
          </w:pPr>
        </w:pPrChange>
      </w:pPr>
    </w:p>
    <w:p w14:paraId="470015F6" w14:textId="1AD540E7" w:rsidR="00752C1B" w:rsidRDefault="00752C1B" w:rsidP="000708F6">
      <w:pPr>
        <w:spacing w:line="480" w:lineRule="auto"/>
        <w:rPr>
          <w:rFonts w:ascii="Calibri" w:eastAsia="Calibri" w:hAnsi="Calibri" w:cs="Calibri"/>
          <w:i/>
        </w:rPr>
      </w:pPr>
      <w:r>
        <w:rPr>
          <w:rFonts w:ascii="Calibri" w:eastAsia="Calibri" w:hAnsi="Calibri" w:cs="Calibri"/>
          <w:i/>
        </w:rPr>
        <w:t>Identifying cases</w:t>
      </w:r>
    </w:p>
    <w:p w14:paraId="695764F1" w14:textId="3E1D288E" w:rsidR="00752C1B" w:rsidRDefault="00DA2337" w:rsidP="00B474D8">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ins w:id="1710" w:author="William Lamb" w:date="2018-11-15T14:26:00Z">
        <w:r w:rsidR="00C53A77">
          <w:rPr>
            <w:rFonts w:ascii="Calibri" w:eastAsia="Calibri" w:hAnsi="Calibri" w:cs="Calibri"/>
          </w:rPr>
          <w:t>15,027</w:t>
        </w:r>
      </w:ins>
      <w:del w:id="1711" w:author="William Lamb" w:date="2018-11-15T14:26:00Z">
        <w:r w:rsidR="004027D8" w:rsidDel="00C53A77">
          <w:rPr>
            <w:rFonts w:ascii="Calibri" w:eastAsia="Calibri" w:hAnsi="Calibri" w:cs="Calibri"/>
          </w:rPr>
          <w:delText>1</w:delText>
        </w:r>
      </w:del>
      <w:del w:id="1712" w:author="William Lamb" w:date="2018-10-31T10:42:00Z">
        <w:r w:rsidR="004027D8" w:rsidDel="00677EF4">
          <w:rPr>
            <w:rFonts w:ascii="Calibri" w:eastAsia="Calibri" w:hAnsi="Calibri" w:cs="Calibri"/>
          </w:rPr>
          <w:delText>2</w:delText>
        </w:r>
      </w:del>
      <w:del w:id="1713" w:author="William Lamb" w:date="2018-11-15T14:26:00Z">
        <w:r w:rsidR="004027D8" w:rsidDel="00C53A77">
          <w:rPr>
            <w:rFonts w:ascii="Calibri" w:eastAsia="Calibri" w:hAnsi="Calibri" w:cs="Calibri"/>
          </w:rPr>
          <w:delText>,</w:delText>
        </w:r>
      </w:del>
      <w:del w:id="1714" w:author="William Lamb" w:date="2018-10-31T10:42:00Z">
        <w:r w:rsidR="004027D8" w:rsidDel="00677EF4">
          <w:rPr>
            <w:rFonts w:ascii="Calibri" w:eastAsia="Calibri" w:hAnsi="Calibri" w:cs="Calibri"/>
          </w:rPr>
          <w:delText>918</w:delText>
        </w:r>
      </w:del>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del w:id="1715" w:author="William Lamb" w:date="2018-10-31T10:42:00Z">
        <w:r w:rsidDel="00677EF4">
          <w:rPr>
            <w:rFonts w:ascii="Calibri" w:eastAsia="Calibri" w:hAnsi="Calibri" w:cs="Calibri"/>
          </w:rPr>
          <w:delText>3</w:delText>
        </w:r>
      </w:del>
      <w:ins w:id="1716" w:author="William Lamb" w:date="2018-10-31T10:42:00Z">
        <w:r w:rsidR="00677EF4">
          <w:rPr>
            <w:rFonts w:ascii="Calibri" w:eastAsia="Calibri" w:hAnsi="Calibri" w:cs="Calibri"/>
          </w:rPr>
          <w:t>4</w:t>
        </w:r>
      </w:ins>
      <w:r>
        <w:rPr>
          <w:rFonts w:ascii="Calibri" w:eastAsia="Calibri" w:hAnsi="Calibri" w:cs="Calibri"/>
        </w:rPr>
        <w:t>,</w:t>
      </w:r>
      <w:del w:id="1717" w:author="William Lamb" w:date="2018-11-15T14:27:00Z">
        <w:r w:rsidDel="000F5E4A">
          <w:rPr>
            <w:rFonts w:ascii="Calibri" w:eastAsia="Calibri" w:hAnsi="Calibri" w:cs="Calibri"/>
          </w:rPr>
          <w:delText>44</w:delText>
        </w:r>
      </w:del>
      <w:del w:id="1718" w:author="William Lamb" w:date="2018-10-31T10:42:00Z">
        <w:r w:rsidDel="00677EF4">
          <w:rPr>
            <w:rFonts w:ascii="Calibri" w:eastAsia="Calibri" w:hAnsi="Calibri" w:cs="Calibri"/>
          </w:rPr>
          <w:delText>0</w:delText>
        </w:r>
      </w:del>
      <w:ins w:id="1719" w:author="William Lamb" w:date="2018-11-15T14:27:00Z">
        <w:r w:rsidR="000F5E4A">
          <w:rPr>
            <w:rFonts w:ascii="Calibri" w:eastAsia="Calibri" w:hAnsi="Calibri" w:cs="Calibri"/>
          </w:rPr>
          <w:t>051</w:t>
        </w:r>
      </w:ins>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del w:id="1720" w:author="William Lamb" w:date="2018-10-31T10:41:00Z">
        <w:r w:rsidRPr="003003D2" w:rsidDel="00677EF4">
          <w:rPr>
            <w:rFonts w:ascii="Calibri" w:eastAsia="Calibri" w:hAnsi="Calibri" w:cs="Calibri"/>
          </w:rPr>
          <w:delText>4,730</w:delText>
        </w:r>
      </w:del>
      <w:ins w:id="1721" w:author="William Lamb" w:date="2018-11-15T14:27:00Z">
        <w:r w:rsidR="00F136C5">
          <w:rPr>
            <w:rFonts w:ascii="Calibri" w:eastAsia="Calibri" w:hAnsi="Calibri" w:cs="Calibri"/>
          </w:rPr>
          <w:t>5,677</w:t>
        </w:r>
      </w:ins>
      <w:r w:rsidRPr="003003D2">
        <w:rPr>
          <w:rFonts w:ascii="Calibri" w:eastAsia="Calibri" w:hAnsi="Calibri" w:cs="Calibri"/>
        </w:rPr>
        <w:t xml:space="preserve"> case studies</w:t>
      </w:r>
      <w:r>
        <w:rPr>
          <w:rFonts w:ascii="Calibri" w:eastAsia="Calibri" w:hAnsi="Calibri" w:cs="Calibri"/>
        </w:rPr>
        <w:t xml:space="preserve"> on individual </w:t>
      </w:r>
      <w:r>
        <w:rPr>
          <w:rFonts w:ascii="Calibri" w:eastAsia="Calibri" w:hAnsi="Calibri" w:cs="Calibri"/>
        </w:rPr>
        <w:lastRenderedPageBreak/>
        <w:t>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ins w:id="1722" w:author="William Lamb" w:date="2018-11-15T14:28:00Z">
        <w:r w:rsidR="008224C7">
          <w:rPr>
            <w:rFonts w:ascii="Calibri" w:eastAsia="Calibri" w:hAnsi="Calibri" w:cs="Calibri"/>
          </w:rPr>
          <w:t xml:space="preserve">conference proceedings, and </w:t>
        </w:r>
      </w:ins>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del w:id="1723" w:author="William Lamb" w:date="2018-11-15T14:27:00Z">
        <w:r w:rsidR="000B5AD6" w:rsidDel="008224C7">
          <w:rPr>
            <w:rFonts w:ascii="Calibri" w:eastAsia="Calibri" w:hAnsi="Calibri" w:cs="Calibri"/>
          </w:rPr>
          <w:delText xml:space="preserve"> </w:delText>
        </w:r>
      </w:del>
    </w:p>
    <w:p w14:paraId="1FECD2CA" w14:textId="181B125A" w:rsidR="003003D2" w:rsidRPr="00017748" w:rsidRDefault="00017748">
      <w:pPr>
        <w:spacing w:line="480" w:lineRule="auto"/>
        <w:rPr>
          <w:rFonts w:ascii="Calibri" w:eastAsia="Calibri" w:hAnsi="Calibri" w:cs="Calibri"/>
          <w:i/>
        </w:rPr>
      </w:pPr>
      <w:r w:rsidRPr="00017748">
        <w:rPr>
          <w:rFonts w:ascii="Calibri" w:eastAsia="Calibri" w:hAnsi="Calibri" w:cs="Calibri"/>
          <w:i/>
        </w:rPr>
        <w:t>Topic modelling</w:t>
      </w:r>
    </w:p>
    <w:p w14:paraId="10B2E78F" w14:textId="4ED68451" w:rsidR="002A6A5B" w:rsidRDefault="00752C1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 xml:space="preserve">to process and produce a topic model from the </w:t>
      </w:r>
      <w:del w:id="1724" w:author="William Lamb" w:date="2018-11-15T14:28:00Z">
        <w:r w:rsidDel="008224C7">
          <w:rPr>
            <w:rFonts w:ascii="Calibri" w:eastAsia="Calibri" w:hAnsi="Calibri" w:cs="Calibri"/>
          </w:rPr>
          <w:delText>3,440</w:delText>
        </w:r>
      </w:del>
      <w:ins w:id="1725" w:author="William Lamb" w:date="2018-11-15T14:28:00Z">
        <w:r w:rsidR="008224C7">
          <w:rPr>
            <w:rFonts w:ascii="Calibri" w:eastAsia="Calibri" w:hAnsi="Calibri" w:cs="Calibri"/>
          </w:rPr>
          <w:t>4,051</w:t>
        </w:r>
      </w:ins>
      <w:r>
        <w:rPr>
          <w:rFonts w:ascii="Calibri" w:eastAsia="Calibri" w:hAnsi="Calibri" w:cs="Calibri"/>
        </w:rPr>
        <w:t xml:space="preserve">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274FC7">
        <w:rPr>
          <w:rFonts w:ascii="Calibri" w:eastAsia="Calibri" w:hAnsi="Calibri" w:cs="Calibri"/>
        </w:rPr>
        <w:instrText>ADDIN CSL_CITATION {"citationItems":[{"id":"ITEM-1","itemData":{"author":[{"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Dubourg","given":"Vincent","non-dropping-particle":"","parse-names":false,"suffix":""},{"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Pedregosa","given":"Fabian","non-dropping-particle":"","parse-names":false,"suffix":""},{"dropping-particle":"","family":"Weiss","given":"Ron","non-dropping-particle":"","parse-names":false,"suffix":""}],"container-title":"Journal of Machine Learning Research","id":"ITEM-1","issued":{"date-parts":[["2011"]]},"page":"2825-2830","title":"Scikit-learn: Machine Learning in Python","type":"article-journal","volume":"12"},"uris":["http://www.mendeley.com/documents/?uuid=c19d075e-2310-4836-8bbc-123bdf8a8488"]}],"mendeley":{"formattedCitation":"&lt;sup&gt;58&lt;/sup&gt;","plainTextFormattedCitation":"58","previouslyFormattedCitation":"&lt;sup&gt;59&lt;/sup&gt;"},"properties":{"noteIndex":0},"schema":"https://github.com/citation-style-language/schema/raw/master/csl-citation.json"}</w:instrText>
      </w:r>
      <w:r w:rsidR="000B5AD6">
        <w:rPr>
          <w:rFonts w:ascii="Calibri" w:eastAsia="Calibri" w:hAnsi="Calibri" w:cs="Calibri"/>
        </w:rPr>
        <w:fldChar w:fldCharType="separate"/>
      </w:r>
      <w:r w:rsidR="00274FC7" w:rsidRPr="00274FC7">
        <w:rPr>
          <w:rFonts w:ascii="Calibri" w:eastAsia="Calibri" w:hAnsi="Calibri" w:cs="Calibri"/>
          <w:noProof/>
          <w:vertAlign w:val="superscript"/>
        </w:rPr>
        <w:t>58</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274FC7">
        <w:rPr>
          <w:rFonts w:ascii="Calibri" w:eastAsia="Calibri" w:hAnsi="Calibri" w:cs="Calibri"/>
        </w:rPr>
        <w:instrText>ADDIN CSL_CITATION {"citationItems":[{"id":"ITEM-1","itemData":{"DOI":"10.1038/44565","ISBN":"0028-0836 (Print)\\r0028-0836 (Linking)","ISSN":"0028-0836","PMID":"10548103","abstract":"Is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sign.","author":[{"dropping-particle":"","family":"Lee","given":"D D","non-dropping-particle":"","parse-names":false,"suffix":""},{"dropping-particle":"","family":"Seung","given":"H S","non-dropping-particle":"","parse-names":false,"suffix":""}],"container-title":"Nature","id":"ITEM-1","issue":"6755","issued":{"date-parts":[["1999"]]},"page":"788-91","title":"Learning the parts of objects by non-negative matrix factorization.","type":"article-journal","volume":"401"},"uris":["http://www.mendeley.com/documents/?uuid=0565a7a0-6aa6-4998-be31-32f9471653fb"]}],"mendeley":{"formattedCitation":"&lt;sup&gt;59&lt;/sup&gt;","plainTextFormattedCitation":"59","previouslyFormattedCitation":"&lt;sup&gt;60&lt;/sup&gt;"},"properties":{"noteIndex":0},"schema":"https://github.com/citation-style-language/schema/raw/master/csl-citation.json"}</w:instrText>
      </w:r>
      <w:r w:rsidR="007179F3">
        <w:rPr>
          <w:rFonts w:ascii="Calibri" w:eastAsia="Calibri" w:hAnsi="Calibri" w:cs="Calibri"/>
        </w:rPr>
        <w:fldChar w:fldCharType="separate"/>
      </w:r>
      <w:r w:rsidR="00274FC7" w:rsidRPr="00274FC7">
        <w:rPr>
          <w:rFonts w:ascii="Calibri" w:eastAsia="Calibri" w:hAnsi="Calibri" w:cs="Calibri"/>
          <w:noProof/>
          <w:vertAlign w:val="superscript"/>
        </w:rPr>
        <w:t>59</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1BF08211" w:rsidR="002A6A5B" w:rsidRDefault="006763E3">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w:t>
      </w:r>
      <w:del w:id="1726" w:author="William Lamb" w:date="2018-11-15T14:28:00Z">
        <w:r w:rsidDel="008224C7">
          <w:rPr>
            <w:rFonts w:ascii="Calibri" w:eastAsia="Calibri" w:hAnsi="Calibri" w:cs="Calibri"/>
          </w:rPr>
          <w:delText xml:space="preserve">17 </w:delText>
        </w:r>
      </w:del>
      <w:ins w:id="1727" w:author="William Lamb" w:date="2018-11-15T14:28:00Z">
        <w:r w:rsidR="008224C7">
          <w:rPr>
            <w:rFonts w:ascii="Calibri" w:eastAsia="Calibri" w:hAnsi="Calibri" w:cs="Calibri"/>
          </w:rPr>
          <w:t xml:space="preserve">18 </w:t>
        </w:r>
      </w:ins>
      <w:r>
        <w:rPr>
          <w:rFonts w:ascii="Calibri" w:eastAsia="Calibri" w:hAnsi="Calibri" w:cs="Calibri"/>
        </w:rPr>
        <w:t xml:space="preserve">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We manually assign names to the topics (shown in SI Text Table 1), based on a review of the associated keywords and strongly correlating documents.</w:t>
      </w:r>
    </w:p>
    <w:p w14:paraId="14EBA16D" w14:textId="6F2901FA" w:rsidR="000B5AD6" w:rsidRDefault="002A6A5B">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xml:space="preserve">, we manually search for the following </w:t>
      </w:r>
      <w:r>
        <w:rPr>
          <w:rFonts w:ascii="Calibri" w:eastAsia="Calibri" w:hAnsi="Calibri" w:cs="Calibri"/>
        </w:rPr>
        <w:lastRenderedPageBreak/>
        <w:t>keywords within abstracts: “scenario” OR “2020” OR “2025” OR “2030” OR “2040” OR “2045” OR “2050”. A random selection and screening of these documents showed they were broadly in line with our expectations.</w:t>
      </w:r>
    </w:p>
    <w:p w14:paraId="17D4F5ED" w14:textId="5FEB5352" w:rsidR="00017748" w:rsidRDefault="00017748">
      <w:pPr>
        <w:spacing w:line="480" w:lineRule="auto"/>
        <w:rPr>
          <w:rFonts w:ascii="Calibri" w:eastAsia="Calibri" w:hAnsi="Calibri" w:cs="Calibri"/>
          <w:i/>
        </w:rPr>
      </w:pPr>
      <w:r w:rsidRPr="00017748">
        <w:rPr>
          <w:rFonts w:ascii="Calibri" w:eastAsia="Calibri" w:hAnsi="Calibri" w:cs="Calibri"/>
          <w:i/>
        </w:rPr>
        <w:t>Systematic reviews</w:t>
      </w:r>
    </w:p>
    <w:p w14:paraId="7331C423" w14:textId="3BBE08E3" w:rsidR="003003D2" w:rsidRDefault="00017748">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original document set (</w:t>
      </w:r>
      <w:del w:id="1728" w:author="William Lamb" w:date="2018-11-15T14:31:00Z">
        <w:r w:rsidDel="00744D47">
          <w:rPr>
            <w:rFonts w:ascii="Calibri" w:eastAsia="Calibri" w:hAnsi="Calibri" w:cs="Calibri"/>
          </w:rPr>
          <w:delText>12,918</w:delText>
        </w:r>
      </w:del>
      <w:ins w:id="1729" w:author="William Lamb" w:date="2018-11-15T14:31:00Z">
        <w:r w:rsidR="00744D47">
          <w:rPr>
            <w:rFonts w:ascii="Calibri" w:eastAsia="Calibri" w:hAnsi="Calibri" w:cs="Calibri"/>
          </w:rPr>
          <w:t>15,027</w:t>
        </w:r>
      </w:ins>
      <w:r>
        <w:rPr>
          <w:rFonts w:ascii="Calibri" w:eastAsia="Calibri" w:hAnsi="Calibri" w:cs="Calibri"/>
        </w:rPr>
        <w:t xml:space="preserve">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pPr>
        <w:spacing w:line="480" w:lineRule="auto"/>
        <w:rPr>
          <w:rFonts w:ascii="Calibri" w:eastAsia="Calibri" w:hAnsi="Calibri" w:cs="Calibri"/>
        </w:rPr>
      </w:pPr>
    </w:p>
    <w:p w14:paraId="7041C2E6" w14:textId="77777777" w:rsidR="001500E5" w:rsidRDefault="001500E5">
      <w:pPr>
        <w:spacing w:line="480" w:lineRule="auto"/>
        <w:rPr>
          <w:rFonts w:ascii="Calibri" w:eastAsia="Calibri" w:hAnsi="Calibri" w:cs="Calibri"/>
        </w:rPr>
      </w:pPr>
    </w:p>
    <w:p w14:paraId="25DED3A4" w14:textId="7069F0C0" w:rsidR="001500E5" w:rsidRDefault="001500E5">
      <w:pPr>
        <w:pStyle w:val="Heading1"/>
        <w:suppressLineNumbers/>
        <w:spacing w:line="480" w:lineRule="auto"/>
        <w:rPr>
          <w:rFonts w:eastAsia="Calibri"/>
        </w:rPr>
        <w:pPrChange w:id="1730" w:author="William Lamb" w:date="2018-11-09T11:08:00Z">
          <w:pPr>
            <w:pStyle w:val="Heading1"/>
            <w:suppressLineNumbers/>
          </w:pPr>
        </w:pPrChange>
      </w:pPr>
      <w:r>
        <w:rPr>
          <w:rFonts w:eastAsia="Calibri"/>
        </w:rPr>
        <w:t>References</w:t>
      </w:r>
    </w:p>
    <w:p w14:paraId="1E84D8EB" w14:textId="77777777" w:rsidR="001500E5" w:rsidRPr="001500E5" w:rsidRDefault="001500E5">
      <w:pPr>
        <w:suppressLineNumbers/>
        <w:spacing w:line="480" w:lineRule="auto"/>
        <w:pPrChange w:id="1731" w:author="William Lamb" w:date="2018-11-09T11:08:00Z">
          <w:pPr>
            <w:suppressLineNumbers/>
          </w:pPr>
        </w:pPrChange>
      </w:pPr>
    </w:p>
    <w:p w14:paraId="655C512D" w14:textId="20AA7497" w:rsidR="00274FC7" w:rsidRPr="00274FC7" w:rsidRDefault="0024728A" w:rsidP="00274FC7">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274FC7" w:rsidRPr="00274FC7">
        <w:rPr>
          <w:rFonts w:ascii="Calibri" w:hAnsi="Calibri" w:cs="Calibri"/>
          <w:noProof/>
          <w:szCs w:val="24"/>
        </w:rPr>
        <w:t>1.</w:t>
      </w:r>
      <w:r w:rsidR="00274FC7" w:rsidRPr="00274FC7">
        <w:rPr>
          <w:rFonts w:ascii="Calibri" w:hAnsi="Calibri" w:cs="Calibri"/>
          <w:noProof/>
          <w:szCs w:val="24"/>
        </w:rPr>
        <w:tab/>
        <w:t xml:space="preserve">Acuto, M., Parnell, S. &amp; Seto, K. C. Building a global urban science. </w:t>
      </w:r>
      <w:r w:rsidR="00274FC7" w:rsidRPr="00274FC7">
        <w:rPr>
          <w:rFonts w:ascii="Calibri" w:hAnsi="Calibri" w:cs="Calibri"/>
          <w:i/>
          <w:iCs/>
          <w:noProof/>
          <w:szCs w:val="24"/>
        </w:rPr>
        <w:t>Nat. Sustain.</w:t>
      </w:r>
      <w:r w:rsidR="00274FC7" w:rsidRPr="00274FC7">
        <w:rPr>
          <w:rFonts w:ascii="Calibri" w:hAnsi="Calibri" w:cs="Calibri"/>
          <w:noProof/>
          <w:szCs w:val="24"/>
        </w:rPr>
        <w:t xml:space="preserve"> </w:t>
      </w:r>
      <w:r w:rsidR="00274FC7" w:rsidRPr="00274FC7">
        <w:rPr>
          <w:rFonts w:ascii="Calibri" w:hAnsi="Calibri" w:cs="Calibri"/>
          <w:b/>
          <w:bCs/>
          <w:noProof/>
          <w:szCs w:val="24"/>
        </w:rPr>
        <w:t>1,</w:t>
      </w:r>
      <w:r w:rsidR="00274FC7" w:rsidRPr="00274FC7">
        <w:rPr>
          <w:rFonts w:ascii="Calibri" w:hAnsi="Calibri" w:cs="Calibri"/>
          <w:noProof/>
          <w:szCs w:val="24"/>
        </w:rPr>
        <w:t xml:space="preserve"> 2–4 (2018).</w:t>
      </w:r>
    </w:p>
    <w:p w14:paraId="21A31872"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w:t>
      </w:r>
      <w:r w:rsidRPr="00274FC7">
        <w:rPr>
          <w:rFonts w:ascii="Calibri" w:hAnsi="Calibri" w:cs="Calibri"/>
          <w:noProof/>
          <w:szCs w:val="24"/>
        </w:rPr>
        <w:tab/>
        <w:t xml:space="preserve">Acuto, M. &amp; Susan, P. Leave no city behind. </w:t>
      </w:r>
      <w:r w:rsidRPr="00274FC7">
        <w:rPr>
          <w:rFonts w:ascii="Calibri" w:hAnsi="Calibri" w:cs="Calibri"/>
          <w:i/>
          <w:iCs/>
          <w:noProof/>
          <w:szCs w:val="24"/>
        </w:rPr>
        <w:t>Science (80-. ).</w:t>
      </w:r>
      <w:r w:rsidRPr="00274FC7">
        <w:rPr>
          <w:rFonts w:ascii="Calibri" w:hAnsi="Calibri" w:cs="Calibri"/>
          <w:noProof/>
          <w:szCs w:val="24"/>
        </w:rPr>
        <w:t xml:space="preserve"> </w:t>
      </w:r>
      <w:r w:rsidRPr="00274FC7">
        <w:rPr>
          <w:rFonts w:ascii="Calibri" w:hAnsi="Calibri" w:cs="Calibri"/>
          <w:b/>
          <w:bCs/>
          <w:noProof/>
          <w:szCs w:val="24"/>
        </w:rPr>
        <w:t>352,</w:t>
      </w:r>
      <w:r w:rsidRPr="00274FC7">
        <w:rPr>
          <w:rFonts w:ascii="Calibri" w:hAnsi="Calibri" w:cs="Calibri"/>
          <w:noProof/>
          <w:szCs w:val="24"/>
        </w:rPr>
        <w:t xml:space="preserve"> 873 (2016).</w:t>
      </w:r>
    </w:p>
    <w:p w14:paraId="08ED92E0"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w:t>
      </w:r>
      <w:r w:rsidRPr="00274FC7">
        <w:rPr>
          <w:rFonts w:ascii="Calibri" w:hAnsi="Calibri" w:cs="Calibri"/>
          <w:noProof/>
          <w:szCs w:val="24"/>
        </w:rPr>
        <w:tab/>
        <w:t xml:space="preserve">Minx, J. C., Callaghan, M., Lamb, W. F., Garard, J. &amp; Edenhofer, O. Learning about climate change solutions in the IPCC and beyond. </w:t>
      </w:r>
      <w:r w:rsidRPr="00274FC7">
        <w:rPr>
          <w:rFonts w:ascii="Calibri" w:hAnsi="Calibri" w:cs="Calibri"/>
          <w:i/>
          <w:iCs/>
          <w:noProof/>
          <w:szCs w:val="24"/>
        </w:rPr>
        <w:t>Environ. Sci. Policy</w:t>
      </w:r>
      <w:r w:rsidRPr="00274FC7">
        <w:rPr>
          <w:rFonts w:ascii="Calibri" w:hAnsi="Calibri" w:cs="Calibri"/>
          <w:noProof/>
          <w:szCs w:val="24"/>
        </w:rPr>
        <w:t xml:space="preserve"> </w:t>
      </w:r>
      <w:r w:rsidRPr="00274FC7">
        <w:rPr>
          <w:rFonts w:ascii="Calibri" w:hAnsi="Calibri" w:cs="Calibri"/>
          <w:b/>
          <w:bCs/>
          <w:noProof/>
          <w:szCs w:val="24"/>
        </w:rPr>
        <w:t>77,</w:t>
      </w:r>
      <w:r w:rsidRPr="00274FC7">
        <w:rPr>
          <w:rFonts w:ascii="Calibri" w:hAnsi="Calibri" w:cs="Calibri"/>
          <w:noProof/>
          <w:szCs w:val="24"/>
        </w:rPr>
        <w:t xml:space="preserve"> (2017).</w:t>
      </w:r>
    </w:p>
    <w:p w14:paraId="1D285D77"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w:t>
      </w:r>
      <w:r w:rsidRPr="00274FC7">
        <w:rPr>
          <w:rFonts w:ascii="Calibri" w:hAnsi="Calibri" w:cs="Calibri"/>
          <w:noProof/>
          <w:szCs w:val="24"/>
        </w:rPr>
        <w:tab/>
        <w:t xml:space="preserve">Creutzig, F., Baiocchi, G., Bierkandt, R., Pichler, P.-P. &amp; Seto, K. C. Global typology of urban energy use and potentials for an urbanization mitigation wedge. </w:t>
      </w:r>
      <w:r w:rsidRPr="00274FC7">
        <w:rPr>
          <w:rFonts w:ascii="Calibri" w:hAnsi="Calibri" w:cs="Calibri"/>
          <w:i/>
          <w:iCs/>
          <w:noProof/>
          <w:szCs w:val="24"/>
        </w:rPr>
        <w:t>Proc. Natl. Acad. Sci.</w:t>
      </w:r>
      <w:r w:rsidRPr="00274FC7">
        <w:rPr>
          <w:rFonts w:ascii="Calibri" w:hAnsi="Calibri" w:cs="Calibri"/>
          <w:noProof/>
          <w:szCs w:val="24"/>
        </w:rPr>
        <w:t xml:space="preserve"> (2015). doi:10.1073/pnas.1315545112</w:t>
      </w:r>
    </w:p>
    <w:p w14:paraId="309659A6"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5.</w:t>
      </w:r>
      <w:r w:rsidRPr="00274FC7">
        <w:rPr>
          <w:rFonts w:ascii="Calibri" w:hAnsi="Calibri" w:cs="Calibri"/>
          <w:noProof/>
          <w:szCs w:val="24"/>
        </w:rPr>
        <w:tab/>
        <w:t xml:space="preserve">Grandin, J., Haarstad, H., Kjærås, K. &amp; Bouzarovski, S. The politics of rapid urban transformation. </w:t>
      </w:r>
      <w:r w:rsidRPr="00274FC7">
        <w:rPr>
          <w:rFonts w:ascii="Calibri" w:hAnsi="Calibri" w:cs="Calibri"/>
          <w:i/>
          <w:iCs/>
          <w:noProof/>
          <w:szCs w:val="24"/>
        </w:rPr>
        <w:t>Curr. Opin. Environ. Sustain.</w:t>
      </w:r>
      <w:r w:rsidRPr="00274FC7">
        <w:rPr>
          <w:rFonts w:ascii="Calibri" w:hAnsi="Calibri" w:cs="Calibri"/>
          <w:noProof/>
          <w:szCs w:val="24"/>
        </w:rPr>
        <w:t xml:space="preserve"> </w:t>
      </w:r>
      <w:r w:rsidRPr="00274FC7">
        <w:rPr>
          <w:rFonts w:ascii="Calibri" w:hAnsi="Calibri" w:cs="Calibri"/>
          <w:b/>
          <w:bCs/>
          <w:noProof/>
          <w:szCs w:val="24"/>
        </w:rPr>
        <w:t>31,</w:t>
      </w:r>
      <w:r w:rsidRPr="00274FC7">
        <w:rPr>
          <w:rFonts w:ascii="Calibri" w:hAnsi="Calibri" w:cs="Calibri"/>
          <w:noProof/>
          <w:szCs w:val="24"/>
        </w:rPr>
        <w:t xml:space="preserve"> 16–22 (2018).</w:t>
      </w:r>
    </w:p>
    <w:p w14:paraId="12FA10B8"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6.</w:t>
      </w:r>
      <w:r w:rsidRPr="00274FC7">
        <w:rPr>
          <w:rFonts w:ascii="Calibri" w:hAnsi="Calibri" w:cs="Calibri"/>
          <w:noProof/>
          <w:szCs w:val="24"/>
        </w:rPr>
        <w:tab/>
        <w:t xml:space="preserve">Lamb, W. F. W. F. W. F. W. F., Callaghan, M. W., Creutzig, F., Khosla, R. &amp; Minx, J. C. The </w:t>
      </w:r>
      <w:r w:rsidRPr="00274FC7">
        <w:rPr>
          <w:rFonts w:ascii="Calibri" w:hAnsi="Calibri" w:cs="Calibri"/>
          <w:noProof/>
          <w:szCs w:val="24"/>
        </w:rPr>
        <w:lastRenderedPageBreak/>
        <w:t xml:space="preserve">literature landscape on 1.5°C Climate Change and Cities. </w:t>
      </w:r>
      <w:r w:rsidRPr="00274FC7">
        <w:rPr>
          <w:rFonts w:ascii="Calibri" w:hAnsi="Calibri" w:cs="Calibri"/>
          <w:i/>
          <w:iCs/>
          <w:noProof/>
          <w:szCs w:val="24"/>
        </w:rPr>
        <w:t>Curr. Opin. Environ. Sustain.</w:t>
      </w:r>
      <w:r w:rsidRPr="00274FC7">
        <w:rPr>
          <w:rFonts w:ascii="Calibri" w:hAnsi="Calibri" w:cs="Calibri"/>
          <w:noProof/>
          <w:szCs w:val="24"/>
        </w:rPr>
        <w:t xml:space="preserve"> </w:t>
      </w:r>
      <w:r w:rsidRPr="00274FC7">
        <w:rPr>
          <w:rFonts w:ascii="Calibri" w:hAnsi="Calibri" w:cs="Calibri"/>
          <w:b/>
          <w:bCs/>
          <w:noProof/>
          <w:szCs w:val="24"/>
        </w:rPr>
        <w:t>30,</w:t>
      </w:r>
      <w:r w:rsidRPr="00274FC7">
        <w:rPr>
          <w:rFonts w:ascii="Calibri" w:hAnsi="Calibri" w:cs="Calibri"/>
          <w:noProof/>
          <w:szCs w:val="24"/>
        </w:rPr>
        <w:t xml:space="preserve"> 26–34 (2018).</w:t>
      </w:r>
    </w:p>
    <w:p w14:paraId="1E602D66"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7.</w:t>
      </w:r>
      <w:r w:rsidRPr="00274FC7">
        <w:rPr>
          <w:rFonts w:ascii="Calibri" w:hAnsi="Calibri" w:cs="Calibri"/>
          <w:noProof/>
          <w:szCs w:val="24"/>
        </w:rPr>
        <w:tab/>
        <w:t xml:space="preserve">UN DESA. </w:t>
      </w:r>
      <w:r w:rsidRPr="00274FC7">
        <w:rPr>
          <w:rFonts w:ascii="Calibri" w:hAnsi="Calibri" w:cs="Calibri"/>
          <w:i/>
          <w:iCs/>
          <w:noProof/>
          <w:szCs w:val="24"/>
        </w:rPr>
        <w:t>World Urbanization Prospects: The 2018 Revision</w:t>
      </w:r>
      <w:r w:rsidRPr="00274FC7">
        <w:rPr>
          <w:rFonts w:ascii="Calibri" w:hAnsi="Calibri" w:cs="Calibri"/>
          <w:noProof/>
          <w:szCs w:val="24"/>
        </w:rPr>
        <w:t>. (United Nations, Department of Economic and Social Affairs, Population Division, 2018).</w:t>
      </w:r>
    </w:p>
    <w:p w14:paraId="6ABA71A0"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8.</w:t>
      </w:r>
      <w:r w:rsidRPr="00274FC7">
        <w:rPr>
          <w:rFonts w:ascii="Calibri" w:hAnsi="Calibri" w:cs="Calibri"/>
          <w:noProof/>
          <w:szCs w:val="24"/>
        </w:rPr>
        <w:tab/>
        <w:t xml:space="preserve">Kartha, S. </w:t>
      </w:r>
      <w:r w:rsidRPr="00274FC7">
        <w:rPr>
          <w:rFonts w:ascii="Calibri" w:hAnsi="Calibri" w:cs="Calibri"/>
          <w:i/>
          <w:iCs/>
          <w:noProof/>
          <w:szCs w:val="24"/>
        </w:rPr>
        <w:t>et al.</w:t>
      </w:r>
      <w:r w:rsidRPr="00274FC7">
        <w:rPr>
          <w:rFonts w:ascii="Calibri" w:hAnsi="Calibri" w:cs="Calibri"/>
          <w:noProof/>
          <w:szCs w:val="24"/>
        </w:rPr>
        <w:t xml:space="preserve"> Cascading biases against poorer countries. </w:t>
      </w:r>
      <w:r w:rsidRPr="00274FC7">
        <w:rPr>
          <w:rFonts w:ascii="Calibri" w:hAnsi="Calibri" w:cs="Calibri"/>
          <w:i/>
          <w:iCs/>
          <w:noProof/>
          <w:szCs w:val="24"/>
        </w:rPr>
        <w:t>Nat. Clim. Chang.</w:t>
      </w:r>
      <w:r w:rsidRPr="00274FC7">
        <w:rPr>
          <w:rFonts w:ascii="Calibri" w:hAnsi="Calibri" w:cs="Calibri"/>
          <w:noProof/>
          <w:szCs w:val="24"/>
        </w:rPr>
        <w:t xml:space="preserve"> </w:t>
      </w:r>
      <w:r w:rsidRPr="00274FC7">
        <w:rPr>
          <w:rFonts w:ascii="Calibri" w:hAnsi="Calibri" w:cs="Calibri"/>
          <w:b/>
          <w:bCs/>
          <w:noProof/>
          <w:szCs w:val="24"/>
        </w:rPr>
        <w:t>8,</w:t>
      </w:r>
      <w:r w:rsidRPr="00274FC7">
        <w:rPr>
          <w:rFonts w:ascii="Calibri" w:hAnsi="Calibri" w:cs="Calibri"/>
          <w:noProof/>
          <w:szCs w:val="24"/>
        </w:rPr>
        <w:t xml:space="preserve"> 348–349 (2018).</w:t>
      </w:r>
    </w:p>
    <w:p w14:paraId="0DA60396"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9.</w:t>
      </w:r>
      <w:r w:rsidRPr="00274FC7">
        <w:rPr>
          <w:rFonts w:ascii="Calibri" w:hAnsi="Calibri" w:cs="Calibri"/>
          <w:noProof/>
          <w:szCs w:val="24"/>
        </w:rPr>
        <w:tab/>
        <w:t xml:space="preserve">Sallis, J. F. </w:t>
      </w:r>
      <w:r w:rsidRPr="00274FC7">
        <w:rPr>
          <w:rFonts w:ascii="Calibri" w:hAnsi="Calibri" w:cs="Calibri"/>
          <w:i/>
          <w:iCs/>
          <w:noProof/>
          <w:szCs w:val="24"/>
        </w:rPr>
        <w:t>et al.</w:t>
      </w:r>
      <w:r w:rsidRPr="00274FC7">
        <w:rPr>
          <w:rFonts w:ascii="Calibri" w:hAnsi="Calibri" w:cs="Calibri"/>
          <w:noProof/>
          <w:szCs w:val="24"/>
        </w:rPr>
        <w:t xml:space="preserve"> Use of science to guide city planning policy and practice: how to achieve healthy and sustainable future cities. </w:t>
      </w:r>
      <w:r w:rsidRPr="00274FC7">
        <w:rPr>
          <w:rFonts w:ascii="Calibri" w:hAnsi="Calibri" w:cs="Calibri"/>
          <w:i/>
          <w:iCs/>
          <w:noProof/>
          <w:szCs w:val="24"/>
        </w:rPr>
        <w:t>Lancet</w:t>
      </w:r>
      <w:r w:rsidRPr="00274FC7">
        <w:rPr>
          <w:rFonts w:ascii="Calibri" w:hAnsi="Calibri" w:cs="Calibri"/>
          <w:noProof/>
          <w:szCs w:val="24"/>
        </w:rPr>
        <w:t xml:space="preserve"> </w:t>
      </w:r>
      <w:r w:rsidRPr="00274FC7">
        <w:rPr>
          <w:rFonts w:ascii="Calibri" w:hAnsi="Calibri" w:cs="Calibri"/>
          <w:b/>
          <w:bCs/>
          <w:noProof/>
          <w:szCs w:val="24"/>
        </w:rPr>
        <w:t>388,</w:t>
      </w:r>
      <w:r w:rsidRPr="00274FC7">
        <w:rPr>
          <w:rFonts w:ascii="Calibri" w:hAnsi="Calibri" w:cs="Calibri"/>
          <w:noProof/>
          <w:szCs w:val="24"/>
        </w:rPr>
        <w:t xml:space="preserve"> 2936–2947 (2016).</w:t>
      </w:r>
    </w:p>
    <w:p w14:paraId="34E439A8"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10.</w:t>
      </w:r>
      <w:r w:rsidRPr="00274FC7">
        <w:rPr>
          <w:rFonts w:ascii="Calibri" w:hAnsi="Calibri" w:cs="Calibri"/>
          <w:noProof/>
          <w:szCs w:val="24"/>
        </w:rPr>
        <w:tab/>
        <w:t xml:space="preserve">O’Neill, D. W., Fanning, A. L., Lamb, W. F. &amp; Steinberger, J. K. A good life for all within planetary boundaries. </w:t>
      </w:r>
      <w:r w:rsidRPr="00274FC7">
        <w:rPr>
          <w:rFonts w:ascii="Calibri" w:hAnsi="Calibri" w:cs="Calibri"/>
          <w:i/>
          <w:iCs/>
          <w:noProof/>
          <w:szCs w:val="24"/>
        </w:rPr>
        <w:t>Nat. Sustain.</w:t>
      </w:r>
      <w:r w:rsidRPr="00274FC7">
        <w:rPr>
          <w:rFonts w:ascii="Calibri" w:hAnsi="Calibri" w:cs="Calibri"/>
          <w:noProof/>
          <w:szCs w:val="24"/>
        </w:rPr>
        <w:t xml:space="preserve"> (2018). doi:10.1038/s41893-018-0021-4</w:t>
      </w:r>
    </w:p>
    <w:p w14:paraId="3284A34C"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11.</w:t>
      </w:r>
      <w:r w:rsidRPr="00274FC7">
        <w:rPr>
          <w:rFonts w:ascii="Calibri" w:hAnsi="Calibri" w:cs="Calibri"/>
          <w:noProof/>
          <w:szCs w:val="24"/>
        </w:rPr>
        <w:tab/>
        <w:t xml:space="preserve">Gonzalez-Brambila, C. N., Reyes-Gonzalez, L., Veloso, F. &amp; Perez-Angón, M. A. The scientific impact of developing nations. </w:t>
      </w:r>
      <w:r w:rsidRPr="00274FC7">
        <w:rPr>
          <w:rFonts w:ascii="Calibri" w:hAnsi="Calibri" w:cs="Calibri"/>
          <w:i/>
          <w:iCs/>
          <w:noProof/>
          <w:szCs w:val="24"/>
        </w:rPr>
        <w:t>PLoS One</w:t>
      </w:r>
      <w:r w:rsidRPr="00274FC7">
        <w:rPr>
          <w:rFonts w:ascii="Calibri" w:hAnsi="Calibri" w:cs="Calibri"/>
          <w:noProof/>
          <w:szCs w:val="24"/>
        </w:rPr>
        <w:t xml:space="preserve"> </w:t>
      </w:r>
      <w:r w:rsidRPr="00274FC7">
        <w:rPr>
          <w:rFonts w:ascii="Calibri" w:hAnsi="Calibri" w:cs="Calibri"/>
          <w:b/>
          <w:bCs/>
          <w:noProof/>
          <w:szCs w:val="24"/>
        </w:rPr>
        <w:t>11,</w:t>
      </w:r>
      <w:r w:rsidRPr="00274FC7">
        <w:rPr>
          <w:rFonts w:ascii="Calibri" w:hAnsi="Calibri" w:cs="Calibri"/>
          <w:noProof/>
          <w:szCs w:val="24"/>
        </w:rPr>
        <w:t xml:space="preserve"> (2016).</w:t>
      </w:r>
    </w:p>
    <w:p w14:paraId="2579561B"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12.</w:t>
      </w:r>
      <w:r w:rsidRPr="00274FC7">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274FC7">
        <w:rPr>
          <w:rFonts w:ascii="Calibri" w:hAnsi="Calibri" w:cs="Calibri"/>
          <w:i/>
          <w:iCs/>
          <w:noProof/>
          <w:szCs w:val="24"/>
        </w:rPr>
        <w:t>Energy Policy</w:t>
      </w:r>
      <w:r w:rsidRPr="00274FC7">
        <w:rPr>
          <w:rFonts w:ascii="Calibri" w:hAnsi="Calibri" w:cs="Calibri"/>
          <w:noProof/>
          <w:szCs w:val="24"/>
        </w:rPr>
        <w:t xml:space="preserve"> </w:t>
      </w:r>
      <w:r w:rsidRPr="00274FC7">
        <w:rPr>
          <w:rFonts w:ascii="Calibri" w:hAnsi="Calibri" w:cs="Calibri"/>
          <w:b/>
          <w:bCs/>
          <w:noProof/>
          <w:szCs w:val="24"/>
        </w:rPr>
        <w:t>63,</w:t>
      </w:r>
      <w:r w:rsidRPr="00274FC7">
        <w:rPr>
          <w:rFonts w:ascii="Calibri" w:hAnsi="Calibri" w:cs="Calibri"/>
          <w:noProof/>
          <w:szCs w:val="24"/>
        </w:rPr>
        <w:t xml:space="preserve"> 696–707 (2013).</w:t>
      </w:r>
    </w:p>
    <w:p w14:paraId="3AE905D4"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13.</w:t>
      </w:r>
      <w:r w:rsidRPr="00274FC7">
        <w:rPr>
          <w:rFonts w:ascii="Calibri" w:hAnsi="Calibri" w:cs="Calibri"/>
          <w:noProof/>
          <w:szCs w:val="24"/>
        </w:rPr>
        <w:tab/>
        <w:t xml:space="preserve">Creutzig, F. </w:t>
      </w:r>
      <w:r w:rsidRPr="00274FC7">
        <w:rPr>
          <w:rFonts w:ascii="Calibri" w:hAnsi="Calibri" w:cs="Calibri"/>
          <w:i/>
          <w:iCs/>
          <w:noProof/>
          <w:szCs w:val="24"/>
        </w:rPr>
        <w:t>et al.</w:t>
      </w:r>
      <w:r w:rsidRPr="00274FC7">
        <w:rPr>
          <w:rFonts w:ascii="Calibri" w:hAnsi="Calibri" w:cs="Calibri"/>
          <w:noProof/>
          <w:szCs w:val="24"/>
        </w:rPr>
        <w:t xml:space="preserve"> Urban infrastructure choices structure climate solutions. </w:t>
      </w:r>
      <w:r w:rsidRPr="00274FC7">
        <w:rPr>
          <w:rFonts w:ascii="Calibri" w:hAnsi="Calibri" w:cs="Calibri"/>
          <w:i/>
          <w:iCs/>
          <w:noProof/>
          <w:szCs w:val="24"/>
        </w:rPr>
        <w:t>Nat. Clim. Chang.</w:t>
      </w:r>
      <w:r w:rsidRPr="00274FC7">
        <w:rPr>
          <w:rFonts w:ascii="Calibri" w:hAnsi="Calibri" w:cs="Calibri"/>
          <w:noProof/>
          <w:szCs w:val="24"/>
        </w:rPr>
        <w:t xml:space="preserve"> </w:t>
      </w:r>
      <w:r w:rsidRPr="00274FC7">
        <w:rPr>
          <w:rFonts w:ascii="Calibri" w:hAnsi="Calibri" w:cs="Calibri"/>
          <w:b/>
          <w:bCs/>
          <w:noProof/>
          <w:szCs w:val="24"/>
        </w:rPr>
        <w:t>6,</w:t>
      </w:r>
      <w:r w:rsidRPr="00274FC7">
        <w:rPr>
          <w:rFonts w:ascii="Calibri" w:hAnsi="Calibri" w:cs="Calibri"/>
          <w:noProof/>
          <w:szCs w:val="24"/>
        </w:rPr>
        <w:t xml:space="preserve"> 1054 (2016).</w:t>
      </w:r>
    </w:p>
    <w:p w14:paraId="18915C73"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14.</w:t>
      </w:r>
      <w:r w:rsidRPr="00274FC7">
        <w:rPr>
          <w:rFonts w:ascii="Calibri" w:hAnsi="Calibri" w:cs="Calibri"/>
          <w:noProof/>
          <w:szCs w:val="24"/>
        </w:rPr>
        <w:tab/>
        <w:t xml:space="preserve">Creutzig, F. How fuel prices determine public transport infrastructure, modal shares and urban form. </w:t>
      </w:r>
      <w:r w:rsidRPr="00274FC7">
        <w:rPr>
          <w:rFonts w:ascii="Calibri" w:hAnsi="Calibri" w:cs="Calibri"/>
          <w:i/>
          <w:iCs/>
          <w:noProof/>
          <w:szCs w:val="24"/>
        </w:rPr>
        <w:t>Urban Clim.</w:t>
      </w:r>
      <w:r w:rsidRPr="00274FC7">
        <w:rPr>
          <w:rFonts w:ascii="Calibri" w:hAnsi="Calibri" w:cs="Calibri"/>
          <w:noProof/>
          <w:szCs w:val="24"/>
        </w:rPr>
        <w:t xml:space="preserve"> </w:t>
      </w:r>
      <w:r w:rsidRPr="00274FC7">
        <w:rPr>
          <w:rFonts w:ascii="Calibri" w:hAnsi="Calibri" w:cs="Calibri"/>
          <w:b/>
          <w:bCs/>
          <w:noProof/>
          <w:szCs w:val="24"/>
        </w:rPr>
        <w:t>10,</w:t>
      </w:r>
      <w:r w:rsidRPr="00274FC7">
        <w:rPr>
          <w:rFonts w:ascii="Calibri" w:hAnsi="Calibri" w:cs="Calibri"/>
          <w:noProof/>
          <w:szCs w:val="24"/>
        </w:rPr>
        <w:t xml:space="preserve"> 63–76 (2014).</w:t>
      </w:r>
    </w:p>
    <w:p w14:paraId="1B9477BA"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15.</w:t>
      </w:r>
      <w:r w:rsidRPr="00274FC7">
        <w:rPr>
          <w:rFonts w:ascii="Calibri" w:hAnsi="Calibri" w:cs="Calibri"/>
          <w:noProof/>
          <w:szCs w:val="24"/>
        </w:rPr>
        <w:tab/>
        <w:t xml:space="preserve">Steinberg, P. F. Can We Generalize from Case Studies? </w:t>
      </w:r>
      <w:r w:rsidRPr="00274FC7">
        <w:rPr>
          <w:rFonts w:ascii="Calibri" w:hAnsi="Calibri" w:cs="Calibri"/>
          <w:i/>
          <w:iCs/>
          <w:noProof/>
          <w:szCs w:val="24"/>
        </w:rPr>
        <w:t>Glob. Environ. Polit.</w:t>
      </w:r>
      <w:r w:rsidRPr="00274FC7">
        <w:rPr>
          <w:rFonts w:ascii="Calibri" w:hAnsi="Calibri" w:cs="Calibri"/>
          <w:noProof/>
          <w:szCs w:val="24"/>
        </w:rPr>
        <w:t xml:space="preserve"> </w:t>
      </w:r>
      <w:r w:rsidRPr="00274FC7">
        <w:rPr>
          <w:rFonts w:ascii="Calibri" w:hAnsi="Calibri" w:cs="Calibri"/>
          <w:b/>
          <w:bCs/>
          <w:noProof/>
          <w:szCs w:val="24"/>
        </w:rPr>
        <w:t>15,</w:t>
      </w:r>
      <w:r w:rsidRPr="00274FC7">
        <w:rPr>
          <w:rFonts w:ascii="Calibri" w:hAnsi="Calibri" w:cs="Calibri"/>
          <w:noProof/>
          <w:szCs w:val="24"/>
        </w:rPr>
        <w:t xml:space="preserve"> 152–175 (2015).</w:t>
      </w:r>
    </w:p>
    <w:p w14:paraId="29C1ED25"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16.</w:t>
      </w:r>
      <w:r w:rsidRPr="00274FC7">
        <w:rPr>
          <w:rFonts w:ascii="Calibri" w:hAnsi="Calibri" w:cs="Calibri"/>
          <w:noProof/>
          <w:szCs w:val="24"/>
        </w:rPr>
        <w:tab/>
        <w:t xml:space="preserve">Flyvbjerg, B. Five misunderstandings about case-study research. </w:t>
      </w:r>
      <w:r w:rsidRPr="00274FC7">
        <w:rPr>
          <w:rFonts w:ascii="Calibri" w:hAnsi="Calibri" w:cs="Calibri"/>
          <w:i/>
          <w:iCs/>
          <w:noProof/>
          <w:szCs w:val="24"/>
        </w:rPr>
        <w:t>Qual. Inq.</w:t>
      </w:r>
      <w:r w:rsidRPr="00274FC7">
        <w:rPr>
          <w:rFonts w:ascii="Calibri" w:hAnsi="Calibri" w:cs="Calibri"/>
          <w:noProof/>
          <w:szCs w:val="24"/>
        </w:rPr>
        <w:t xml:space="preserve"> </w:t>
      </w:r>
      <w:r w:rsidRPr="00274FC7">
        <w:rPr>
          <w:rFonts w:ascii="Calibri" w:hAnsi="Calibri" w:cs="Calibri"/>
          <w:b/>
          <w:bCs/>
          <w:noProof/>
          <w:szCs w:val="24"/>
        </w:rPr>
        <w:t>12,</w:t>
      </w:r>
      <w:r w:rsidRPr="00274FC7">
        <w:rPr>
          <w:rFonts w:ascii="Calibri" w:hAnsi="Calibri" w:cs="Calibri"/>
          <w:noProof/>
          <w:szCs w:val="24"/>
        </w:rPr>
        <w:t xml:space="preserve"> 219–245 (2006).</w:t>
      </w:r>
    </w:p>
    <w:p w14:paraId="0FB35E5D"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lastRenderedPageBreak/>
        <w:t>17.</w:t>
      </w:r>
      <w:r w:rsidRPr="00274FC7">
        <w:rPr>
          <w:rFonts w:ascii="Calibri" w:hAnsi="Calibri" w:cs="Calibri"/>
          <w:noProof/>
          <w:szCs w:val="24"/>
        </w:rPr>
        <w:tab/>
        <w:t xml:space="preserve">Lijphart, A. Comparative Politics and the Comparative Method. </w:t>
      </w:r>
      <w:r w:rsidRPr="00274FC7">
        <w:rPr>
          <w:rFonts w:ascii="Calibri" w:hAnsi="Calibri" w:cs="Calibri"/>
          <w:i/>
          <w:iCs/>
          <w:noProof/>
          <w:szCs w:val="24"/>
        </w:rPr>
        <w:t>Am. Polit. Sci. Rev.</w:t>
      </w:r>
      <w:r w:rsidRPr="00274FC7">
        <w:rPr>
          <w:rFonts w:ascii="Calibri" w:hAnsi="Calibri" w:cs="Calibri"/>
          <w:noProof/>
          <w:szCs w:val="24"/>
        </w:rPr>
        <w:t xml:space="preserve"> </w:t>
      </w:r>
      <w:r w:rsidRPr="00274FC7">
        <w:rPr>
          <w:rFonts w:ascii="Calibri" w:hAnsi="Calibri" w:cs="Calibri"/>
          <w:b/>
          <w:bCs/>
          <w:noProof/>
          <w:szCs w:val="24"/>
        </w:rPr>
        <w:t>65,</w:t>
      </w:r>
      <w:r w:rsidRPr="00274FC7">
        <w:rPr>
          <w:rFonts w:ascii="Calibri" w:hAnsi="Calibri" w:cs="Calibri"/>
          <w:noProof/>
          <w:szCs w:val="24"/>
        </w:rPr>
        <w:t xml:space="preserve"> 682–693 (1971).</w:t>
      </w:r>
    </w:p>
    <w:p w14:paraId="6F37D8EB"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18.</w:t>
      </w:r>
      <w:r w:rsidRPr="00274FC7">
        <w:rPr>
          <w:rFonts w:ascii="Calibri" w:hAnsi="Calibri" w:cs="Calibri"/>
          <w:noProof/>
          <w:szCs w:val="24"/>
        </w:rPr>
        <w:tab/>
        <w:t xml:space="preserve">Lind, A. &amp; Espegren, K. The use of energy system models for analysing the transition to low-carbon cities – The case of Oslo. </w:t>
      </w:r>
      <w:r w:rsidRPr="00274FC7">
        <w:rPr>
          <w:rFonts w:ascii="Calibri" w:hAnsi="Calibri" w:cs="Calibri"/>
          <w:i/>
          <w:iCs/>
          <w:noProof/>
          <w:szCs w:val="24"/>
        </w:rPr>
        <w:t>Energy Strateg. Rev.</w:t>
      </w:r>
      <w:r w:rsidRPr="00274FC7">
        <w:rPr>
          <w:rFonts w:ascii="Calibri" w:hAnsi="Calibri" w:cs="Calibri"/>
          <w:noProof/>
          <w:szCs w:val="24"/>
        </w:rPr>
        <w:t xml:space="preserve"> </w:t>
      </w:r>
      <w:r w:rsidRPr="00274FC7">
        <w:rPr>
          <w:rFonts w:ascii="Calibri" w:hAnsi="Calibri" w:cs="Calibri"/>
          <w:b/>
          <w:bCs/>
          <w:noProof/>
          <w:szCs w:val="24"/>
        </w:rPr>
        <w:t>15,</w:t>
      </w:r>
      <w:r w:rsidRPr="00274FC7">
        <w:rPr>
          <w:rFonts w:ascii="Calibri" w:hAnsi="Calibri" w:cs="Calibri"/>
          <w:noProof/>
          <w:szCs w:val="24"/>
        </w:rPr>
        <w:t xml:space="preserve"> 44–56 (2017).</w:t>
      </w:r>
    </w:p>
    <w:p w14:paraId="4C89A5FB"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19.</w:t>
      </w:r>
      <w:r w:rsidRPr="00274FC7">
        <w:rPr>
          <w:rFonts w:ascii="Calibri" w:hAnsi="Calibri" w:cs="Calibri"/>
          <w:noProof/>
          <w:szCs w:val="24"/>
        </w:rPr>
        <w:tab/>
        <w:t xml:space="preserve">Feng, K., Hubacek, K., Sun, L. &amp; Liu, Z. Consumption-based CO2 accounting of China’s megacities: The case of Beijing, Tianjin, Shanghai and Chongqing. </w:t>
      </w:r>
      <w:r w:rsidRPr="00274FC7">
        <w:rPr>
          <w:rFonts w:ascii="Calibri" w:hAnsi="Calibri" w:cs="Calibri"/>
          <w:i/>
          <w:iCs/>
          <w:noProof/>
          <w:szCs w:val="24"/>
        </w:rPr>
        <w:t>Ecol. Indic.</w:t>
      </w:r>
      <w:r w:rsidRPr="00274FC7">
        <w:rPr>
          <w:rFonts w:ascii="Calibri" w:hAnsi="Calibri" w:cs="Calibri"/>
          <w:noProof/>
          <w:szCs w:val="24"/>
        </w:rPr>
        <w:t xml:space="preserve"> </w:t>
      </w:r>
      <w:r w:rsidRPr="00274FC7">
        <w:rPr>
          <w:rFonts w:ascii="Calibri" w:hAnsi="Calibri" w:cs="Calibri"/>
          <w:b/>
          <w:bCs/>
          <w:noProof/>
          <w:szCs w:val="24"/>
        </w:rPr>
        <w:t>47,</w:t>
      </w:r>
      <w:r w:rsidRPr="00274FC7">
        <w:rPr>
          <w:rFonts w:ascii="Calibri" w:hAnsi="Calibri" w:cs="Calibri"/>
          <w:noProof/>
          <w:szCs w:val="24"/>
        </w:rPr>
        <w:t xml:space="preserve"> 26–31 (2014).</w:t>
      </w:r>
    </w:p>
    <w:p w14:paraId="57B17CB4"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20.</w:t>
      </w:r>
      <w:r w:rsidRPr="00274FC7">
        <w:rPr>
          <w:rFonts w:ascii="Calibri" w:hAnsi="Calibri" w:cs="Calibri"/>
          <w:noProof/>
          <w:szCs w:val="24"/>
        </w:rPr>
        <w:tab/>
        <w:t xml:space="preserve">Romero-Lankao, P. &amp; Hardoy, J. in </w:t>
      </w:r>
      <w:r w:rsidRPr="00274FC7">
        <w:rPr>
          <w:rFonts w:ascii="Calibri" w:hAnsi="Calibri" w:cs="Calibri"/>
          <w:i/>
          <w:iCs/>
          <w:noProof/>
          <w:szCs w:val="24"/>
        </w:rPr>
        <w:t>The Urban Climate Challenge: ethinking the Role of Cities in the Global Climate Regime</w:t>
      </w:r>
      <w:r w:rsidRPr="00274FC7">
        <w:rPr>
          <w:rFonts w:ascii="Calibri" w:hAnsi="Calibri" w:cs="Calibri"/>
          <w:noProof/>
          <w:szCs w:val="24"/>
        </w:rPr>
        <w:t xml:space="preserve"> (eds. Johnson, C., Toly, N. &amp; Schroeder, H.) 181–204 (Routledge, 2015).</w:t>
      </w:r>
    </w:p>
    <w:p w14:paraId="4F09DC28"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21.</w:t>
      </w:r>
      <w:r w:rsidRPr="00274FC7">
        <w:rPr>
          <w:rFonts w:ascii="Calibri" w:hAnsi="Calibri" w:cs="Calibri"/>
          <w:noProof/>
          <w:szCs w:val="24"/>
        </w:rPr>
        <w:tab/>
        <w:t xml:space="preserve">Creutzig, F., Mühlhoff, R. &amp; Römer, J. Decarbonizing urban transport in European cities: Four cases show possibly high co-benefits. </w:t>
      </w:r>
      <w:r w:rsidRPr="00274FC7">
        <w:rPr>
          <w:rFonts w:ascii="Calibri" w:hAnsi="Calibri" w:cs="Calibri"/>
          <w:i/>
          <w:iCs/>
          <w:noProof/>
          <w:szCs w:val="24"/>
        </w:rPr>
        <w:t>Environ. Res. Lett.</w:t>
      </w:r>
      <w:r w:rsidRPr="00274FC7">
        <w:rPr>
          <w:rFonts w:ascii="Calibri" w:hAnsi="Calibri" w:cs="Calibri"/>
          <w:noProof/>
          <w:szCs w:val="24"/>
        </w:rPr>
        <w:t xml:space="preserve"> </w:t>
      </w:r>
      <w:r w:rsidRPr="00274FC7">
        <w:rPr>
          <w:rFonts w:ascii="Calibri" w:hAnsi="Calibri" w:cs="Calibri"/>
          <w:b/>
          <w:bCs/>
          <w:noProof/>
          <w:szCs w:val="24"/>
        </w:rPr>
        <w:t>7,</w:t>
      </w:r>
      <w:r w:rsidRPr="00274FC7">
        <w:rPr>
          <w:rFonts w:ascii="Calibri" w:hAnsi="Calibri" w:cs="Calibri"/>
          <w:noProof/>
          <w:szCs w:val="24"/>
        </w:rPr>
        <w:t xml:space="preserve"> (2012).</w:t>
      </w:r>
    </w:p>
    <w:p w14:paraId="484FD168"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22.</w:t>
      </w:r>
      <w:r w:rsidRPr="00274FC7">
        <w:rPr>
          <w:rFonts w:ascii="Calibri" w:hAnsi="Calibri" w:cs="Calibri"/>
          <w:noProof/>
          <w:szCs w:val="24"/>
        </w:rPr>
        <w:tab/>
        <w:t>C40 Cities Climate Leadership Group. C40 Cities. (2017). Available at: http://www.c40.org/. (Accessed: 10th November 2017)</w:t>
      </w:r>
    </w:p>
    <w:p w14:paraId="39216BAE"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23.</w:t>
      </w:r>
      <w:r w:rsidRPr="00274FC7">
        <w:rPr>
          <w:rFonts w:ascii="Calibri" w:hAnsi="Calibri" w:cs="Calibri"/>
          <w:noProof/>
          <w:szCs w:val="24"/>
        </w:rPr>
        <w:tab/>
        <w:t xml:space="preserve">ICLEI. </w:t>
      </w:r>
      <w:r w:rsidRPr="00274FC7">
        <w:rPr>
          <w:rFonts w:ascii="Calibri" w:hAnsi="Calibri" w:cs="Calibri"/>
          <w:i/>
          <w:iCs/>
          <w:noProof/>
          <w:szCs w:val="24"/>
        </w:rPr>
        <w:t>Urban transition insights from industrial legacy cities</w:t>
      </w:r>
      <w:r w:rsidRPr="00274FC7">
        <w:rPr>
          <w:rFonts w:ascii="Calibri" w:hAnsi="Calibri" w:cs="Calibri"/>
          <w:noProof/>
          <w:szCs w:val="24"/>
        </w:rPr>
        <w:t>. (2018).</w:t>
      </w:r>
    </w:p>
    <w:p w14:paraId="522CD770"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24.</w:t>
      </w:r>
      <w:r w:rsidRPr="00274FC7">
        <w:rPr>
          <w:rFonts w:ascii="Calibri" w:hAnsi="Calibri" w:cs="Calibri"/>
          <w:noProof/>
          <w:szCs w:val="24"/>
        </w:rPr>
        <w:tab/>
        <w:t xml:space="preserve">Reckien, D. </w:t>
      </w:r>
      <w:r w:rsidRPr="00274FC7">
        <w:rPr>
          <w:rFonts w:ascii="Calibri" w:hAnsi="Calibri" w:cs="Calibri"/>
          <w:i/>
          <w:iCs/>
          <w:noProof/>
          <w:szCs w:val="24"/>
        </w:rPr>
        <w:t>et al.</w:t>
      </w:r>
      <w:r w:rsidRPr="00274FC7">
        <w:rPr>
          <w:rFonts w:ascii="Calibri" w:hAnsi="Calibri" w:cs="Calibri"/>
          <w:noProof/>
          <w:szCs w:val="24"/>
        </w:rPr>
        <w:t xml:space="preserve"> How are cities planning to respond to climate change? Assessment of local climate plans from 885 cities in the EU-28. </w:t>
      </w:r>
      <w:r w:rsidRPr="00274FC7">
        <w:rPr>
          <w:rFonts w:ascii="Calibri" w:hAnsi="Calibri" w:cs="Calibri"/>
          <w:i/>
          <w:iCs/>
          <w:noProof/>
          <w:szCs w:val="24"/>
        </w:rPr>
        <w:t>J. Clean. Prod.</w:t>
      </w:r>
      <w:r w:rsidRPr="00274FC7">
        <w:rPr>
          <w:rFonts w:ascii="Calibri" w:hAnsi="Calibri" w:cs="Calibri"/>
          <w:noProof/>
          <w:szCs w:val="24"/>
        </w:rPr>
        <w:t xml:space="preserve"> </w:t>
      </w:r>
      <w:r w:rsidRPr="00274FC7">
        <w:rPr>
          <w:rFonts w:ascii="Calibri" w:hAnsi="Calibri" w:cs="Calibri"/>
          <w:b/>
          <w:bCs/>
          <w:noProof/>
          <w:szCs w:val="24"/>
        </w:rPr>
        <w:t>191,</w:t>
      </w:r>
      <w:r w:rsidRPr="00274FC7">
        <w:rPr>
          <w:rFonts w:ascii="Calibri" w:hAnsi="Calibri" w:cs="Calibri"/>
          <w:noProof/>
          <w:szCs w:val="24"/>
        </w:rPr>
        <w:t xml:space="preserve"> 207–219 (2018).</w:t>
      </w:r>
    </w:p>
    <w:p w14:paraId="1D51CCBD"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25.</w:t>
      </w:r>
      <w:r w:rsidRPr="00274FC7">
        <w:rPr>
          <w:rFonts w:ascii="Calibri" w:hAnsi="Calibri" w:cs="Calibri"/>
          <w:noProof/>
          <w:szCs w:val="24"/>
        </w:rPr>
        <w:tab/>
        <w:t xml:space="preserve">Reckien, D. </w:t>
      </w:r>
      <w:r w:rsidRPr="00274FC7">
        <w:rPr>
          <w:rFonts w:ascii="Calibri" w:hAnsi="Calibri" w:cs="Calibri"/>
          <w:i/>
          <w:iCs/>
          <w:noProof/>
          <w:szCs w:val="24"/>
        </w:rPr>
        <w:t>et al.</w:t>
      </w:r>
      <w:r w:rsidRPr="00274FC7">
        <w:rPr>
          <w:rFonts w:ascii="Calibri" w:hAnsi="Calibri" w:cs="Calibri"/>
          <w:noProof/>
          <w:szCs w:val="24"/>
        </w:rPr>
        <w:t xml:space="preserve"> Climate change response in Europe: What’s the reality? Analysis of adaptation and mitigation plans from 200 urban areas in 11 countries. </w:t>
      </w:r>
      <w:r w:rsidRPr="00274FC7">
        <w:rPr>
          <w:rFonts w:ascii="Calibri" w:hAnsi="Calibri" w:cs="Calibri"/>
          <w:i/>
          <w:iCs/>
          <w:noProof/>
          <w:szCs w:val="24"/>
        </w:rPr>
        <w:t>Clim. Change</w:t>
      </w:r>
      <w:r w:rsidRPr="00274FC7">
        <w:rPr>
          <w:rFonts w:ascii="Calibri" w:hAnsi="Calibri" w:cs="Calibri"/>
          <w:noProof/>
          <w:szCs w:val="24"/>
        </w:rPr>
        <w:t xml:space="preserve"> </w:t>
      </w:r>
      <w:r w:rsidRPr="00274FC7">
        <w:rPr>
          <w:rFonts w:ascii="Calibri" w:hAnsi="Calibri" w:cs="Calibri"/>
          <w:b/>
          <w:bCs/>
          <w:noProof/>
          <w:szCs w:val="24"/>
        </w:rPr>
        <w:t>122,</w:t>
      </w:r>
      <w:r w:rsidRPr="00274FC7">
        <w:rPr>
          <w:rFonts w:ascii="Calibri" w:hAnsi="Calibri" w:cs="Calibri"/>
          <w:noProof/>
          <w:szCs w:val="24"/>
        </w:rPr>
        <w:t xml:space="preserve"> 331–340 (2014).</w:t>
      </w:r>
    </w:p>
    <w:p w14:paraId="66283B76"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26.</w:t>
      </w:r>
      <w:r w:rsidRPr="00274FC7">
        <w:rPr>
          <w:rFonts w:ascii="Calibri" w:hAnsi="Calibri" w:cs="Calibri"/>
          <w:noProof/>
          <w:szCs w:val="24"/>
        </w:rPr>
        <w:tab/>
        <w:t xml:space="preserve">Castán Broto, V. &amp; Bulkeley, H. A survey of urban climate change experiments in 100 cities. </w:t>
      </w:r>
      <w:r w:rsidRPr="00274FC7">
        <w:rPr>
          <w:rFonts w:ascii="Calibri" w:hAnsi="Calibri" w:cs="Calibri"/>
          <w:i/>
          <w:iCs/>
          <w:noProof/>
          <w:szCs w:val="24"/>
        </w:rPr>
        <w:t>Glob. Environ. Chang.</w:t>
      </w:r>
      <w:r w:rsidRPr="00274FC7">
        <w:rPr>
          <w:rFonts w:ascii="Calibri" w:hAnsi="Calibri" w:cs="Calibri"/>
          <w:noProof/>
          <w:szCs w:val="24"/>
        </w:rPr>
        <w:t xml:space="preserve"> </w:t>
      </w:r>
      <w:r w:rsidRPr="00274FC7">
        <w:rPr>
          <w:rFonts w:ascii="Calibri" w:hAnsi="Calibri" w:cs="Calibri"/>
          <w:b/>
          <w:bCs/>
          <w:noProof/>
          <w:szCs w:val="24"/>
        </w:rPr>
        <w:t>23,</w:t>
      </w:r>
      <w:r w:rsidRPr="00274FC7">
        <w:rPr>
          <w:rFonts w:ascii="Calibri" w:hAnsi="Calibri" w:cs="Calibri"/>
          <w:noProof/>
          <w:szCs w:val="24"/>
        </w:rPr>
        <w:t xml:space="preserve"> 92–102 (2013).</w:t>
      </w:r>
    </w:p>
    <w:p w14:paraId="307DFEAD"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27.</w:t>
      </w:r>
      <w:r w:rsidRPr="00274FC7">
        <w:rPr>
          <w:rFonts w:ascii="Calibri" w:hAnsi="Calibri" w:cs="Calibri"/>
          <w:noProof/>
          <w:szCs w:val="24"/>
        </w:rPr>
        <w:tab/>
        <w:t xml:space="preserve">Sovacool, B. K. &amp; Brown, M. A. Twelve metropolitan carbon footprints: A preliminary comparative global assessment. </w:t>
      </w:r>
      <w:r w:rsidRPr="00274FC7">
        <w:rPr>
          <w:rFonts w:ascii="Calibri" w:hAnsi="Calibri" w:cs="Calibri"/>
          <w:i/>
          <w:iCs/>
          <w:noProof/>
          <w:szCs w:val="24"/>
        </w:rPr>
        <w:t>Energy Policy</w:t>
      </w:r>
      <w:r w:rsidRPr="00274FC7">
        <w:rPr>
          <w:rFonts w:ascii="Calibri" w:hAnsi="Calibri" w:cs="Calibri"/>
          <w:noProof/>
          <w:szCs w:val="24"/>
        </w:rPr>
        <w:t xml:space="preserve"> </w:t>
      </w:r>
      <w:r w:rsidRPr="00274FC7">
        <w:rPr>
          <w:rFonts w:ascii="Calibri" w:hAnsi="Calibri" w:cs="Calibri"/>
          <w:b/>
          <w:bCs/>
          <w:noProof/>
          <w:szCs w:val="24"/>
        </w:rPr>
        <w:t>38,</w:t>
      </w:r>
      <w:r w:rsidRPr="00274FC7">
        <w:rPr>
          <w:rFonts w:ascii="Calibri" w:hAnsi="Calibri" w:cs="Calibri"/>
          <w:noProof/>
          <w:szCs w:val="24"/>
        </w:rPr>
        <w:t xml:space="preserve"> 4856–4869 (2010).</w:t>
      </w:r>
    </w:p>
    <w:p w14:paraId="6CA00065"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lastRenderedPageBreak/>
        <w:t>28.</w:t>
      </w:r>
      <w:r w:rsidRPr="00274FC7">
        <w:rPr>
          <w:rFonts w:ascii="Calibri" w:hAnsi="Calibri" w:cs="Calibri"/>
          <w:noProof/>
          <w:szCs w:val="24"/>
        </w:rPr>
        <w:tab/>
        <w:t xml:space="preserve">Baiocchi, G., Creutzig, F., Minx, J. &amp; Pichler, P. P. A spatial typology of human settlements and their CO2 emissions in England. </w:t>
      </w:r>
      <w:r w:rsidRPr="00274FC7">
        <w:rPr>
          <w:rFonts w:ascii="Calibri" w:hAnsi="Calibri" w:cs="Calibri"/>
          <w:i/>
          <w:iCs/>
          <w:noProof/>
          <w:szCs w:val="24"/>
        </w:rPr>
        <w:t>Glob. Environ. Chang.</w:t>
      </w:r>
      <w:r w:rsidRPr="00274FC7">
        <w:rPr>
          <w:rFonts w:ascii="Calibri" w:hAnsi="Calibri" w:cs="Calibri"/>
          <w:noProof/>
          <w:szCs w:val="24"/>
        </w:rPr>
        <w:t xml:space="preserve"> </w:t>
      </w:r>
      <w:r w:rsidRPr="00274FC7">
        <w:rPr>
          <w:rFonts w:ascii="Calibri" w:hAnsi="Calibri" w:cs="Calibri"/>
          <w:b/>
          <w:bCs/>
          <w:noProof/>
          <w:szCs w:val="24"/>
        </w:rPr>
        <w:t>34,</w:t>
      </w:r>
      <w:r w:rsidRPr="00274FC7">
        <w:rPr>
          <w:rFonts w:ascii="Calibri" w:hAnsi="Calibri" w:cs="Calibri"/>
          <w:noProof/>
          <w:szCs w:val="24"/>
        </w:rPr>
        <w:t xml:space="preserve"> 13–21 (2015).</w:t>
      </w:r>
    </w:p>
    <w:p w14:paraId="513C22D1"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29.</w:t>
      </w:r>
      <w:r w:rsidRPr="00274FC7">
        <w:rPr>
          <w:rFonts w:ascii="Calibri" w:hAnsi="Calibri" w:cs="Calibri"/>
          <w:noProof/>
          <w:szCs w:val="24"/>
        </w:rPr>
        <w:tab/>
        <w:t xml:space="preserve">Moran, D. </w:t>
      </w:r>
      <w:r w:rsidRPr="00274FC7">
        <w:rPr>
          <w:rFonts w:ascii="Calibri" w:hAnsi="Calibri" w:cs="Calibri"/>
          <w:i/>
          <w:iCs/>
          <w:noProof/>
          <w:szCs w:val="24"/>
        </w:rPr>
        <w:t>et al.</w:t>
      </w:r>
      <w:r w:rsidRPr="00274FC7">
        <w:rPr>
          <w:rFonts w:ascii="Calibri" w:hAnsi="Calibri" w:cs="Calibri"/>
          <w:noProof/>
          <w:szCs w:val="24"/>
        </w:rPr>
        <w:t xml:space="preserve"> Carbon footprints of 13 000 cities. </w:t>
      </w:r>
      <w:r w:rsidRPr="00274FC7">
        <w:rPr>
          <w:rFonts w:ascii="Calibri" w:hAnsi="Calibri" w:cs="Calibri"/>
          <w:i/>
          <w:iCs/>
          <w:noProof/>
          <w:szCs w:val="24"/>
        </w:rPr>
        <w:t>Environ. Res. Lett.</w:t>
      </w:r>
      <w:r w:rsidRPr="00274FC7">
        <w:rPr>
          <w:rFonts w:ascii="Calibri" w:hAnsi="Calibri" w:cs="Calibri"/>
          <w:noProof/>
          <w:szCs w:val="24"/>
        </w:rPr>
        <w:t xml:space="preserve"> </w:t>
      </w:r>
      <w:r w:rsidRPr="00274FC7">
        <w:rPr>
          <w:rFonts w:ascii="Calibri" w:hAnsi="Calibri" w:cs="Calibri"/>
          <w:b/>
          <w:bCs/>
          <w:noProof/>
          <w:szCs w:val="24"/>
        </w:rPr>
        <w:t>13,</w:t>
      </w:r>
      <w:r w:rsidRPr="00274FC7">
        <w:rPr>
          <w:rFonts w:ascii="Calibri" w:hAnsi="Calibri" w:cs="Calibri"/>
          <w:noProof/>
          <w:szCs w:val="24"/>
        </w:rPr>
        <w:t xml:space="preserve"> (2018).</w:t>
      </w:r>
    </w:p>
    <w:p w14:paraId="0B109D25"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30.</w:t>
      </w:r>
      <w:r w:rsidRPr="00274FC7">
        <w:rPr>
          <w:rFonts w:ascii="Calibri" w:hAnsi="Calibri" w:cs="Calibri"/>
          <w:noProof/>
          <w:szCs w:val="24"/>
        </w:rPr>
        <w:tab/>
        <w:t xml:space="preserve">Advisory Committee for Environmental Research and Education. </w:t>
      </w:r>
      <w:r w:rsidRPr="00274FC7">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274FC7">
        <w:rPr>
          <w:rFonts w:ascii="Calibri" w:hAnsi="Calibri" w:cs="Calibri"/>
          <w:noProof/>
          <w:szCs w:val="24"/>
        </w:rPr>
        <w:t xml:space="preserve"> (2018).</w:t>
      </w:r>
    </w:p>
    <w:p w14:paraId="17695987"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31.</w:t>
      </w:r>
      <w:r w:rsidRPr="00274FC7">
        <w:rPr>
          <w:rFonts w:ascii="Calibri" w:hAnsi="Calibri" w:cs="Calibri"/>
          <w:noProof/>
          <w:szCs w:val="24"/>
        </w:rPr>
        <w:tab/>
        <w:t xml:space="preserve">ICLEI. </w:t>
      </w:r>
      <w:r w:rsidRPr="00274FC7">
        <w:rPr>
          <w:rFonts w:ascii="Calibri" w:hAnsi="Calibri" w:cs="Calibri"/>
          <w:i/>
          <w:iCs/>
          <w:noProof/>
          <w:szCs w:val="24"/>
        </w:rPr>
        <w:t>Resilient Cities Report 2018</w:t>
      </w:r>
      <w:r w:rsidRPr="00274FC7">
        <w:rPr>
          <w:rFonts w:ascii="Calibri" w:hAnsi="Calibri" w:cs="Calibri"/>
          <w:noProof/>
          <w:szCs w:val="24"/>
        </w:rPr>
        <w:t>. (2018).</w:t>
      </w:r>
    </w:p>
    <w:p w14:paraId="3F9C55A7"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32.</w:t>
      </w:r>
      <w:r w:rsidRPr="00274FC7">
        <w:rPr>
          <w:rFonts w:ascii="Calibri" w:hAnsi="Calibri" w:cs="Calibri"/>
          <w:noProof/>
          <w:szCs w:val="24"/>
        </w:rPr>
        <w:tab/>
        <w:t xml:space="preserve">Seto C., K. </w:t>
      </w:r>
      <w:r w:rsidRPr="00274FC7">
        <w:rPr>
          <w:rFonts w:ascii="Calibri" w:hAnsi="Calibri" w:cs="Calibri"/>
          <w:i/>
          <w:iCs/>
          <w:noProof/>
          <w:szCs w:val="24"/>
        </w:rPr>
        <w:t>et al.</w:t>
      </w:r>
      <w:r w:rsidRPr="00274FC7">
        <w:rPr>
          <w:rFonts w:ascii="Calibri" w:hAnsi="Calibri" w:cs="Calibri"/>
          <w:noProof/>
          <w:szCs w:val="24"/>
        </w:rPr>
        <w:t xml:space="preserve"> in </w:t>
      </w:r>
      <w:r w:rsidRPr="00274FC7">
        <w:rPr>
          <w:rFonts w:ascii="Calibri" w:hAnsi="Calibri" w:cs="Calibri"/>
          <w:i/>
          <w:iCs/>
          <w:noProof/>
          <w:szCs w:val="24"/>
        </w:rPr>
        <w:t>Climate Change 2014: Mitigation of Climate Change. Contribution of Working Group III to the Fifth Assessment Report of the Intergovernmental Panel on Climate Change</w:t>
      </w:r>
      <w:r w:rsidRPr="00274FC7">
        <w:rPr>
          <w:rFonts w:ascii="Calibri" w:hAnsi="Calibri" w:cs="Calibri"/>
          <w:noProof/>
          <w:szCs w:val="24"/>
        </w:rPr>
        <w:t xml:space="preserve"> 923–1000 (Cambridge University Press, 2014). doi:10.1017/CBO9781107415416.018</w:t>
      </w:r>
    </w:p>
    <w:p w14:paraId="6B8EB7B0"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33.</w:t>
      </w:r>
      <w:r w:rsidRPr="00274FC7">
        <w:rPr>
          <w:rFonts w:ascii="Calibri" w:hAnsi="Calibri" w:cs="Calibri"/>
          <w:noProof/>
          <w:szCs w:val="24"/>
        </w:rPr>
        <w:tab/>
        <w:t xml:space="preserve">Grubler, A. </w:t>
      </w:r>
      <w:r w:rsidRPr="00274FC7">
        <w:rPr>
          <w:rFonts w:ascii="Calibri" w:hAnsi="Calibri" w:cs="Calibri"/>
          <w:i/>
          <w:iCs/>
          <w:noProof/>
          <w:szCs w:val="24"/>
        </w:rPr>
        <w:t>et al.</w:t>
      </w:r>
      <w:r w:rsidRPr="00274FC7">
        <w:rPr>
          <w:rFonts w:ascii="Calibri" w:hAnsi="Calibri" w:cs="Calibri"/>
          <w:noProof/>
          <w:szCs w:val="24"/>
        </w:rPr>
        <w:t xml:space="preserve"> in </w:t>
      </w:r>
      <w:r w:rsidRPr="00274FC7">
        <w:rPr>
          <w:rFonts w:ascii="Calibri" w:hAnsi="Calibri" w:cs="Calibri"/>
          <w:i/>
          <w:iCs/>
          <w:noProof/>
          <w:szCs w:val="24"/>
        </w:rPr>
        <w:t>Global Energy Assessment - Toward a Sustainable Future</w:t>
      </w:r>
      <w:r w:rsidRPr="00274FC7">
        <w:rPr>
          <w:rFonts w:ascii="Calibri" w:hAnsi="Calibri" w:cs="Calibri"/>
          <w:noProof/>
          <w:szCs w:val="24"/>
        </w:rPr>
        <w:t xml:space="preserve"> 1307–1400 (International Institute for Applied Systems Analysis and Cambridge University Press, 2012).</w:t>
      </w:r>
    </w:p>
    <w:p w14:paraId="5D29DAD7"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34.</w:t>
      </w:r>
      <w:r w:rsidRPr="00274FC7">
        <w:rPr>
          <w:rFonts w:ascii="Calibri" w:hAnsi="Calibri" w:cs="Calibri"/>
          <w:noProof/>
          <w:szCs w:val="24"/>
        </w:rPr>
        <w:tab/>
        <w:t xml:space="preserve">Rosenzweig, C. </w:t>
      </w:r>
      <w:r w:rsidRPr="00274FC7">
        <w:rPr>
          <w:rFonts w:ascii="Calibri" w:hAnsi="Calibri" w:cs="Calibri"/>
          <w:i/>
          <w:iCs/>
          <w:noProof/>
          <w:szCs w:val="24"/>
        </w:rPr>
        <w:t>et al.</w:t>
      </w:r>
      <w:r w:rsidRPr="00274FC7">
        <w:rPr>
          <w:rFonts w:ascii="Calibri" w:hAnsi="Calibri" w:cs="Calibri"/>
          <w:noProof/>
          <w:szCs w:val="24"/>
        </w:rPr>
        <w:t xml:space="preserve"> </w:t>
      </w:r>
      <w:r w:rsidRPr="00274FC7">
        <w:rPr>
          <w:rFonts w:ascii="Calibri" w:hAnsi="Calibri" w:cs="Calibri"/>
          <w:i/>
          <w:iCs/>
          <w:noProof/>
          <w:szCs w:val="24"/>
        </w:rPr>
        <w:t>ARC3.2 Summary for City Leaders</w:t>
      </w:r>
      <w:r w:rsidRPr="00274FC7">
        <w:rPr>
          <w:rFonts w:ascii="Calibri" w:hAnsi="Calibri" w:cs="Calibri"/>
          <w:noProof/>
          <w:szCs w:val="24"/>
        </w:rPr>
        <w:t>. (Columbia University, 2015). doi:10.1017/CBO9780511783142</w:t>
      </w:r>
    </w:p>
    <w:p w14:paraId="29BD4658"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35.</w:t>
      </w:r>
      <w:r w:rsidRPr="00274FC7">
        <w:rPr>
          <w:rFonts w:ascii="Calibri" w:hAnsi="Calibri" w:cs="Calibri"/>
          <w:noProof/>
          <w:szCs w:val="24"/>
        </w:rPr>
        <w:tab/>
        <w:t xml:space="preserve">Gaunt, M., Rye, T. &amp; Allen, S. Public acceptability of road user charging: The case of Edinburgh and the 2005 referendum. </w:t>
      </w:r>
      <w:r w:rsidRPr="00274FC7">
        <w:rPr>
          <w:rFonts w:ascii="Calibri" w:hAnsi="Calibri" w:cs="Calibri"/>
          <w:i/>
          <w:iCs/>
          <w:noProof/>
          <w:szCs w:val="24"/>
        </w:rPr>
        <w:t>Transp. Rev.</w:t>
      </w:r>
      <w:r w:rsidRPr="00274FC7">
        <w:rPr>
          <w:rFonts w:ascii="Calibri" w:hAnsi="Calibri" w:cs="Calibri"/>
          <w:noProof/>
          <w:szCs w:val="24"/>
        </w:rPr>
        <w:t xml:space="preserve"> </w:t>
      </w:r>
      <w:r w:rsidRPr="00274FC7">
        <w:rPr>
          <w:rFonts w:ascii="Calibri" w:hAnsi="Calibri" w:cs="Calibri"/>
          <w:b/>
          <w:bCs/>
          <w:noProof/>
          <w:szCs w:val="24"/>
        </w:rPr>
        <w:t>27,</w:t>
      </w:r>
      <w:r w:rsidRPr="00274FC7">
        <w:rPr>
          <w:rFonts w:ascii="Calibri" w:hAnsi="Calibri" w:cs="Calibri"/>
          <w:noProof/>
          <w:szCs w:val="24"/>
        </w:rPr>
        <w:t xml:space="preserve"> 85–102 (2007).</w:t>
      </w:r>
    </w:p>
    <w:p w14:paraId="5D406872"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36.</w:t>
      </w:r>
      <w:r w:rsidRPr="00274FC7">
        <w:rPr>
          <w:rFonts w:ascii="Calibri" w:hAnsi="Calibri" w:cs="Calibri"/>
          <w:noProof/>
          <w:szCs w:val="24"/>
        </w:rPr>
        <w:tab/>
        <w:t xml:space="preserve">Schaller, B. New York City’s congestion pricing experience and implications for road pricing acceptance in the United States. </w:t>
      </w:r>
      <w:r w:rsidRPr="00274FC7">
        <w:rPr>
          <w:rFonts w:ascii="Calibri" w:hAnsi="Calibri" w:cs="Calibri"/>
          <w:i/>
          <w:iCs/>
          <w:noProof/>
          <w:szCs w:val="24"/>
        </w:rPr>
        <w:t>Transp. Policy</w:t>
      </w:r>
      <w:r w:rsidRPr="00274FC7">
        <w:rPr>
          <w:rFonts w:ascii="Calibri" w:hAnsi="Calibri" w:cs="Calibri"/>
          <w:noProof/>
          <w:szCs w:val="24"/>
        </w:rPr>
        <w:t xml:space="preserve"> </w:t>
      </w:r>
      <w:r w:rsidRPr="00274FC7">
        <w:rPr>
          <w:rFonts w:ascii="Calibri" w:hAnsi="Calibri" w:cs="Calibri"/>
          <w:b/>
          <w:bCs/>
          <w:noProof/>
          <w:szCs w:val="24"/>
        </w:rPr>
        <w:t>17,</w:t>
      </w:r>
      <w:r w:rsidRPr="00274FC7">
        <w:rPr>
          <w:rFonts w:ascii="Calibri" w:hAnsi="Calibri" w:cs="Calibri"/>
          <w:noProof/>
          <w:szCs w:val="24"/>
        </w:rPr>
        <w:t xml:space="preserve"> 266–273 (2010).</w:t>
      </w:r>
    </w:p>
    <w:p w14:paraId="0AF3CC63"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37.</w:t>
      </w:r>
      <w:r w:rsidRPr="00274FC7">
        <w:rPr>
          <w:rFonts w:ascii="Calibri" w:hAnsi="Calibri" w:cs="Calibri"/>
          <w:noProof/>
          <w:szCs w:val="24"/>
        </w:rPr>
        <w:tab/>
        <w:t xml:space="preserve">Berrang-Ford, L., Pearce, T. &amp; Ford, J. D. Systematic review approaches for climate change adaptation research. </w:t>
      </w:r>
      <w:r w:rsidRPr="00274FC7">
        <w:rPr>
          <w:rFonts w:ascii="Calibri" w:hAnsi="Calibri" w:cs="Calibri"/>
          <w:i/>
          <w:iCs/>
          <w:noProof/>
          <w:szCs w:val="24"/>
        </w:rPr>
        <w:t>Reg. Environ. Chang.</w:t>
      </w:r>
      <w:r w:rsidRPr="00274FC7">
        <w:rPr>
          <w:rFonts w:ascii="Calibri" w:hAnsi="Calibri" w:cs="Calibri"/>
          <w:noProof/>
          <w:szCs w:val="24"/>
        </w:rPr>
        <w:t xml:space="preserve"> (2015). doi:10.1007/s10113-014-0708-7</w:t>
      </w:r>
    </w:p>
    <w:p w14:paraId="45F4A5D1"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38.</w:t>
      </w:r>
      <w:r w:rsidRPr="00274FC7">
        <w:rPr>
          <w:rFonts w:ascii="Calibri" w:hAnsi="Calibri" w:cs="Calibri"/>
          <w:noProof/>
          <w:szCs w:val="24"/>
        </w:rPr>
        <w:tab/>
        <w:t xml:space="preserve">Sorrell, S. Improving the evidence base for energy policy: The role of systematic reviews. </w:t>
      </w:r>
      <w:r w:rsidRPr="00274FC7">
        <w:rPr>
          <w:rFonts w:ascii="Calibri" w:hAnsi="Calibri" w:cs="Calibri"/>
          <w:i/>
          <w:iCs/>
          <w:noProof/>
          <w:szCs w:val="24"/>
        </w:rPr>
        <w:t>Energy Policy</w:t>
      </w:r>
      <w:r w:rsidRPr="00274FC7">
        <w:rPr>
          <w:rFonts w:ascii="Calibri" w:hAnsi="Calibri" w:cs="Calibri"/>
          <w:noProof/>
          <w:szCs w:val="24"/>
        </w:rPr>
        <w:t xml:space="preserve"> </w:t>
      </w:r>
      <w:r w:rsidRPr="00274FC7">
        <w:rPr>
          <w:rFonts w:ascii="Calibri" w:hAnsi="Calibri" w:cs="Calibri"/>
          <w:b/>
          <w:bCs/>
          <w:noProof/>
          <w:szCs w:val="24"/>
        </w:rPr>
        <w:t>35,</w:t>
      </w:r>
      <w:r w:rsidRPr="00274FC7">
        <w:rPr>
          <w:rFonts w:ascii="Calibri" w:hAnsi="Calibri" w:cs="Calibri"/>
          <w:noProof/>
          <w:szCs w:val="24"/>
        </w:rPr>
        <w:t xml:space="preserve"> 1858–1871 (2007).</w:t>
      </w:r>
    </w:p>
    <w:p w14:paraId="558A1113"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lastRenderedPageBreak/>
        <w:t>39.</w:t>
      </w:r>
      <w:r w:rsidRPr="00274FC7">
        <w:rPr>
          <w:rFonts w:ascii="Calibri" w:hAnsi="Calibri" w:cs="Calibri"/>
          <w:noProof/>
          <w:szCs w:val="24"/>
        </w:rPr>
        <w:tab/>
        <w:t xml:space="preserve">Haddaway, N. R. &amp; Macura, B. The role of reporting standards in producing robust literature reviews. </w:t>
      </w:r>
      <w:r w:rsidRPr="00274FC7">
        <w:rPr>
          <w:rFonts w:ascii="Calibri" w:hAnsi="Calibri" w:cs="Calibri"/>
          <w:i/>
          <w:iCs/>
          <w:noProof/>
          <w:szCs w:val="24"/>
        </w:rPr>
        <w:t>Nat. Clim. Chang.</w:t>
      </w:r>
      <w:r w:rsidRPr="00274FC7">
        <w:rPr>
          <w:rFonts w:ascii="Calibri" w:hAnsi="Calibri" w:cs="Calibri"/>
          <w:noProof/>
          <w:szCs w:val="24"/>
        </w:rPr>
        <w:t xml:space="preserve"> </w:t>
      </w:r>
      <w:r w:rsidRPr="00274FC7">
        <w:rPr>
          <w:rFonts w:ascii="Calibri" w:hAnsi="Calibri" w:cs="Calibri"/>
          <w:b/>
          <w:bCs/>
          <w:noProof/>
          <w:szCs w:val="24"/>
        </w:rPr>
        <w:t>8,</w:t>
      </w:r>
      <w:r w:rsidRPr="00274FC7">
        <w:rPr>
          <w:rFonts w:ascii="Calibri" w:hAnsi="Calibri" w:cs="Calibri"/>
          <w:noProof/>
          <w:szCs w:val="24"/>
        </w:rPr>
        <w:t xml:space="preserve"> 444–453 (2018).</w:t>
      </w:r>
    </w:p>
    <w:p w14:paraId="2CBDF10D"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40.</w:t>
      </w:r>
      <w:r w:rsidRPr="00274FC7">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274FC7">
        <w:rPr>
          <w:rFonts w:ascii="Calibri" w:hAnsi="Calibri" w:cs="Calibri"/>
          <w:i/>
          <w:iCs/>
          <w:noProof/>
          <w:szCs w:val="24"/>
        </w:rPr>
        <w:t>J. Clin. Epidemiol.</w:t>
      </w:r>
      <w:r w:rsidRPr="00274FC7">
        <w:rPr>
          <w:rFonts w:ascii="Calibri" w:hAnsi="Calibri" w:cs="Calibri"/>
          <w:noProof/>
          <w:szCs w:val="24"/>
        </w:rPr>
        <w:t xml:space="preserve"> </w:t>
      </w:r>
      <w:r w:rsidRPr="00274FC7">
        <w:rPr>
          <w:rFonts w:ascii="Calibri" w:hAnsi="Calibri" w:cs="Calibri"/>
          <w:b/>
          <w:bCs/>
          <w:noProof/>
          <w:szCs w:val="24"/>
        </w:rPr>
        <w:t>73,</w:t>
      </w:r>
      <w:r w:rsidRPr="00274FC7">
        <w:rPr>
          <w:rFonts w:ascii="Calibri" w:hAnsi="Calibri" w:cs="Calibri"/>
          <w:noProof/>
          <w:szCs w:val="24"/>
        </w:rPr>
        <w:t xml:space="preserve"> 43–49 (2016).</w:t>
      </w:r>
    </w:p>
    <w:p w14:paraId="0DD54FD3"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41.</w:t>
      </w:r>
      <w:r w:rsidRPr="00274FC7">
        <w:rPr>
          <w:rFonts w:ascii="Calibri" w:hAnsi="Calibri" w:cs="Calibri"/>
          <w:noProof/>
          <w:szCs w:val="24"/>
        </w:rPr>
        <w:tab/>
        <w:t xml:space="preserve">Srivastava, A., Van Passel, S. &amp; Laes, E. Assessing the success of electricity demand response programs: A meta-analysis. </w:t>
      </w:r>
      <w:r w:rsidRPr="00274FC7">
        <w:rPr>
          <w:rFonts w:ascii="Calibri" w:hAnsi="Calibri" w:cs="Calibri"/>
          <w:i/>
          <w:iCs/>
          <w:noProof/>
          <w:szCs w:val="24"/>
        </w:rPr>
        <w:t>Energy Res. Soc. Sci.</w:t>
      </w:r>
      <w:r w:rsidRPr="00274FC7">
        <w:rPr>
          <w:rFonts w:ascii="Calibri" w:hAnsi="Calibri" w:cs="Calibri"/>
          <w:noProof/>
          <w:szCs w:val="24"/>
        </w:rPr>
        <w:t xml:space="preserve"> </w:t>
      </w:r>
      <w:r w:rsidRPr="00274FC7">
        <w:rPr>
          <w:rFonts w:ascii="Calibri" w:hAnsi="Calibri" w:cs="Calibri"/>
          <w:b/>
          <w:bCs/>
          <w:noProof/>
          <w:szCs w:val="24"/>
        </w:rPr>
        <w:t>40,</w:t>
      </w:r>
      <w:r w:rsidRPr="00274FC7">
        <w:rPr>
          <w:rFonts w:ascii="Calibri" w:hAnsi="Calibri" w:cs="Calibri"/>
          <w:noProof/>
          <w:szCs w:val="24"/>
        </w:rPr>
        <w:t xml:space="preserve"> 110–117 (2018).</w:t>
      </w:r>
    </w:p>
    <w:p w14:paraId="4B640BCC"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42.</w:t>
      </w:r>
      <w:r w:rsidRPr="00274FC7">
        <w:rPr>
          <w:rFonts w:ascii="Calibri" w:hAnsi="Calibri" w:cs="Calibri"/>
          <w:noProof/>
          <w:szCs w:val="24"/>
        </w:rPr>
        <w:tab/>
        <w:t xml:space="preserve">Francis, L. F. M. &amp; Jensen, M. B. Benefits of green roofs: A systematic review of the evidence for three ecosystem services. </w:t>
      </w:r>
      <w:r w:rsidRPr="00274FC7">
        <w:rPr>
          <w:rFonts w:ascii="Calibri" w:hAnsi="Calibri" w:cs="Calibri"/>
          <w:i/>
          <w:iCs/>
          <w:noProof/>
          <w:szCs w:val="24"/>
        </w:rPr>
        <w:t>Urban For. Urban Green.</w:t>
      </w:r>
      <w:r w:rsidRPr="00274FC7">
        <w:rPr>
          <w:rFonts w:ascii="Calibri" w:hAnsi="Calibri" w:cs="Calibri"/>
          <w:noProof/>
          <w:szCs w:val="24"/>
        </w:rPr>
        <w:t xml:space="preserve"> </w:t>
      </w:r>
      <w:r w:rsidRPr="00274FC7">
        <w:rPr>
          <w:rFonts w:ascii="Calibri" w:hAnsi="Calibri" w:cs="Calibri"/>
          <w:b/>
          <w:bCs/>
          <w:noProof/>
          <w:szCs w:val="24"/>
        </w:rPr>
        <w:t>28,</w:t>
      </w:r>
      <w:r w:rsidRPr="00274FC7">
        <w:rPr>
          <w:rFonts w:ascii="Calibri" w:hAnsi="Calibri" w:cs="Calibri"/>
          <w:noProof/>
          <w:szCs w:val="24"/>
        </w:rPr>
        <w:t xml:space="preserve"> 167–176 (2017).</w:t>
      </w:r>
    </w:p>
    <w:p w14:paraId="58256926"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43.</w:t>
      </w:r>
      <w:r w:rsidRPr="00274FC7">
        <w:rPr>
          <w:rFonts w:ascii="Calibri" w:hAnsi="Calibri" w:cs="Calibri"/>
          <w:noProof/>
          <w:szCs w:val="24"/>
        </w:rPr>
        <w:tab/>
        <w:t xml:space="preserve">Song, X. P., Tan, P. Y., Edwards, P. &amp; Richards, D. The economic benefits and costs of trees in urban forest stewardship: A systematic review. </w:t>
      </w:r>
      <w:r w:rsidRPr="00274FC7">
        <w:rPr>
          <w:rFonts w:ascii="Calibri" w:hAnsi="Calibri" w:cs="Calibri"/>
          <w:i/>
          <w:iCs/>
          <w:noProof/>
          <w:szCs w:val="24"/>
        </w:rPr>
        <w:t>Urban For. Urban Green.</w:t>
      </w:r>
      <w:r w:rsidRPr="00274FC7">
        <w:rPr>
          <w:rFonts w:ascii="Calibri" w:hAnsi="Calibri" w:cs="Calibri"/>
          <w:noProof/>
          <w:szCs w:val="24"/>
        </w:rPr>
        <w:t xml:space="preserve"> </w:t>
      </w:r>
      <w:r w:rsidRPr="00274FC7">
        <w:rPr>
          <w:rFonts w:ascii="Calibri" w:hAnsi="Calibri" w:cs="Calibri"/>
          <w:b/>
          <w:bCs/>
          <w:noProof/>
          <w:szCs w:val="24"/>
        </w:rPr>
        <w:t>29,</w:t>
      </w:r>
      <w:r w:rsidRPr="00274FC7">
        <w:rPr>
          <w:rFonts w:ascii="Calibri" w:hAnsi="Calibri" w:cs="Calibri"/>
          <w:noProof/>
          <w:szCs w:val="24"/>
        </w:rPr>
        <w:t xml:space="preserve"> 162–170 (2018).</w:t>
      </w:r>
    </w:p>
    <w:p w14:paraId="2E3FC10E"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44.</w:t>
      </w:r>
      <w:r w:rsidRPr="00274FC7">
        <w:rPr>
          <w:rFonts w:ascii="Calibri" w:hAnsi="Calibri" w:cs="Calibri"/>
          <w:noProof/>
          <w:szCs w:val="24"/>
        </w:rPr>
        <w:tab/>
        <w:t xml:space="preserve">Newig, J. &amp; Fritsch, O. </w:t>
      </w:r>
      <w:r w:rsidRPr="00274FC7">
        <w:rPr>
          <w:rFonts w:ascii="Calibri" w:hAnsi="Calibri" w:cs="Calibri"/>
          <w:i/>
          <w:iCs/>
          <w:noProof/>
          <w:szCs w:val="24"/>
        </w:rPr>
        <w:t>The case survey method and applications in political science</w:t>
      </w:r>
      <w:r w:rsidRPr="00274FC7">
        <w:rPr>
          <w:rFonts w:ascii="Calibri" w:hAnsi="Calibri" w:cs="Calibri"/>
          <w:noProof/>
          <w:szCs w:val="24"/>
        </w:rPr>
        <w:t xml:space="preserve">. </w:t>
      </w:r>
      <w:r w:rsidRPr="00274FC7">
        <w:rPr>
          <w:rFonts w:ascii="Calibri" w:hAnsi="Calibri" w:cs="Calibri"/>
          <w:b/>
          <w:bCs/>
          <w:noProof/>
          <w:szCs w:val="24"/>
        </w:rPr>
        <w:t>49,</w:t>
      </w:r>
      <w:r w:rsidRPr="00274FC7">
        <w:rPr>
          <w:rFonts w:ascii="Calibri" w:hAnsi="Calibri" w:cs="Calibri"/>
          <w:noProof/>
          <w:szCs w:val="24"/>
        </w:rPr>
        <w:t xml:space="preserve"> (2009).</w:t>
      </w:r>
    </w:p>
    <w:p w14:paraId="5EDDFF4A"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45.</w:t>
      </w:r>
      <w:r w:rsidRPr="00274FC7">
        <w:rPr>
          <w:rFonts w:ascii="Calibri" w:hAnsi="Calibri" w:cs="Calibri"/>
          <w:noProof/>
          <w:szCs w:val="24"/>
        </w:rPr>
        <w:tab/>
        <w:t xml:space="preserve">Nijkamp, P. &amp; Pepping, G. A Meta-analytical Evaluation of Sustainable City Initiatives. </w:t>
      </w:r>
      <w:r w:rsidRPr="00274FC7">
        <w:rPr>
          <w:rFonts w:ascii="Calibri" w:hAnsi="Calibri" w:cs="Calibri"/>
          <w:i/>
          <w:iCs/>
          <w:noProof/>
          <w:szCs w:val="24"/>
        </w:rPr>
        <w:t>Urban Stud.</w:t>
      </w:r>
      <w:r w:rsidRPr="00274FC7">
        <w:rPr>
          <w:rFonts w:ascii="Calibri" w:hAnsi="Calibri" w:cs="Calibri"/>
          <w:noProof/>
          <w:szCs w:val="24"/>
        </w:rPr>
        <w:t xml:space="preserve"> </w:t>
      </w:r>
      <w:r w:rsidRPr="00274FC7">
        <w:rPr>
          <w:rFonts w:ascii="Calibri" w:hAnsi="Calibri" w:cs="Calibri"/>
          <w:b/>
          <w:bCs/>
          <w:noProof/>
          <w:szCs w:val="24"/>
        </w:rPr>
        <w:t>35,</w:t>
      </w:r>
      <w:r w:rsidRPr="00274FC7">
        <w:rPr>
          <w:rFonts w:ascii="Calibri" w:hAnsi="Calibri" w:cs="Calibri"/>
          <w:noProof/>
          <w:szCs w:val="24"/>
        </w:rPr>
        <w:t xml:space="preserve"> 1481–1500 (1998).</w:t>
      </w:r>
    </w:p>
    <w:p w14:paraId="0597A57C"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46.</w:t>
      </w:r>
      <w:r w:rsidRPr="00274FC7">
        <w:rPr>
          <w:rFonts w:ascii="Calibri" w:hAnsi="Calibri" w:cs="Calibri"/>
          <w:noProof/>
          <w:szCs w:val="24"/>
        </w:rPr>
        <w:tab/>
        <w:t xml:space="preserve">Grubler, A. </w:t>
      </w:r>
      <w:r w:rsidRPr="00274FC7">
        <w:rPr>
          <w:rFonts w:ascii="Calibri" w:hAnsi="Calibri" w:cs="Calibri"/>
          <w:i/>
          <w:iCs/>
          <w:noProof/>
          <w:szCs w:val="24"/>
        </w:rPr>
        <w:t>et al.</w:t>
      </w:r>
      <w:r w:rsidRPr="00274FC7">
        <w:rPr>
          <w:rFonts w:ascii="Calibri" w:hAnsi="Calibri" w:cs="Calibri"/>
          <w:noProof/>
          <w:szCs w:val="24"/>
        </w:rPr>
        <w:t xml:space="preserve"> in </w:t>
      </w:r>
      <w:r w:rsidRPr="00274FC7">
        <w:rPr>
          <w:rFonts w:ascii="Calibri" w:hAnsi="Calibri" w:cs="Calibri"/>
          <w:i/>
          <w:iCs/>
          <w:noProof/>
          <w:szCs w:val="24"/>
        </w:rPr>
        <w:t>Global Energy Assessment - Toward a Sustainable Future</w:t>
      </w:r>
      <w:r w:rsidRPr="00274FC7">
        <w:rPr>
          <w:rFonts w:ascii="Calibri" w:hAnsi="Calibri" w:cs="Calibri"/>
          <w:noProof/>
          <w:szCs w:val="24"/>
        </w:rPr>
        <w:t xml:space="preserve"> 1307–1400 (Cambridge University Press, 2012).</w:t>
      </w:r>
    </w:p>
    <w:p w14:paraId="25B4333B"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47.</w:t>
      </w:r>
      <w:r w:rsidRPr="00274FC7">
        <w:rPr>
          <w:rFonts w:ascii="Calibri" w:hAnsi="Calibri" w:cs="Calibri"/>
          <w:noProof/>
          <w:szCs w:val="24"/>
        </w:rPr>
        <w:tab/>
        <w:t xml:space="preserve">Haddaway, N. R., Bernes, C., Jonsson, B. G. &amp; Hedlund, K. The benefits of systematic mapping to evidence-based environmental management. </w:t>
      </w:r>
      <w:r w:rsidRPr="00274FC7">
        <w:rPr>
          <w:rFonts w:ascii="Calibri" w:hAnsi="Calibri" w:cs="Calibri"/>
          <w:i/>
          <w:iCs/>
          <w:noProof/>
          <w:szCs w:val="24"/>
        </w:rPr>
        <w:t>Ambio</w:t>
      </w:r>
      <w:r w:rsidRPr="00274FC7">
        <w:rPr>
          <w:rFonts w:ascii="Calibri" w:hAnsi="Calibri" w:cs="Calibri"/>
          <w:noProof/>
          <w:szCs w:val="24"/>
        </w:rPr>
        <w:t xml:space="preserve"> </w:t>
      </w:r>
      <w:r w:rsidRPr="00274FC7">
        <w:rPr>
          <w:rFonts w:ascii="Calibri" w:hAnsi="Calibri" w:cs="Calibri"/>
          <w:b/>
          <w:bCs/>
          <w:noProof/>
          <w:szCs w:val="24"/>
        </w:rPr>
        <w:t>45,</w:t>
      </w:r>
      <w:r w:rsidRPr="00274FC7">
        <w:rPr>
          <w:rFonts w:ascii="Calibri" w:hAnsi="Calibri" w:cs="Calibri"/>
          <w:noProof/>
          <w:szCs w:val="24"/>
        </w:rPr>
        <w:t xml:space="preserve"> 613–620 (2016).</w:t>
      </w:r>
    </w:p>
    <w:p w14:paraId="0D1E2638"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48.</w:t>
      </w:r>
      <w:r w:rsidRPr="00274FC7">
        <w:rPr>
          <w:rFonts w:ascii="Calibri" w:hAnsi="Calibri" w:cs="Calibri"/>
          <w:noProof/>
          <w:szCs w:val="24"/>
        </w:rPr>
        <w:tab/>
        <w:t xml:space="preserve">Creutzig, F. </w:t>
      </w:r>
      <w:r w:rsidRPr="00274FC7">
        <w:rPr>
          <w:rFonts w:ascii="Calibri" w:hAnsi="Calibri" w:cs="Calibri"/>
          <w:i/>
          <w:iCs/>
          <w:noProof/>
          <w:szCs w:val="24"/>
        </w:rPr>
        <w:t>et al.</w:t>
      </w:r>
      <w:r w:rsidRPr="00274FC7">
        <w:rPr>
          <w:rFonts w:ascii="Calibri" w:hAnsi="Calibri" w:cs="Calibri"/>
          <w:noProof/>
          <w:szCs w:val="24"/>
        </w:rPr>
        <w:t xml:space="preserve"> Upscaling urban data science for global climate solutions. </w:t>
      </w:r>
      <w:r w:rsidRPr="00274FC7">
        <w:rPr>
          <w:rFonts w:ascii="Calibri" w:hAnsi="Calibri" w:cs="Calibri"/>
          <w:i/>
          <w:iCs/>
          <w:noProof/>
          <w:szCs w:val="24"/>
        </w:rPr>
        <w:t>Glob. Sustain.</w:t>
      </w:r>
    </w:p>
    <w:p w14:paraId="58ACE645"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49.</w:t>
      </w:r>
      <w:r w:rsidRPr="00274FC7">
        <w:rPr>
          <w:rFonts w:ascii="Calibri" w:hAnsi="Calibri" w:cs="Calibri"/>
          <w:noProof/>
          <w:szCs w:val="24"/>
        </w:rPr>
        <w:tab/>
        <w:t xml:space="preserve">Bennett, A. &amp; Elman, C. Qualitative research: Recent developments in case study methods. </w:t>
      </w:r>
      <w:r w:rsidRPr="00274FC7">
        <w:rPr>
          <w:rFonts w:ascii="Calibri" w:hAnsi="Calibri" w:cs="Calibri"/>
          <w:i/>
          <w:iCs/>
          <w:noProof/>
          <w:szCs w:val="24"/>
        </w:rPr>
        <w:t>Annu. Rev. Polit. Sci.</w:t>
      </w:r>
      <w:r w:rsidRPr="00274FC7">
        <w:rPr>
          <w:rFonts w:ascii="Calibri" w:hAnsi="Calibri" w:cs="Calibri"/>
          <w:noProof/>
          <w:szCs w:val="24"/>
        </w:rPr>
        <w:t xml:space="preserve"> </w:t>
      </w:r>
      <w:r w:rsidRPr="00274FC7">
        <w:rPr>
          <w:rFonts w:ascii="Calibri" w:hAnsi="Calibri" w:cs="Calibri"/>
          <w:b/>
          <w:bCs/>
          <w:noProof/>
          <w:szCs w:val="24"/>
        </w:rPr>
        <w:t>9,</w:t>
      </w:r>
      <w:r w:rsidRPr="00274FC7">
        <w:rPr>
          <w:rFonts w:ascii="Calibri" w:hAnsi="Calibri" w:cs="Calibri"/>
          <w:noProof/>
          <w:szCs w:val="24"/>
        </w:rPr>
        <w:t xml:space="preserve"> 455–476 (2006).</w:t>
      </w:r>
    </w:p>
    <w:p w14:paraId="7C0ABA2E"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50.</w:t>
      </w:r>
      <w:r w:rsidRPr="00274FC7">
        <w:rPr>
          <w:rFonts w:ascii="Calibri" w:hAnsi="Calibri" w:cs="Calibri"/>
          <w:noProof/>
          <w:szCs w:val="24"/>
        </w:rPr>
        <w:tab/>
        <w:t xml:space="preserve">Glaeser, E. L. &amp; Kahn, M. E. The greenness of cities: Carbon dioxide emissions and urban development. </w:t>
      </w:r>
      <w:r w:rsidRPr="00274FC7">
        <w:rPr>
          <w:rFonts w:ascii="Calibri" w:hAnsi="Calibri" w:cs="Calibri"/>
          <w:i/>
          <w:iCs/>
          <w:noProof/>
          <w:szCs w:val="24"/>
        </w:rPr>
        <w:t>J. Urban Econ.</w:t>
      </w:r>
      <w:r w:rsidRPr="00274FC7">
        <w:rPr>
          <w:rFonts w:ascii="Calibri" w:hAnsi="Calibri" w:cs="Calibri"/>
          <w:noProof/>
          <w:szCs w:val="24"/>
        </w:rPr>
        <w:t xml:space="preserve"> </w:t>
      </w:r>
      <w:r w:rsidRPr="00274FC7">
        <w:rPr>
          <w:rFonts w:ascii="Calibri" w:hAnsi="Calibri" w:cs="Calibri"/>
          <w:b/>
          <w:bCs/>
          <w:noProof/>
          <w:szCs w:val="24"/>
        </w:rPr>
        <w:t>67,</w:t>
      </w:r>
      <w:r w:rsidRPr="00274FC7">
        <w:rPr>
          <w:rFonts w:ascii="Calibri" w:hAnsi="Calibri" w:cs="Calibri"/>
          <w:noProof/>
          <w:szCs w:val="24"/>
        </w:rPr>
        <w:t xml:space="preserve"> 404–418 (2010).</w:t>
      </w:r>
    </w:p>
    <w:p w14:paraId="4295841A"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lastRenderedPageBreak/>
        <w:t>51.</w:t>
      </w:r>
      <w:r w:rsidRPr="00274FC7">
        <w:rPr>
          <w:rFonts w:ascii="Calibri" w:hAnsi="Calibri" w:cs="Calibri"/>
          <w:noProof/>
          <w:szCs w:val="24"/>
        </w:rPr>
        <w:tab/>
        <w:t xml:space="preserve">Seto, K. C., Golden, J. S., Alberti, M. &amp; Turner, B. L. Sustainability in an urbanizing planet. </w:t>
      </w:r>
      <w:r w:rsidRPr="00274FC7">
        <w:rPr>
          <w:rFonts w:ascii="Calibri" w:hAnsi="Calibri" w:cs="Calibri"/>
          <w:i/>
          <w:iCs/>
          <w:noProof/>
          <w:szCs w:val="24"/>
        </w:rPr>
        <w:t>Proc. Natl. Acad. Sci.</w:t>
      </w:r>
      <w:r w:rsidRPr="00274FC7">
        <w:rPr>
          <w:rFonts w:ascii="Calibri" w:hAnsi="Calibri" w:cs="Calibri"/>
          <w:noProof/>
          <w:szCs w:val="24"/>
        </w:rPr>
        <w:t xml:space="preserve"> </w:t>
      </w:r>
      <w:r w:rsidRPr="00274FC7">
        <w:rPr>
          <w:rFonts w:ascii="Calibri" w:hAnsi="Calibri" w:cs="Calibri"/>
          <w:b/>
          <w:bCs/>
          <w:noProof/>
          <w:szCs w:val="24"/>
        </w:rPr>
        <w:t>114,</w:t>
      </w:r>
      <w:r w:rsidRPr="00274FC7">
        <w:rPr>
          <w:rFonts w:ascii="Calibri" w:hAnsi="Calibri" w:cs="Calibri"/>
          <w:noProof/>
          <w:szCs w:val="24"/>
        </w:rPr>
        <w:t xml:space="preserve"> 201606037 (2017).</w:t>
      </w:r>
    </w:p>
    <w:p w14:paraId="7CF9A9FD"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52.</w:t>
      </w:r>
      <w:r w:rsidRPr="00274FC7">
        <w:rPr>
          <w:rFonts w:ascii="Calibri" w:hAnsi="Calibri" w:cs="Calibri"/>
          <w:noProof/>
          <w:szCs w:val="24"/>
        </w:rPr>
        <w:tab/>
        <w:t xml:space="preserve">McPhearson, T. </w:t>
      </w:r>
      <w:r w:rsidRPr="00274FC7">
        <w:rPr>
          <w:rFonts w:ascii="Calibri" w:hAnsi="Calibri" w:cs="Calibri"/>
          <w:i/>
          <w:iCs/>
          <w:noProof/>
          <w:szCs w:val="24"/>
        </w:rPr>
        <w:t>et al.</w:t>
      </w:r>
      <w:r w:rsidRPr="00274FC7">
        <w:rPr>
          <w:rFonts w:ascii="Calibri" w:hAnsi="Calibri" w:cs="Calibri"/>
          <w:noProof/>
          <w:szCs w:val="24"/>
        </w:rPr>
        <w:t xml:space="preserve"> Scientists must have a say in the future of cities. </w:t>
      </w:r>
      <w:r w:rsidRPr="00274FC7">
        <w:rPr>
          <w:rFonts w:ascii="Calibri" w:hAnsi="Calibri" w:cs="Calibri"/>
          <w:i/>
          <w:iCs/>
          <w:noProof/>
          <w:szCs w:val="24"/>
        </w:rPr>
        <w:t>Nature</w:t>
      </w:r>
      <w:r w:rsidRPr="00274FC7">
        <w:rPr>
          <w:rFonts w:ascii="Calibri" w:hAnsi="Calibri" w:cs="Calibri"/>
          <w:noProof/>
          <w:szCs w:val="24"/>
        </w:rPr>
        <w:t xml:space="preserve"> </w:t>
      </w:r>
      <w:r w:rsidRPr="00274FC7">
        <w:rPr>
          <w:rFonts w:ascii="Calibri" w:hAnsi="Calibri" w:cs="Calibri"/>
          <w:b/>
          <w:bCs/>
          <w:noProof/>
          <w:szCs w:val="24"/>
        </w:rPr>
        <w:t>538,</w:t>
      </w:r>
      <w:r w:rsidRPr="00274FC7">
        <w:rPr>
          <w:rFonts w:ascii="Calibri" w:hAnsi="Calibri" w:cs="Calibri"/>
          <w:noProof/>
          <w:szCs w:val="24"/>
        </w:rPr>
        <w:t xml:space="preserve"> 165–166 (2016).</w:t>
      </w:r>
    </w:p>
    <w:p w14:paraId="10FB593B"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53.</w:t>
      </w:r>
      <w:r w:rsidRPr="00274FC7">
        <w:rPr>
          <w:rFonts w:ascii="Calibri" w:hAnsi="Calibri" w:cs="Calibri"/>
          <w:noProof/>
          <w:szCs w:val="24"/>
        </w:rPr>
        <w:tab/>
        <w:t xml:space="preserve">Solecki, W. </w:t>
      </w:r>
      <w:r w:rsidRPr="00274FC7">
        <w:rPr>
          <w:rFonts w:ascii="Calibri" w:hAnsi="Calibri" w:cs="Calibri"/>
          <w:i/>
          <w:iCs/>
          <w:noProof/>
          <w:szCs w:val="24"/>
        </w:rPr>
        <w:t>et al.</w:t>
      </w:r>
      <w:r w:rsidRPr="00274FC7">
        <w:rPr>
          <w:rFonts w:ascii="Calibri" w:hAnsi="Calibri" w:cs="Calibri"/>
          <w:noProof/>
          <w:szCs w:val="24"/>
        </w:rPr>
        <w:t xml:space="preserve"> City transformations in a 1.5 °C warmer world. </w:t>
      </w:r>
      <w:r w:rsidRPr="00274FC7">
        <w:rPr>
          <w:rFonts w:ascii="Calibri" w:hAnsi="Calibri" w:cs="Calibri"/>
          <w:i/>
          <w:iCs/>
          <w:noProof/>
          <w:szCs w:val="24"/>
        </w:rPr>
        <w:t>Nat. Clim. Chang.</w:t>
      </w:r>
      <w:r w:rsidRPr="00274FC7">
        <w:rPr>
          <w:rFonts w:ascii="Calibri" w:hAnsi="Calibri" w:cs="Calibri"/>
          <w:noProof/>
          <w:szCs w:val="24"/>
        </w:rPr>
        <w:t xml:space="preserve"> </w:t>
      </w:r>
      <w:r w:rsidRPr="00274FC7">
        <w:rPr>
          <w:rFonts w:ascii="Calibri" w:hAnsi="Calibri" w:cs="Calibri"/>
          <w:b/>
          <w:bCs/>
          <w:noProof/>
          <w:szCs w:val="24"/>
        </w:rPr>
        <w:t>8,</w:t>
      </w:r>
      <w:r w:rsidRPr="00274FC7">
        <w:rPr>
          <w:rFonts w:ascii="Calibri" w:hAnsi="Calibri" w:cs="Calibri"/>
          <w:noProof/>
          <w:szCs w:val="24"/>
        </w:rPr>
        <w:t xml:space="preserve"> 177–185 (2018).</w:t>
      </w:r>
    </w:p>
    <w:p w14:paraId="159AEBE7"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54.</w:t>
      </w:r>
      <w:r w:rsidRPr="00274FC7">
        <w:rPr>
          <w:rFonts w:ascii="Calibri" w:hAnsi="Calibri" w:cs="Calibri"/>
          <w:noProof/>
          <w:szCs w:val="24"/>
        </w:rPr>
        <w:tab/>
        <w:t xml:space="preserve">Ürge-Vorsatz, D. </w:t>
      </w:r>
      <w:r w:rsidRPr="00274FC7">
        <w:rPr>
          <w:rFonts w:ascii="Calibri" w:hAnsi="Calibri" w:cs="Calibri"/>
          <w:i/>
          <w:iCs/>
          <w:noProof/>
          <w:szCs w:val="24"/>
        </w:rPr>
        <w:t>et al.</w:t>
      </w:r>
      <w:r w:rsidRPr="00274FC7">
        <w:rPr>
          <w:rFonts w:ascii="Calibri" w:hAnsi="Calibri" w:cs="Calibri"/>
          <w:noProof/>
          <w:szCs w:val="24"/>
        </w:rPr>
        <w:t xml:space="preserve"> Locking in positive climate responses in cities. </w:t>
      </w:r>
      <w:r w:rsidRPr="00274FC7">
        <w:rPr>
          <w:rFonts w:ascii="Calibri" w:hAnsi="Calibri" w:cs="Calibri"/>
          <w:i/>
          <w:iCs/>
          <w:noProof/>
          <w:szCs w:val="24"/>
        </w:rPr>
        <w:t>Nat. Clim. Chang.</w:t>
      </w:r>
      <w:r w:rsidRPr="00274FC7">
        <w:rPr>
          <w:rFonts w:ascii="Calibri" w:hAnsi="Calibri" w:cs="Calibri"/>
          <w:noProof/>
          <w:szCs w:val="24"/>
        </w:rPr>
        <w:t xml:space="preserve"> </w:t>
      </w:r>
      <w:r w:rsidRPr="00274FC7">
        <w:rPr>
          <w:rFonts w:ascii="Calibri" w:hAnsi="Calibri" w:cs="Calibri"/>
          <w:b/>
          <w:bCs/>
          <w:noProof/>
          <w:szCs w:val="24"/>
        </w:rPr>
        <w:t>8,</w:t>
      </w:r>
      <w:r w:rsidRPr="00274FC7">
        <w:rPr>
          <w:rFonts w:ascii="Calibri" w:hAnsi="Calibri" w:cs="Calibri"/>
          <w:noProof/>
          <w:szCs w:val="24"/>
        </w:rPr>
        <w:t xml:space="preserve"> 174–177 (2018).</w:t>
      </w:r>
    </w:p>
    <w:p w14:paraId="7358AA9F"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55.</w:t>
      </w:r>
      <w:r w:rsidRPr="00274FC7">
        <w:rPr>
          <w:rFonts w:ascii="Calibri" w:hAnsi="Calibri" w:cs="Calibri"/>
          <w:noProof/>
          <w:szCs w:val="24"/>
        </w:rPr>
        <w:tab/>
        <w:t xml:space="preserve">Nagendra, H., Bai, X., Brondizio, E. S. &amp; Lwasa, S. The urban south and the predicament of global sustainability. </w:t>
      </w:r>
      <w:r w:rsidRPr="00274FC7">
        <w:rPr>
          <w:rFonts w:ascii="Calibri" w:hAnsi="Calibri" w:cs="Calibri"/>
          <w:i/>
          <w:iCs/>
          <w:noProof/>
          <w:szCs w:val="24"/>
        </w:rPr>
        <w:t>Nat. Sustain.</w:t>
      </w:r>
      <w:r w:rsidRPr="00274FC7">
        <w:rPr>
          <w:rFonts w:ascii="Calibri" w:hAnsi="Calibri" w:cs="Calibri"/>
          <w:noProof/>
          <w:szCs w:val="24"/>
        </w:rPr>
        <w:t xml:space="preserve"> </w:t>
      </w:r>
      <w:r w:rsidRPr="00274FC7">
        <w:rPr>
          <w:rFonts w:ascii="Calibri" w:hAnsi="Calibri" w:cs="Calibri"/>
          <w:b/>
          <w:bCs/>
          <w:noProof/>
          <w:szCs w:val="24"/>
        </w:rPr>
        <w:t>1,</w:t>
      </w:r>
      <w:r w:rsidRPr="00274FC7">
        <w:rPr>
          <w:rFonts w:ascii="Calibri" w:hAnsi="Calibri" w:cs="Calibri"/>
          <w:noProof/>
          <w:szCs w:val="24"/>
        </w:rPr>
        <w:t xml:space="preserve"> 341–349 (2018).</w:t>
      </w:r>
    </w:p>
    <w:p w14:paraId="2B968E53"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56.</w:t>
      </w:r>
      <w:r w:rsidRPr="00274FC7">
        <w:rPr>
          <w:rFonts w:ascii="Calibri" w:hAnsi="Calibri" w:cs="Calibri"/>
          <w:noProof/>
          <w:szCs w:val="24"/>
        </w:rPr>
        <w:tab/>
        <w:t xml:space="preserve">Vogel, B. &amp; Henstra, D. Studying local climate adaptation: A heuristic research framework for comparative policy analysis. </w:t>
      </w:r>
      <w:r w:rsidRPr="00274FC7">
        <w:rPr>
          <w:rFonts w:ascii="Calibri" w:hAnsi="Calibri" w:cs="Calibri"/>
          <w:i/>
          <w:iCs/>
          <w:noProof/>
          <w:szCs w:val="24"/>
        </w:rPr>
        <w:t>Glob. Environ. Chang.</w:t>
      </w:r>
      <w:r w:rsidRPr="00274FC7">
        <w:rPr>
          <w:rFonts w:ascii="Calibri" w:hAnsi="Calibri" w:cs="Calibri"/>
          <w:noProof/>
          <w:szCs w:val="24"/>
        </w:rPr>
        <w:t xml:space="preserve"> </w:t>
      </w:r>
      <w:r w:rsidRPr="00274FC7">
        <w:rPr>
          <w:rFonts w:ascii="Calibri" w:hAnsi="Calibri" w:cs="Calibri"/>
          <w:b/>
          <w:bCs/>
          <w:noProof/>
          <w:szCs w:val="24"/>
        </w:rPr>
        <w:t>31,</w:t>
      </w:r>
      <w:r w:rsidRPr="00274FC7">
        <w:rPr>
          <w:rFonts w:ascii="Calibri" w:hAnsi="Calibri" w:cs="Calibri"/>
          <w:noProof/>
          <w:szCs w:val="24"/>
        </w:rPr>
        <w:t xml:space="preserve"> 110–120 (2015).</w:t>
      </w:r>
    </w:p>
    <w:p w14:paraId="49DEC3AB"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57.</w:t>
      </w:r>
      <w:r w:rsidRPr="00274FC7">
        <w:rPr>
          <w:rFonts w:ascii="Calibri" w:hAnsi="Calibri" w:cs="Calibri"/>
          <w:noProof/>
          <w:szCs w:val="24"/>
        </w:rPr>
        <w:tab/>
        <w:t xml:space="preserve">Margulies, J. D., Magliocca, N. R., Schmill, M. D. &amp; Ellis, E. C. Ambiguous geographies: Connecting case study knowledge with global change science. </w:t>
      </w:r>
      <w:r w:rsidRPr="00274FC7">
        <w:rPr>
          <w:rFonts w:ascii="Calibri" w:hAnsi="Calibri" w:cs="Calibri"/>
          <w:i/>
          <w:iCs/>
          <w:noProof/>
          <w:szCs w:val="24"/>
        </w:rPr>
        <w:t>Ann. Am. Assoc. Geogr.</w:t>
      </w:r>
      <w:r w:rsidRPr="00274FC7">
        <w:rPr>
          <w:rFonts w:ascii="Calibri" w:hAnsi="Calibri" w:cs="Calibri"/>
          <w:noProof/>
          <w:szCs w:val="24"/>
        </w:rPr>
        <w:t xml:space="preserve"> </w:t>
      </w:r>
      <w:r w:rsidRPr="00274FC7">
        <w:rPr>
          <w:rFonts w:ascii="Calibri" w:hAnsi="Calibri" w:cs="Calibri"/>
          <w:b/>
          <w:bCs/>
          <w:noProof/>
          <w:szCs w:val="24"/>
        </w:rPr>
        <w:t>106,</w:t>
      </w:r>
      <w:r w:rsidRPr="00274FC7">
        <w:rPr>
          <w:rFonts w:ascii="Calibri" w:hAnsi="Calibri" w:cs="Calibri"/>
          <w:noProof/>
          <w:szCs w:val="24"/>
        </w:rPr>
        <w:t xml:space="preserve"> 572–596 (2016).</w:t>
      </w:r>
    </w:p>
    <w:p w14:paraId="020555D6"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szCs w:val="24"/>
        </w:rPr>
      </w:pPr>
      <w:r w:rsidRPr="00274FC7">
        <w:rPr>
          <w:rFonts w:ascii="Calibri" w:hAnsi="Calibri" w:cs="Calibri"/>
          <w:noProof/>
          <w:szCs w:val="24"/>
        </w:rPr>
        <w:t>58.</w:t>
      </w:r>
      <w:r w:rsidRPr="00274FC7">
        <w:rPr>
          <w:rFonts w:ascii="Calibri" w:hAnsi="Calibri" w:cs="Calibri"/>
          <w:noProof/>
          <w:szCs w:val="24"/>
        </w:rPr>
        <w:tab/>
        <w:t xml:space="preserve">Pedregosa, F. </w:t>
      </w:r>
      <w:r w:rsidRPr="00274FC7">
        <w:rPr>
          <w:rFonts w:ascii="Calibri" w:hAnsi="Calibri" w:cs="Calibri"/>
          <w:i/>
          <w:iCs/>
          <w:noProof/>
          <w:szCs w:val="24"/>
        </w:rPr>
        <w:t>et al.</w:t>
      </w:r>
      <w:r w:rsidRPr="00274FC7">
        <w:rPr>
          <w:rFonts w:ascii="Calibri" w:hAnsi="Calibri" w:cs="Calibri"/>
          <w:noProof/>
          <w:szCs w:val="24"/>
        </w:rPr>
        <w:t xml:space="preserve"> Scikit-learn: Machine Learning in Python. </w:t>
      </w:r>
      <w:r w:rsidRPr="00274FC7">
        <w:rPr>
          <w:rFonts w:ascii="Calibri" w:hAnsi="Calibri" w:cs="Calibri"/>
          <w:i/>
          <w:iCs/>
          <w:noProof/>
          <w:szCs w:val="24"/>
        </w:rPr>
        <w:t>J. Mach. Learn. Res.</w:t>
      </w:r>
      <w:r w:rsidRPr="00274FC7">
        <w:rPr>
          <w:rFonts w:ascii="Calibri" w:hAnsi="Calibri" w:cs="Calibri"/>
          <w:noProof/>
          <w:szCs w:val="24"/>
        </w:rPr>
        <w:t xml:space="preserve"> </w:t>
      </w:r>
      <w:r w:rsidRPr="00274FC7">
        <w:rPr>
          <w:rFonts w:ascii="Calibri" w:hAnsi="Calibri" w:cs="Calibri"/>
          <w:b/>
          <w:bCs/>
          <w:noProof/>
          <w:szCs w:val="24"/>
        </w:rPr>
        <w:t>12,</w:t>
      </w:r>
      <w:r w:rsidRPr="00274FC7">
        <w:rPr>
          <w:rFonts w:ascii="Calibri" w:hAnsi="Calibri" w:cs="Calibri"/>
          <w:noProof/>
          <w:szCs w:val="24"/>
        </w:rPr>
        <w:t xml:space="preserve"> 2825–2830 (2011).</w:t>
      </w:r>
    </w:p>
    <w:p w14:paraId="21BA96A3" w14:textId="77777777" w:rsidR="00274FC7" w:rsidRPr="00274FC7" w:rsidRDefault="00274FC7" w:rsidP="00274FC7">
      <w:pPr>
        <w:widowControl w:val="0"/>
        <w:autoSpaceDE w:val="0"/>
        <w:autoSpaceDN w:val="0"/>
        <w:adjustRightInd w:val="0"/>
        <w:spacing w:line="480" w:lineRule="auto"/>
        <w:ind w:left="640" w:hanging="640"/>
        <w:rPr>
          <w:rFonts w:ascii="Calibri" w:hAnsi="Calibri" w:cs="Calibri"/>
          <w:noProof/>
        </w:rPr>
      </w:pPr>
      <w:r w:rsidRPr="00274FC7">
        <w:rPr>
          <w:rFonts w:ascii="Calibri" w:hAnsi="Calibri" w:cs="Calibri"/>
          <w:noProof/>
          <w:szCs w:val="24"/>
        </w:rPr>
        <w:t>59.</w:t>
      </w:r>
      <w:r w:rsidRPr="00274FC7">
        <w:rPr>
          <w:rFonts w:ascii="Calibri" w:hAnsi="Calibri" w:cs="Calibri"/>
          <w:noProof/>
          <w:szCs w:val="24"/>
        </w:rPr>
        <w:tab/>
        <w:t xml:space="preserve">Lee, D. D. &amp; Seung, H. S. Learning the parts of objects by non-negative matrix factorization. </w:t>
      </w:r>
      <w:r w:rsidRPr="00274FC7">
        <w:rPr>
          <w:rFonts w:ascii="Calibri" w:hAnsi="Calibri" w:cs="Calibri"/>
          <w:i/>
          <w:iCs/>
          <w:noProof/>
          <w:szCs w:val="24"/>
        </w:rPr>
        <w:t>Nature</w:t>
      </w:r>
      <w:r w:rsidRPr="00274FC7">
        <w:rPr>
          <w:rFonts w:ascii="Calibri" w:hAnsi="Calibri" w:cs="Calibri"/>
          <w:noProof/>
          <w:szCs w:val="24"/>
        </w:rPr>
        <w:t xml:space="preserve"> </w:t>
      </w:r>
      <w:r w:rsidRPr="00274FC7">
        <w:rPr>
          <w:rFonts w:ascii="Calibri" w:hAnsi="Calibri" w:cs="Calibri"/>
          <w:b/>
          <w:bCs/>
          <w:noProof/>
          <w:szCs w:val="24"/>
        </w:rPr>
        <w:t>401,</w:t>
      </w:r>
      <w:r w:rsidRPr="00274FC7">
        <w:rPr>
          <w:rFonts w:ascii="Calibri" w:hAnsi="Calibri" w:cs="Calibri"/>
          <w:noProof/>
          <w:szCs w:val="24"/>
        </w:rPr>
        <w:t xml:space="preserve"> 788–91 (1999).</w:t>
      </w:r>
    </w:p>
    <w:p w14:paraId="7FC11472" w14:textId="58D3354E" w:rsidR="00692B62" w:rsidRDefault="0024728A" w:rsidP="00EB245C">
      <w:pPr>
        <w:suppressLineNumbers/>
        <w:spacing w:line="480" w:lineRule="auto"/>
        <w:rPr>
          <w:rFonts w:ascii="Calibri" w:eastAsia="Calibri" w:hAnsi="Calibri" w:cs="Calibri"/>
        </w:rPr>
      </w:pPr>
      <w:r>
        <w:rPr>
          <w:rFonts w:ascii="Calibri" w:eastAsia="Calibri" w:hAnsi="Calibri" w:cs="Calibri"/>
        </w:rPr>
        <w:fldChar w:fldCharType="end"/>
      </w:r>
    </w:p>
    <w:p w14:paraId="7E79321E" w14:textId="0A84A1D6" w:rsidR="00061798" w:rsidRDefault="00061798">
      <w:pPr>
        <w:pStyle w:val="Heading1"/>
        <w:suppressLineNumbers/>
        <w:spacing w:line="480" w:lineRule="auto"/>
        <w:rPr>
          <w:rFonts w:eastAsia="Calibri"/>
        </w:rPr>
        <w:pPrChange w:id="1732" w:author="William Lamb" w:date="2018-11-09T11:08:00Z">
          <w:pPr>
            <w:pStyle w:val="Heading1"/>
            <w:suppressLineNumbers/>
          </w:pPr>
        </w:pPrChange>
      </w:pPr>
      <w:r>
        <w:rPr>
          <w:rFonts w:eastAsia="Calibri"/>
        </w:rPr>
        <w:t>Author contributions</w:t>
      </w:r>
    </w:p>
    <w:p w14:paraId="1D4148D0" w14:textId="494B807B" w:rsidR="00061798" w:rsidRDefault="00061798">
      <w:pPr>
        <w:suppressLineNumbers/>
        <w:spacing w:line="480" w:lineRule="auto"/>
        <w:pPrChange w:id="1733" w:author="William Lamb" w:date="2018-11-09T11:08:00Z">
          <w:pPr>
            <w:suppressLineNumbers/>
          </w:pPr>
        </w:pPrChange>
      </w:pPr>
      <w:r>
        <w:t>W.F.L., F.C. and J.C.M. designed the research. W.F.L. and M.W.C. performed the analysis. W.F.L. wrote the manuscript with contributions from all authors.</w:t>
      </w:r>
    </w:p>
    <w:p w14:paraId="6396B29E" w14:textId="77777777" w:rsidR="00061798" w:rsidRDefault="00061798">
      <w:pPr>
        <w:suppressLineNumbers/>
        <w:spacing w:line="480" w:lineRule="auto"/>
        <w:pPrChange w:id="1734" w:author="William Lamb" w:date="2018-11-09T11:08:00Z">
          <w:pPr>
            <w:suppressLineNumbers/>
          </w:pPr>
        </w:pPrChange>
      </w:pPr>
    </w:p>
    <w:p w14:paraId="6D464917" w14:textId="52481C49" w:rsidR="00061798" w:rsidRPr="00061798" w:rsidRDefault="00061798">
      <w:pPr>
        <w:pStyle w:val="Heading1"/>
        <w:suppressLineNumbers/>
        <w:spacing w:line="480" w:lineRule="auto"/>
        <w:rPr>
          <w:rFonts w:eastAsia="Calibri"/>
        </w:rPr>
        <w:pPrChange w:id="1735" w:author="William Lamb" w:date="2018-11-09T11:08:00Z">
          <w:pPr>
            <w:pStyle w:val="Heading1"/>
            <w:suppressLineNumbers/>
          </w:pPr>
        </w:pPrChange>
      </w:pPr>
      <w:r w:rsidRPr="00061798">
        <w:rPr>
          <w:rFonts w:eastAsia="Calibri"/>
        </w:rPr>
        <w:t>Additional information</w:t>
      </w:r>
    </w:p>
    <w:p w14:paraId="0624F142" w14:textId="6C386797" w:rsidR="00061798" w:rsidRDefault="00061798">
      <w:pPr>
        <w:suppressLineNumbers/>
        <w:spacing w:line="480" w:lineRule="auto"/>
        <w:pPrChange w:id="1736" w:author="William Lamb" w:date="2018-11-09T11:08:00Z">
          <w:pPr>
            <w:suppressLineNumbers/>
          </w:pPr>
        </w:pPrChange>
      </w:pPr>
      <w:r>
        <w:t>Correspondence and requests for materials should be addressed to W.F.L.</w:t>
      </w:r>
    </w:p>
    <w:p w14:paraId="3C6EEA72" w14:textId="77777777" w:rsidR="00061798" w:rsidRDefault="00061798">
      <w:pPr>
        <w:suppressLineNumbers/>
        <w:spacing w:line="480" w:lineRule="auto"/>
        <w:pPrChange w:id="1737" w:author="William Lamb" w:date="2018-11-09T11:08:00Z">
          <w:pPr>
            <w:suppressLineNumbers/>
          </w:pPr>
        </w:pPrChange>
      </w:pPr>
    </w:p>
    <w:p w14:paraId="274F45C5" w14:textId="10537899" w:rsidR="00061798" w:rsidRPr="00061798" w:rsidRDefault="00061798">
      <w:pPr>
        <w:pStyle w:val="Heading1"/>
        <w:suppressLineNumbers/>
        <w:spacing w:line="480" w:lineRule="auto"/>
        <w:rPr>
          <w:rFonts w:eastAsia="Calibri"/>
        </w:rPr>
        <w:pPrChange w:id="1738" w:author="William Lamb" w:date="2018-11-09T11:08:00Z">
          <w:pPr>
            <w:pStyle w:val="Heading1"/>
            <w:suppressLineNumbers/>
          </w:pPr>
        </w:pPrChange>
      </w:pPr>
      <w:r w:rsidRPr="00061798">
        <w:rPr>
          <w:rFonts w:eastAsia="Calibri"/>
        </w:rPr>
        <w:t>Competing financial interests</w:t>
      </w:r>
    </w:p>
    <w:p w14:paraId="1F550CDD" w14:textId="50A16859" w:rsidR="00C6067A" w:rsidRDefault="00061798">
      <w:pPr>
        <w:suppressLineNumbers/>
        <w:spacing w:line="480" w:lineRule="auto"/>
        <w:rPr>
          <w:b/>
        </w:rPr>
        <w:pPrChange w:id="1739" w:author="William Lamb" w:date="2018-11-09T11:08:00Z">
          <w:pPr>
            <w:suppressLineNumbers/>
          </w:pPr>
        </w:pPrChange>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Felix Creutzig" w:date="2018-10-31T23:11:00Z" w:initials="FC">
    <w:p w14:paraId="4AFAA704" w14:textId="28798B29" w:rsidR="00B42D7E" w:rsidRDefault="00B42D7E">
      <w:pPr>
        <w:pStyle w:val="CommentText"/>
      </w:pPr>
      <w:r>
        <w:rPr>
          <w:rStyle w:val="CommentReference"/>
        </w:rPr>
        <w:annotationRef/>
      </w:r>
      <w:r>
        <w:t>I would delete this, and instead write: “</w:t>
      </w:r>
    </w:p>
  </w:comment>
  <w:comment w:id="183" w:author="William Lamb" w:date="2018-10-31T16:25:00Z" w:initials="WL">
    <w:p w14:paraId="5A41FD24" w14:textId="77777777" w:rsidR="00B42D7E" w:rsidRDefault="00B42D7E" w:rsidP="00314D21">
      <w:pPr>
        <w:spacing w:line="480" w:lineRule="auto"/>
        <w:rPr>
          <w:rFonts w:ascii="Calibri" w:eastAsia="Calibri" w:hAnsi="Calibri" w:cs="Calibri"/>
        </w:rPr>
      </w:pPr>
      <w:r>
        <w:rPr>
          <w:rStyle w:val="CommentReference"/>
        </w:rPr>
        <w:annotationRef/>
      </w:r>
      <w:r>
        <w:rPr>
          <w:rFonts w:ascii="Calibri" w:eastAsia="Calibri" w:hAnsi="Calibri" w:cs="Calibri"/>
        </w:rPr>
        <w:t xml:space="preserve">AR5 urban mitigation topics: decomposition and trends, urban form/infrastructure, spatial planning, policy instruments (efficiency, renewables, passive design, planning, material efficiency, technology, recycling/waste, behaviour change), governance, finance, co-benefits (air, health, energy security, heat island)  </w:t>
      </w:r>
    </w:p>
    <w:p w14:paraId="2C4F0EC5" w14:textId="6FF6770D" w:rsidR="00B42D7E" w:rsidRDefault="00B42D7E">
      <w:pPr>
        <w:pStyle w:val="CommentText"/>
      </w:pPr>
    </w:p>
  </w:comment>
  <w:comment w:id="822" w:author="William Lamb" w:date="2018-11-14T11:36:00Z" w:initials="WL">
    <w:p w14:paraId="6DCC6647" w14:textId="71565C47" w:rsidR="00B42D7E" w:rsidRDefault="00B42D7E">
      <w:pPr>
        <w:pStyle w:val="CommentText"/>
      </w:pPr>
      <w:r>
        <w:rPr>
          <w:rStyle w:val="CommentReference"/>
        </w:rPr>
        <w:annotationRef/>
      </w:r>
      <w:r>
        <w:t>Move to typology section</w:t>
      </w:r>
    </w:p>
  </w:comment>
  <w:comment w:id="934" w:author="William Lamb" w:date="2018-11-16T13:18:00Z" w:initials="WL">
    <w:p w14:paraId="3BF1C63D" w14:textId="2B8C7257" w:rsidR="00B42D7E" w:rsidRDefault="00B42D7E">
      <w:pPr>
        <w:pStyle w:val="CommentText"/>
      </w:pPr>
      <w:r>
        <w:rPr>
          <w:rStyle w:val="CommentReference"/>
        </w:rPr>
        <w:annotationRef/>
      </w:r>
      <w:r>
        <w:t>REF Seto lab</w:t>
      </w:r>
    </w:p>
  </w:comment>
  <w:comment w:id="997" w:author="William Lamb" w:date="2018-11-14T11:36:00Z" w:initials="WL">
    <w:p w14:paraId="264F0A44" w14:textId="77777777" w:rsidR="00B42D7E" w:rsidRDefault="00B42D7E" w:rsidP="00EE7423">
      <w:pPr>
        <w:pStyle w:val="CommentText"/>
      </w:pPr>
      <w:r>
        <w:rPr>
          <w:rStyle w:val="CommentReference"/>
        </w:rPr>
        <w:annotationRef/>
      </w:r>
      <w:r>
        <w:t>Move to typology section</w:t>
      </w:r>
    </w:p>
  </w:comment>
  <w:comment w:id="1294" w:author="Felix Creutzig" w:date="2018-10-31T22:56:00Z" w:initials="FC">
    <w:p w14:paraId="484799A8" w14:textId="77777777" w:rsidR="00B42D7E" w:rsidRDefault="00B42D7E">
      <w:pPr>
        <w:pStyle w:val="CommentText"/>
      </w:pPr>
      <w:r>
        <w:rPr>
          <w:rStyle w:val="CommentReference"/>
        </w:rPr>
        <w:annotationRef/>
      </w:r>
      <w:r>
        <w:t xml:space="preserve">Adaptation is still here, cooling not. </w:t>
      </w:r>
    </w:p>
    <w:p w14:paraId="7F3F4441" w14:textId="20DE0AC0" w:rsidR="00B42D7E" w:rsidRDefault="00B42D7E">
      <w:pPr>
        <w:pStyle w:val="CommentText"/>
      </w:pPr>
      <w:r>
        <w:t>Personally, I would take the icons out the case study literature box and simply list the key words in a tabular from. It might make it more readable and by this somewhat address also a concern of reviewer1.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FAA704" w15:done="0"/>
  <w15:commentEx w15:paraId="2C4F0EC5" w15:done="0"/>
  <w15:commentEx w15:paraId="6DCC6647" w15:done="0"/>
  <w15:commentEx w15:paraId="3BF1C63D" w15:done="0"/>
  <w15:commentEx w15:paraId="264F0A44" w15:done="0"/>
  <w15:commentEx w15:paraId="7F3F44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C2E149" w14:textId="77777777" w:rsidR="0034624B" w:rsidRDefault="0034624B" w:rsidP="00BE27EB">
      <w:pPr>
        <w:spacing w:after="0" w:line="240" w:lineRule="auto"/>
      </w:pPr>
      <w:r>
        <w:separator/>
      </w:r>
    </w:p>
  </w:endnote>
  <w:endnote w:type="continuationSeparator" w:id="0">
    <w:p w14:paraId="355C2BC9" w14:textId="77777777" w:rsidR="0034624B" w:rsidRDefault="0034624B" w:rsidP="00BE27EB">
      <w:pPr>
        <w:spacing w:after="0" w:line="240" w:lineRule="auto"/>
      </w:pPr>
      <w:r>
        <w:continuationSeparator/>
      </w:r>
    </w:p>
  </w:endnote>
  <w:endnote w:type="continuationNotice" w:id="1">
    <w:p w14:paraId="5F12F779" w14:textId="77777777" w:rsidR="0034624B" w:rsidRDefault="003462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77A89" w14:textId="77777777" w:rsidR="0034624B" w:rsidRDefault="0034624B" w:rsidP="00BE27EB">
      <w:pPr>
        <w:spacing w:after="0" w:line="240" w:lineRule="auto"/>
      </w:pPr>
      <w:r>
        <w:separator/>
      </w:r>
    </w:p>
  </w:footnote>
  <w:footnote w:type="continuationSeparator" w:id="0">
    <w:p w14:paraId="5D14EE91" w14:textId="77777777" w:rsidR="0034624B" w:rsidRDefault="0034624B" w:rsidP="00BE27EB">
      <w:pPr>
        <w:spacing w:after="0" w:line="240" w:lineRule="auto"/>
      </w:pPr>
      <w:r>
        <w:continuationSeparator/>
      </w:r>
    </w:p>
  </w:footnote>
  <w:footnote w:type="continuationNotice" w:id="1">
    <w:p w14:paraId="384B07E5" w14:textId="77777777" w:rsidR="0034624B" w:rsidRDefault="0034624B">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DB0"/>
    <w:multiLevelType w:val="hybridMultilevel"/>
    <w:tmpl w:val="A516B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3A56CA"/>
    <w:multiLevelType w:val="hybridMultilevel"/>
    <w:tmpl w:val="9E7C7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8F742D"/>
    <w:multiLevelType w:val="hybridMultilevel"/>
    <w:tmpl w:val="5ECE7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791B49"/>
    <w:multiLevelType w:val="hybridMultilevel"/>
    <w:tmpl w:val="C6C6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293AD2"/>
    <w:multiLevelType w:val="hybridMultilevel"/>
    <w:tmpl w:val="8DBC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0"/>
  </w:num>
  <w:num w:numId="6">
    <w:abstractNumId w:val="11"/>
  </w:num>
  <w:num w:numId="7">
    <w:abstractNumId w:val="5"/>
  </w:num>
  <w:num w:numId="8">
    <w:abstractNumId w:val="1"/>
  </w:num>
  <w:num w:numId="9">
    <w:abstractNumId w:val="12"/>
  </w:num>
  <w:num w:numId="10">
    <w:abstractNumId w:val="4"/>
  </w:num>
  <w:num w:numId="11">
    <w:abstractNumId w:val="6"/>
  </w:num>
  <w:num w:numId="12">
    <w:abstractNumId w:val="0"/>
  </w:num>
  <w:num w:numId="13">
    <w:abstractNumId w:val="12"/>
  </w:num>
  <w:num w:numId="14">
    <w:abstractNumId w:val="4"/>
  </w:num>
  <w:num w:numId="15">
    <w:abstractNumId w:val="6"/>
  </w:num>
  <w:num w:numId="16">
    <w:abstractNumId w:val="0"/>
  </w:num>
  <w:num w:numId="1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1E02"/>
    <w:rsid w:val="0001247E"/>
    <w:rsid w:val="00013ABA"/>
    <w:rsid w:val="00013C8C"/>
    <w:rsid w:val="0001410A"/>
    <w:rsid w:val="00017748"/>
    <w:rsid w:val="00022DCB"/>
    <w:rsid w:val="000251DE"/>
    <w:rsid w:val="00025FD8"/>
    <w:rsid w:val="00031989"/>
    <w:rsid w:val="000349C6"/>
    <w:rsid w:val="00035471"/>
    <w:rsid w:val="0003586C"/>
    <w:rsid w:val="00035A15"/>
    <w:rsid w:val="00045725"/>
    <w:rsid w:val="000458BE"/>
    <w:rsid w:val="00047DEC"/>
    <w:rsid w:val="0005275F"/>
    <w:rsid w:val="00053266"/>
    <w:rsid w:val="0005657A"/>
    <w:rsid w:val="0005750C"/>
    <w:rsid w:val="0005792C"/>
    <w:rsid w:val="00060A41"/>
    <w:rsid w:val="00061798"/>
    <w:rsid w:val="000628D2"/>
    <w:rsid w:val="00064E70"/>
    <w:rsid w:val="0006662F"/>
    <w:rsid w:val="000708F6"/>
    <w:rsid w:val="000713E9"/>
    <w:rsid w:val="00074B5E"/>
    <w:rsid w:val="00075470"/>
    <w:rsid w:val="00075561"/>
    <w:rsid w:val="00077773"/>
    <w:rsid w:val="00077D16"/>
    <w:rsid w:val="00080504"/>
    <w:rsid w:val="000824B4"/>
    <w:rsid w:val="00084749"/>
    <w:rsid w:val="00085FD6"/>
    <w:rsid w:val="00087DBC"/>
    <w:rsid w:val="0009002A"/>
    <w:rsid w:val="00090D00"/>
    <w:rsid w:val="00092586"/>
    <w:rsid w:val="00094625"/>
    <w:rsid w:val="00095F6C"/>
    <w:rsid w:val="00097892"/>
    <w:rsid w:val="000A0BB2"/>
    <w:rsid w:val="000A1837"/>
    <w:rsid w:val="000A1E3D"/>
    <w:rsid w:val="000A5F74"/>
    <w:rsid w:val="000A637E"/>
    <w:rsid w:val="000B348F"/>
    <w:rsid w:val="000B4021"/>
    <w:rsid w:val="000B49B0"/>
    <w:rsid w:val="000B5AD6"/>
    <w:rsid w:val="000B6B9E"/>
    <w:rsid w:val="000B7EEA"/>
    <w:rsid w:val="000C2710"/>
    <w:rsid w:val="000C4464"/>
    <w:rsid w:val="000C4A50"/>
    <w:rsid w:val="000C7A72"/>
    <w:rsid w:val="000D3BA0"/>
    <w:rsid w:val="000D6B84"/>
    <w:rsid w:val="000D7FE3"/>
    <w:rsid w:val="000E150D"/>
    <w:rsid w:val="000E4B75"/>
    <w:rsid w:val="000E53A6"/>
    <w:rsid w:val="000E6B8F"/>
    <w:rsid w:val="000E6D87"/>
    <w:rsid w:val="000F034F"/>
    <w:rsid w:val="000F19D9"/>
    <w:rsid w:val="000F2CAB"/>
    <w:rsid w:val="000F4378"/>
    <w:rsid w:val="000F5E4A"/>
    <w:rsid w:val="001013BB"/>
    <w:rsid w:val="001034B7"/>
    <w:rsid w:val="001035BF"/>
    <w:rsid w:val="0010369F"/>
    <w:rsid w:val="00103918"/>
    <w:rsid w:val="00103FC8"/>
    <w:rsid w:val="00104F07"/>
    <w:rsid w:val="00111C51"/>
    <w:rsid w:val="00111FED"/>
    <w:rsid w:val="00113953"/>
    <w:rsid w:val="00113D4D"/>
    <w:rsid w:val="00113FB9"/>
    <w:rsid w:val="00114722"/>
    <w:rsid w:val="00123B3F"/>
    <w:rsid w:val="00123B4E"/>
    <w:rsid w:val="001278B3"/>
    <w:rsid w:val="00133464"/>
    <w:rsid w:val="00134659"/>
    <w:rsid w:val="0013623B"/>
    <w:rsid w:val="0013797E"/>
    <w:rsid w:val="00140402"/>
    <w:rsid w:val="0014356A"/>
    <w:rsid w:val="00145983"/>
    <w:rsid w:val="001468A0"/>
    <w:rsid w:val="001470AD"/>
    <w:rsid w:val="001478B9"/>
    <w:rsid w:val="00147E3A"/>
    <w:rsid w:val="001500E5"/>
    <w:rsid w:val="00151205"/>
    <w:rsid w:val="00153D84"/>
    <w:rsid w:val="001544AF"/>
    <w:rsid w:val="00156121"/>
    <w:rsid w:val="0015672C"/>
    <w:rsid w:val="00157EFA"/>
    <w:rsid w:val="00160D1B"/>
    <w:rsid w:val="00164543"/>
    <w:rsid w:val="001654D4"/>
    <w:rsid w:val="00166C51"/>
    <w:rsid w:val="00173E10"/>
    <w:rsid w:val="001749E2"/>
    <w:rsid w:val="001754F8"/>
    <w:rsid w:val="00176007"/>
    <w:rsid w:val="00180FB9"/>
    <w:rsid w:val="00182A43"/>
    <w:rsid w:val="00184528"/>
    <w:rsid w:val="001857F0"/>
    <w:rsid w:val="00186645"/>
    <w:rsid w:val="00187F77"/>
    <w:rsid w:val="0019060A"/>
    <w:rsid w:val="00190846"/>
    <w:rsid w:val="001A0AAD"/>
    <w:rsid w:val="001A2967"/>
    <w:rsid w:val="001A6A89"/>
    <w:rsid w:val="001A6B8C"/>
    <w:rsid w:val="001A6F37"/>
    <w:rsid w:val="001B0522"/>
    <w:rsid w:val="001B33D1"/>
    <w:rsid w:val="001B3F48"/>
    <w:rsid w:val="001B4DF4"/>
    <w:rsid w:val="001B5162"/>
    <w:rsid w:val="001B6993"/>
    <w:rsid w:val="001C195E"/>
    <w:rsid w:val="001C3638"/>
    <w:rsid w:val="001C3C21"/>
    <w:rsid w:val="001C3DFA"/>
    <w:rsid w:val="001C4242"/>
    <w:rsid w:val="001C5B54"/>
    <w:rsid w:val="001D32E0"/>
    <w:rsid w:val="001D7885"/>
    <w:rsid w:val="001E2198"/>
    <w:rsid w:val="001E2305"/>
    <w:rsid w:val="001E5275"/>
    <w:rsid w:val="001E5C77"/>
    <w:rsid w:val="001F0676"/>
    <w:rsid w:val="001F18C6"/>
    <w:rsid w:val="001F217D"/>
    <w:rsid w:val="001F3110"/>
    <w:rsid w:val="001F5CA6"/>
    <w:rsid w:val="002006A1"/>
    <w:rsid w:val="002030BF"/>
    <w:rsid w:val="00204997"/>
    <w:rsid w:val="00205647"/>
    <w:rsid w:val="002062CB"/>
    <w:rsid w:val="00206897"/>
    <w:rsid w:val="00206C68"/>
    <w:rsid w:val="00207274"/>
    <w:rsid w:val="002076D8"/>
    <w:rsid w:val="00207CAB"/>
    <w:rsid w:val="002113CC"/>
    <w:rsid w:val="0021142C"/>
    <w:rsid w:val="0021688B"/>
    <w:rsid w:val="00217A56"/>
    <w:rsid w:val="002208EB"/>
    <w:rsid w:val="00224063"/>
    <w:rsid w:val="00224419"/>
    <w:rsid w:val="00224432"/>
    <w:rsid w:val="00224ADA"/>
    <w:rsid w:val="00226944"/>
    <w:rsid w:val="00232DE4"/>
    <w:rsid w:val="00234808"/>
    <w:rsid w:val="00235024"/>
    <w:rsid w:val="00235397"/>
    <w:rsid w:val="00242118"/>
    <w:rsid w:val="00243CA7"/>
    <w:rsid w:val="002448F1"/>
    <w:rsid w:val="0024728A"/>
    <w:rsid w:val="00250A03"/>
    <w:rsid w:val="0025301F"/>
    <w:rsid w:val="00255BFC"/>
    <w:rsid w:val="002611A8"/>
    <w:rsid w:val="002620FF"/>
    <w:rsid w:val="0026325D"/>
    <w:rsid w:val="00263CAD"/>
    <w:rsid w:val="002701BA"/>
    <w:rsid w:val="00271A62"/>
    <w:rsid w:val="002732EE"/>
    <w:rsid w:val="00274DF0"/>
    <w:rsid w:val="00274FC7"/>
    <w:rsid w:val="00282636"/>
    <w:rsid w:val="002827D1"/>
    <w:rsid w:val="00282E70"/>
    <w:rsid w:val="00283493"/>
    <w:rsid w:val="00287B3B"/>
    <w:rsid w:val="00287EC3"/>
    <w:rsid w:val="002918B1"/>
    <w:rsid w:val="00292CC0"/>
    <w:rsid w:val="00294705"/>
    <w:rsid w:val="00295013"/>
    <w:rsid w:val="00295213"/>
    <w:rsid w:val="00296D0E"/>
    <w:rsid w:val="002975BD"/>
    <w:rsid w:val="002A1266"/>
    <w:rsid w:val="002A1985"/>
    <w:rsid w:val="002A1EFC"/>
    <w:rsid w:val="002A1FFB"/>
    <w:rsid w:val="002A1FFC"/>
    <w:rsid w:val="002A6A5B"/>
    <w:rsid w:val="002A79B5"/>
    <w:rsid w:val="002B0012"/>
    <w:rsid w:val="002B1A6B"/>
    <w:rsid w:val="002B274F"/>
    <w:rsid w:val="002B33D5"/>
    <w:rsid w:val="002B3580"/>
    <w:rsid w:val="002B5678"/>
    <w:rsid w:val="002B5AD5"/>
    <w:rsid w:val="002B76FF"/>
    <w:rsid w:val="002B7AD3"/>
    <w:rsid w:val="002C0097"/>
    <w:rsid w:val="002C01D1"/>
    <w:rsid w:val="002C231D"/>
    <w:rsid w:val="002C2C4C"/>
    <w:rsid w:val="002C4A72"/>
    <w:rsid w:val="002C655E"/>
    <w:rsid w:val="002C6A9B"/>
    <w:rsid w:val="002D136F"/>
    <w:rsid w:val="002D2950"/>
    <w:rsid w:val="002D3326"/>
    <w:rsid w:val="002D4A08"/>
    <w:rsid w:val="002D518F"/>
    <w:rsid w:val="002D534F"/>
    <w:rsid w:val="002D6DF5"/>
    <w:rsid w:val="002E2C47"/>
    <w:rsid w:val="002E5332"/>
    <w:rsid w:val="002E609E"/>
    <w:rsid w:val="002E68C8"/>
    <w:rsid w:val="002F487D"/>
    <w:rsid w:val="002F5B69"/>
    <w:rsid w:val="003003D2"/>
    <w:rsid w:val="00301B81"/>
    <w:rsid w:val="00302125"/>
    <w:rsid w:val="00302A3D"/>
    <w:rsid w:val="0030420A"/>
    <w:rsid w:val="00310836"/>
    <w:rsid w:val="00311A3E"/>
    <w:rsid w:val="00313D7A"/>
    <w:rsid w:val="00314D21"/>
    <w:rsid w:val="0032623B"/>
    <w:rsid w:val="003275F9"/>
    <w:rsid w:val="00330416"/>
    <w:rsid w:val="00331402"/>
    <w:rsid w:val="00332F86"/>
    <w:rsid w:val="00333822"/>
    <w:rsid w:val="00333C57"/>
    <w:rsid w:val="003372ED"/>
    <w:rsid w:val="003374FE"/>
    <w:rsid w:val="0034624B"/>
    <w:rsid w:val="00346D9A"/>
    <w:rsid w:val="0034754E"/>
    <w:rsid w:val="00350662"/>
    <w:rsid w:val="00351A77"/>
    <w:rsid w:val="003534A4"/>
    <w:rsid w:val="00354A2F"/>
    <w:rsid w:val="00354ED0"/>
    <w:rsid w:val="00356E41"/>
    <w:rsid w:val="003572ED"/>
    <w:rsid w:val="00361973"/>
    <w:rsid w:val="00361C4B"/>
    <w:rsid w:val="00365706"/>
    <w:rsid w:val="00366F03"/>
    <w:rsid w:val="003710C9"/>
    <w:rsid w:val="00372A3B"/>
    <w:rsid w:val="00373B92"/>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97A80"/>
    <w:rsid w:val="00397D6D"/>
    <w:rsid w:val="003A07F8"/>
    <w:rsid w:val="003A275B"/>
    <w:rsid w:val="003A4232"/>
    <w:rsid w:val="003A521E"/>
    <w:rsid w:val="003A6DFA"/>
    <w:rsid w:val="003B0BDE"/>
    <w:rsid w:val="003B0CEB"/>
    <w:rsid w:val="003B2195"/>
    <w:rsid w:val="003B64E7"/>
    <w:rsid w:val="003B797B"/>
    <w:rsid w:val="003C1EDE"/>
    <w:rsid w:val="003C2030"/>
    <w:rsid w:val="003C71AA"/>
    <w:rsid w:val="003C7E26"/>
    <w:rsid w:val="003D2D7B"/>
    <w:rsid w:val="003D3086"/>
    <w:rsid w:val="003D75BA"/>
    <w:rsid w:val="003E0E0E"/>
    <w:rsid w:val="003E194F"/>
    <w:rsid w:val="003E1C47"/>
    <w:rsid w:val="003E218B"/>
    <w:rsid w:val="003E2EAE"/>
    <w:rsid w:val="003E2F1E"/>
    <w:rsid w:val="003E4904"/>
    <w:rsid w:val="003E6A20"/>
    <w:rsid w:val="003E6AF9"/>
    <w:rsid w:val="003F159E"/>
    <w:rsid w:val="003F1DD7"/>
    <w:rsid w:val="003F3DAC"/>
    <w:rsid w:val="003F40BD"/>
    <w:rsid w:val="003F4427"/>
    <w:rsid w:val="003F46D1"/>
    <w:rsid w:val="003F6172"/>
    <w:rsid w:val="003F6D07"/>
    <w:rsid w:val="00400AC1"/>
    <w:rsid w:val="004027D8"/>
    <w:rsid w:val="00403555"/>
    <w:rsid w:val="00406B00"/>
    <w:rsid w:val="00410C04"/>
    <w:rsid w:val="004118B7"/>
    <w:rsid w:val="00413EB1"/>
    <w:rsid w:val="00417477"/>
    <w:rsid w:val="00422FA9"/>
    <w:rsid w:val="00424FFF"/>
    <w:rsid w:val="00426ABE"/>
    <w:rsid w:val="004314BD"/>
    <w:rsid w:val="0043156F"/>
    <w:rsid w:val="00433F74"/>
    <w:rsid w:val="004347DB"/>
    <w:rsid w:val="00435728"/>
    <w:rsid w:val="00435D7D"/>
    <w:rsid w:val="0043652F"/>
    <w:rsid w:val="00437441"/>
    <w:rsid w:val="00437712"/>
    <w:rsid w:val="004400F9"/>
    <w:rsid w:val="0044150C"/>
    <w:rsid w:val="00443023"/>
    <w:rsid w:val="00443477"/>
    <w:rsid w:val="00443537"/>
    <w:rsid w:val="00444B50"/>
    <w:rsid w:val="00445F24"/>
    <w:rsid w:val="00447365"/>
    <w:rsid w:val="004504F6"/>
    <w:rsid w:val="00450D9C"/>
    <w:rsid w:val="00451020"/>
    <w:rsid w:val="004547AA"/>
    <w:rsid w:val="00455B56"/>
    <w:rsid w:val="004603FF"/>
    <w:rsid w:val="004612F1"/>
    <w:rsid w:val="00463046"/>
    <w:rsid w:val="0046395C"/>
    <w:rsid w:val="004654B4"/>
    <w:rsid w:val="00465857"/>
    <w:rsid w:val="0047026F"/>
    <w:rsid w:val="004734AB"/>
    <w:rsid w:val="00473AAF"/>
    <w:rsid w:val="00481147"/>
    <w:rsid w:val="00485575"/>
    <w:rsid w:val="004866B8"/>
    <w:rsid w:val="004944E0"/>
    <w:rsid w:val="00494D7B"/>
    <w:rsid w:val="0049536B"/>
    <w:rsid w:val="0049721F"/>
    <w:rsid w:val="00497559"/>
    <w:rsid w:val="004A18A4"/>
    <w:rsid w:val="004A278B"/>
    <w:rsid w:val="004A31B6"/>
    <w:rsid w:val="004A3550"/>
    <w:rsid w:val="004B2D18"/>
    <w:rsid w:val="004B3CA3"/>
    <w:rsid w:val="004B5351"/>
    <w:rsid w:val="004C09E5"/>
    <w:rsid w:val="004C0C2A"/>
    <w:rsid w:val="004C1C42"/>
    <w:rsid w:val="004C30BA"/>
    <w:rsid w:val="004C6778"/>
    <w:rsid w:val="004D1114"/>
    <w:rsid w:val="004D5287"/>
    <w:rsid w:val="004E0332"/>
    <w:rsid w:val="004E1BB3"/>
    <w:rsid w:val="004E49A0"/>
    <w:rsid w:val="004E5E81"/>
    <w:rsid w:val="004F321C"/>
    <w:rsid w:val="004F5B42"/>
    <w:rsid w:val="004F72B7"/>
    <w:rsid w:val="0050200E"/>
    <w:rsid w:val="005022F8"/>
    <w:rsid w:val="00502F7C"/>
    <w:rsid w:val="00503641"/>
    <w:rsid w:val="005046C9"/>
    <w:rsid w:val="005103B3"/>
    <w:rsid w:val="00511E48"/>
    <w:rsid w:val="0051307E"/>
    <w:rsid w:val="005140EE"/>
    <w:rsid w:val="00514613"/>
    <w:rsid w:val="00514EB0"/>
    <w:rsid w:val="0051549E"/>
    <w:rsid w:val="00516C52"/>
    <w:rsid w:val="00517EE5"/>
    <w:rsid w:val="00520DFD"/>
    <w:rsid w:val="00522E0F"/>
    <w:rsid w:val="005239FF"/>
    <w:rsid w:val="0052404F"/>
    <w:rsid w:val="00524371"/>
    <w:rsid w:val="00524A71"/>
    <w:rsid w:val="00524C72"/>
    <w:rsid w:val="00532D33"/>
    <w:rsid w:val="005360E9"/>
    <w:rsid w:val="005379F1"/>
    <w:rsid w:val="0054092B"/>
    <w:rsid w:val="00541318"/>
    <w:rsid w:val="0054179A"/>
    <w:rsid w:val="00541FBF"/>
    <w:rsid w:val="005428EB"/>
    <w:rsid w:val="00543528"/>
    <w:rsid w:val="00547366"/>
    <w:rsid w:val="00550B8E"/>
    <w:rsid w:val="00550D49"/>
    <w:rsid w:val="00552661"/>
    <w:rsid w:val="0055295C"/>
    <w:rsid w:val="00554D36"/>
    <w:rsid w:val="00557578"/>
    <w:rsid w:val="005602DF"/>
    <w:rsid w:val="00561072"/>
    <w:rsid w:val="0056239B"/>
    <w:rsid w:val="00562A86"/>
    <w:rsid w:val="005635D9"/>
    <w:rsid w:val="005635F4"/>
    <w:rsid w:val="00563BEA"/>
    <w:rsid w:val="005642C7"/>
    <w:rsid w:val="005650E8"/>
    <w:rsid w:val="00565AD3"/>
    <w:rsid w:val="005665B9"/>
    <w:rsid w:val="005719F5"/>
    <w:rsid w:val="00571F20"/>
    <w:rsid w:val="00575B63"/>
    <w:rsid w:val="00583E09"/>
    <w:rsid w:val="005843B7"/>
    <w:rsid w:val="00591296"/>
    <w:rsid w:val="00591B1D"/>
    <w:rsid w:val="00593D47"/>
    <w:rsid w:val="005960A3"/>
    <w:rsid w:val="005A153D"/>
    <w:rsid w:val="005A28A2"/>
    <w:rsid w:val="005A2D58"/>
    <w:rsid w:val="005A2F0C"/>
    <w:rsid w:val="005A61F8"/>
    <w:rsid w:val="005A65F1"/>
    <w:rsid w:val="005B25C4"/>
    <w:rsid w:val="005B2EEF"/>
    <w:rsid w:val="005B6595"/>
    <w:rsid w:val="005C0236"/>
    <w:rsid w:val="005C163D"/>
    <w:rsid w:val="005C6025"/>
    <w:rsid w:val="005C63FB"/>
    <w:rsid w:val="005C7E55"/>
    <w:rsid w:val="005D74BA"/>
    <w:rsid w:val="005E0A73"/>
    <w:rsid w:val="005E2AA0"/>
    <w:rsid w:val="005E3FD5"/>
    <w:rsid w:val="005E6761"/>
    <w:rsid w:val="005E748C"/>
    <w:rsid w:val="005F0E08"/>
    <w:rsid w:val="005F15CD"/>
    <w:rsid w:val="005F1AD6"/>
    <w:rsid w:val="005F4D85"/>
    <w:rsid w:val="005F7242"/>
    <w:rsid w:val="00600761"/>
    <w:rsid w:val="006009D9"/>
    <w:rsid w:val="00604C02"/>
    <w:rsid w:val="00604C0C"/>
    <w:rsid w:val="00605A0B"/>
    <w:rsid w:val="006064E6"/>
    <w:rsid w:val="006075DF"/>
    <w:rsid w:val="00612E42"/>
    <w:rsid w:val="00615324"/>
    <w:rsid w:val="0062012D"/>
    <w:rsid w:val="006271F0"/>
    <w:rsid w:val="00633497"/>
    <w:rsid w:val="00633810"/>
    <w:rsid w:val="00636DB8"/>
    <w:rsid w:val="00640458"/>
    <w:rsid w:val="00644CC2"/>
    <w:rsid w:val="00645C8B"/>
    <w:rsid w:val="00646FA2"/>
    <w:rsid w:val="00650E1F"/>
    <w:rsid w:val="00656FBD"/>
    <w:rsid w:val="0065771C"/>
    <w:rsid w:val="00660609"/>
    <w:rsid w:val="0066132F"/>
    <w:rsid w:val="00663246"/>
    <w:rsid w:val="00663B88"/>
    <w:rsid w:val="00664AB9"/>
    <w:rsid w:val="00665441"/>
    <w:rsid w:val="0067040A"/>
    <w:rsid w:val="00670877"/>
    <w:rsid w:val="006722EA"/>
    <w:rsid w:val="00674286"/>
    <w:rsid w:val="006763E3"/>
    <w:rsid w:val="00677EA3"/>
    <w:rsid w:val="00677EF4"/>
    <w:rsid w:val="006803E0"/>
    <w:rsid w:val="006822A6"/>
    <w:rsid w:val="00685F2B"/>
    <w:rsid w:val="00686616"/>
    <w:rsid w:val="00686F58"/>
    <w:rsid w:val="006901AC"/>
    <w:rsid w:val="00690EB6"/>
    <w:rsid w:val="00691159"/>
    <w:rsid w:val="00692B62"/>
    <w:rsid w:val="00696718"/>
    <w:rsid w:val="00697233"/>
    <w:rsid w:val="00697BDD"/>
    <w:rsid w:val="006A08F7"/>
    <w:rsid w:val="006A158B"/>
    <w:rsid w:val="006A43DD"/>
    <w:rsid w:val="006B0909"/>
    <w:rsid w:val="006B21C1"/>
    <w:rsid w:val="006B426F"/>
    <w:rsid w:val="006C267A"/>
    <w:rsid w:val="006C619F"/>
    <w:rsid w:val="006C64A3"/>
    <w:rsid w:val="006D30F4"/>
    <w:rsid w:val="006D6531"/>
    <w:rsid w:val="006D6A87"/>
    <w:rsid w:val="006E1D84"/>
    <w:rsid w:val="006E3E83"/>
    <w:rsid w:val="006E40A0"/>
    <w:rsid w:val="006E49C2"/>
    <w:rsid w:val="006E647F"/>
    <w:rsid w:val="006E6A30"/>
    <w:rsid w:val="006F040B"/>
    <w:rsid w:val="006F4436"/>
    <w:rsid w:val="006F6F3C"/>
    <w:rsid w:val="006F7232"/>
    <w:rsid w:val="006F7A38"/>
    <w:rsid w:val="0070184A"/>
    <w:rsid w:val="0070199D"/>
    <w:rsid w:val="007019C9"/>
    <w:rsid w:val="00702907"/>
    <w:rsid w:val="007042C0"/>
    <w:rsid w:val="0070468D"/>
    <w:rsid w:val="007115BB"/>
    <w:rsid w:val="00711765"/>
    <w:rsid w:val="0071275F"/>
    <w:rsid w:val="00716F0D"/>
    <w:rsid w:val="00717296"/>
    <w:rsid w:val="007179F3"/>
    <w:rsid w:val="0072031D"/>
    <w:rsid w:val="007208C7"/>
    <w:rsid w:val="0072400C"/>
    <w:rsid w:val="007264DB"/>
    <w:rsid w:val="00730F33"/>
    <w:rsid w:val="00731566"/>
    <w:rsid w:val="00733873"/>
    <w:rsid w:val="00733D02"/>
    <w:rsid w:val="0073450B"/>
    <w:rsid w:val="00734575"/>
    <w:rsid w:val="00734751"/>
    <w:rsid w:val="00737734"/>
    <w:rsid w:val="007423B5"/>
    <w:rsid w:val="00744D47"/>
    <w:rsid w:val="00745665"/>
    <w:rsid w:val="00745B93"/>
    <w:rsid w:val="00746851"/>
    <w:rsid w:val="00752C1B"/>
    <w:rsid w:val="00753500"/>
    <w:rsid w:val="00754127"/>
    <w:rsid w:val="0075626F"/>
    <w:rsid w:val="00760604"/>
    <w:rsid w:val="007631A0"/>
    <w:rsid w:val="0076504B"/>
    <w:rsid w:val="007700F7"/>
    <w:rsid w:val="0077111D"/>
    <w:rsid w:val="007726A3"/>
    <w:rsid w:val="00773E72"/>
    <w:rsid w:val="00774394"/>
    <w:rsid w:val="00774FD2"/>
    <w:rsid w:val="007750A6"/>
    <w:rsid w:val="0077513B"/>
    <w:rsid w:val="0078068D"/>
    <w:rsid w:val="0078207F"/>
    <w:rsid w:val="0078533F"/>
    <w:rsid w:val="00787070"/>
    <w:rsid w:val="007873FD"/>
    <w:rsid w:val="007909D2"/>
    <w:rsid w:val="00791EB9"/>
    <w:rsid w:val="00793158"/>
    <w:rsid w:val="0079320D"/>
    <w:rsid w:val="00796035"/>
    <w:rsid w:val="00796A81"/>
    <w:rsid w:val="00796ECC"/>
    <w:rsid w:val="00797860"/>
    <w:rsid w:val="007A15CE"/>
    <w:rsid w:val="007A2DB1"/>
    <w:rsid w:val="007A300B"/>
    <w:rsid w:val="007A3454"/>
    <w:rsid w:val="007A3671"/>
    <w:rsid w:val="007A466D"/>
    <w:rsid w:val="007A4AD8"/>
    <w:rsid w:val="007A61BF"/>
    <w:rsid w:val="007A7571"/>
    <w:rsid w:val="007A7F6F"/>
    <w:rsid w:val="007B09A8"/>
    <w:rsid w:val="007B23B7"/>
    <w:rsid w:val="007B3012"/>
    <w:rsid w:val="007B3175"/>
    <w:rsid w:val="007B4A96"/>
    <w:rsid w:val="007B525F"/>
    <w:rsid w:val="007B5BD5"/>
    <w:rsid w:val="007B7239"/>
    <w:rsid w:val="007B730F"/>
    <w:rsid w:val="007C1DA5"/>
    <w:rsid w:val="007C298A"/>
    <w:rsid w:val="007C390D"/>
    <w:rsid w:val="007C46E3"/>
    <w:rsid w:val="007D04AD"/>
    <w:rsid w:val="007D20B2"/>
    <w:rsid w:val="007D21EC"/>
    <w:rsid w:val="007D3019"/>
    <w:rsid w:val="007D3CEE"/>
    <w:rsid w:val="007D4C07"/>
    <w:rsid w:val="007D5093"/>
    <w:rsid w:val="007D795D"/>
    <w:rsid w:val="007E1FC4"/>
    <w:rsid w:val="007E29F7"/>
    <w:rsid w:val="007E49AA"/>
    <w:rsid w:val="007E7D2B"/>
    <w:rsid w:val="007F0025"/>
    <w:rsid w:val="007F0E14"/>
    <w:rsid w:val="007F41A5"/>
    <w:rsid w:val="007F533E"/>
    <w:rsid w:val="007F7858"/>
    <w:rsid w:val="00800CE3"/>
    <w:rsid w:val="00802E8B"/>
    <w:rsid w:val="008038BA"/>
    <w:rsid w:val="00804521"/>
    <w:rsid w:val="00805606"/>
    <w:rsid w:val="00805C49"/>
    <w:rsid w:val="008078CB"/>
    <w:rsid w:val="008105EC"/>
    <w:rsid w:val="008113F2"/>
    <w:rsid w:val="008150D0"/>
    <w:rsid w:val="00816415"/>
    <w:rsid w:val="00816885"/>
    <w:rsid w:val="00820E68"/>
    <w:rsid w:val="0082231E"/>
    <w:rsid w:val="008224C7"/>
    <w:rsid w:val="008240BF"/>
    <w:rsid w:val="00826974"/>
    <w:rsid w:val="00826987"/>
    <w:rsid w:val="00826B10"/>
    <w:rsid w:val="008327DD"/>
    <w:rsid w:val="00834150"/>
    <w:rsid w:val="0083491F"/>
    <w:rsid w:val="00837987"/>
    <w:rsid w:val="00840FBF"/>
    <w:rsid w:val="008442C4"/>
    <w:rsid w:val="008466F3"/>
    <w:rsid w:val="008526B5"/>
    <w:rsid w:val="00852DDC"/>
    <w:rsid w:val="00853738"/>
    <w:rsid w:val="0085437D"/>
    <w:rsid w:val="00854DE9"/>
    <w:rsid w:val="00856859"/>
    <w:rsid w:val="00857192"/>
    <w:rsid w:val="0086009F"/>
    <w:rsid w:val="008617AD"/>
    <w:rsid w:val="00862622"/>
    <w:rsid w:val="00862D28"/>
    <w:rsid w:val="008637D8"/>
    <w:rsid w:val="00864093"/>
    <w:rsid w:val="00866F4A"/>
    <w:rsid w:val="008700D5"/>
    <w:rsid w:val="00871B22"/>
    <w:rsid w:val="00873096"/>
    <w:rsid w:val="00873F08"/>
    <w:rsid w:val="00876745"/>
    <w:rsid w:val="00876B6E"/>
    <w:rsid w:val="00880349"/>
    <w:rsid w:val="00880585"/>
    <w:rsid w:val="00882D59"/>
    <w:rsid w:val="00883BAD"/>
    <w:rsid w:val="00885C26"/>
    <w:rsid w:val="00887668"/>
    <w:rsid w:val="00890069"/>
    <w:rsid w:val="008902F7"/>
    <w:rsid w:val="0089464F"/>
    <w:rsid w:val="008A01E6"/>
    <w:rsid w:val="008A18D1"/>
    <w:rsid w:val="008A2623"/>
    <w:rsid w:val="008A43D2"/>
    <w:rsid w:val="008A5E43"/>
    <w:rsid w:val="008A7D01"/>
    <w:rsid w:val="008B0EC3"/>
    <w:rsid w:val="008B1291"/>
    <w:rsid w:val="008B1367"/>
    <w:rsid w:val="008B1D34"/>
    <w:rsid w:val="008B266C"/>
    <w:rsid w:val="008B3722"/>
    <w:rsid w:val="008B7966"/>
    <w:rsid w:val="008C11CF"/>
    <w:rsid w:val="008C16EA"/>
    <w:rsid w:val="008C1A08"/>
    <w:rsid w:val="008C1DB9"/>
    <w:rsid w:val="008C22EA"/>
    <w:rsid w:val="008C6D3E"/>
    <w:rsid w:val="008C73C8"/>
    <w:rsid w:val="008D2621"/>
    <w:rsid w:val="008D2E16"/>
    <w:rsid w:val="008D380A"/>
    <w:rsid w:val="008D5104"/>
    <w:rsid w:val="008D5448"/>
    <w:rsid w:val="008D6288"/>
    <w:rsid w:val="008D71F4"/>
    <w:rsid w:val="008E148A"/>
    <w:rsid w:val="008E1BCA"/>
    <w:rsid w:val="008E1C27"/>
    <w:rsid w:val="008E2951"/>
    <w:rsid w:val="008E3899"/>
    <w:rsid w:val="008E3EB3"/>
    <w:rsid w:val="008E3FB3"/>
    <w:rsid w:val="008E40C9"/>
    <w:rsid w:val="008E527D"/>
    <w:rsid w:val="008E5483"/>
    <w:rsid w:val="008E726E"/>
    <w:rsid w:val="008F2C1B"/>
    <w:rsid w:val="008F3623"/>
    <w:rsid w:val="008F54E6"/>
    <w:rsid w:val="008F622A"/>
    <w:rsid w:val="009016C0"/>
    <w:rsid w:val="009057B5"/>
    <w:rsid w:val="00905EA8"/>
    <w:rsid w:val="00906989"/>
    <w:rsid w:val="00907562"/>
    <w:rsid w:val="00910278"/>
    <w:rsid w:val="009116AF"/>
    <w:rsid w:val="009129AF"/>
    <w:rsid w:val="0091464A"/>
    <w:rsid w:val="0091583A"/>
    <w:rsid w:val="009159A4"/>
    <w:rsid w:val="00916505"/>
    <w:rsid w:val="009233FD"/>
    <w:rsid w:val="009251C5"/>
    <w:rsid w:val="0092577B"/>
    <w:rsid w:val="00925AD6"/>
    <w:rsid w:val="00927EE9"/>
    <w:rsid w:val="00931F46"/>
    <w:rsid w:val="00934168"/>
    <w:rsid w:val="00942ECB"/>
    <w:rsid w:val="00944866"/>
    <w:rsid w:val="0094789E"/>
    <w:rsid w:val="00961A49"/>
    <w:rsid w:val="00961B28"/>
    <w:rsid w:val="0096762F"/>
    <w:rsid w:val="00970F3E"/>
    <w:rsid w:val="00973140"/>
    <w:rsid w:val="00973A9B"/>
    <w:rsid w:val="009805C6"/>
    <w:rsid w:val="009853F0"/>
    <w:rsid w:val="00987040"/>
    <w:rsid w:val="009907E4"/>
    <w:rsid w:val="00990A2B"/>
    <w:rsid w:val="0099178D"/>
    <w:rsid w:val="00994AE5"/>
    <w:rsid w:val="00995510"/>
    <w:rsid w:val="00996103"/>
    <w:rsid w:val="009961F0"/>
    <w:rsid w:val="009A032A"/>
    <w:rsid w:val="009A072D"/>
    <w:rsid w:val="009A145D"/>
    <w:rsid w:val="009A214C"/>
    <w:rsid w:val="009A35AF"/>
    <w:rsid w:val="009A4BA1"/>
    <w:rsid w:val="009A4EFA"/>
    <w:rsid w:val="009A5C3F"/>
    <w:rsid w:val="009A7796"/>
    <w:rsid w:val="009A7D18"/>
    <w:rsid w:val="009B2150"/>
    <w:rsid w:val="009B2245"/>
    <w:rsid w:val="009B24BD"/>
    <w:rsid w:val="009B7602"/>
    <w:rsid w:val="009C1DBE"/>
    <w:rsid w:val="009C1FDE"/>
    <w:rsid w:val="009C2D1C"/>
    <w:rsid w:val="009C38B9"/>
    <w:rsid w:val="009C4046"/>
    <w:rsid w:val="009C6539"/>
    <w:rsid w:val="009C7258"/>
    <w:rsid w:val="009C76FF"/>
    <w:rsid w:val="009D374B"/>
    <w:rsid w:val="009D5A9E"/>
    <w:rsid w:val="009D7190"/>
    <w:rsid w:val="009D79F1"/>
    <w:rsid w:val="009E152A"/>
    <w:rsid w:val="009E19B2"/>
    <w:rsid w:val="009E3B98"/>
    <w:rsid w:val="009E3C76"/>
    <w:rsid w:val="009E49DE"/>
    <w:rsid w:val="009E532C"/>
    <w:rsid w:val="009E6DBE"/>
    <w:rsid w:val="009E79F3"/>
    <w:rsid w:val="009F1729"/>
    <w:rsid w:val="009F4F5A"/>
    <w:rsid w:val="009F7DCC"/>
    <w:rsid w:val="00A0274C"/>
    <w:rsid w:val="00A048D7"/>
    <w:rsid w:val="00A04E4B"/>
    <w:rsid w:val="00A07BD6"/>
    <w:rsid w:val="00A124A1"/>
    <w:rsid w:val="00A13D54"/>
    <w:rsid w:val="00A13DDD"/>
    <w:rsid w:val="00A14D47"/>
    <w:rsid w:val="00A1549A"/>
    <w:rsid w:val="00A15631"/>
    <w:rsid w:val="00A163FD"/>
    <w:rsid w:val="00A165EB"/>
    <w:rsid w:val="00A200BB"/>
    <w:rsid w:val="00A20778"/>
    <w:rsid w:val="00A211C9"/>
    <w:rsid w:val="00A22B1A"/>
    <w:rsid w:val="00A26328"/>
    <w:rsid w:val="00A2708A"/>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6795F"/>
    <w:rsid w:val="00A722C0"/>
    <w:rsid w:val="00A73EF8"/>
    <w:rsid w:val="00A757E8"/>
    <w:rsid w:val="00A75A20"/>
    <w:rsid w:val="00A77747"/>
    <w:rsid w:val="00A81B26"/>
    <w:rsid w:val="00A81F61"/>
    <w:rsid w:val="00A832E3"/>
    <w:rsid w:val="00A83497"/>
    <w:rsid w:val="00A9004C"/>
    <w:rsid w:val="00A905D4"/>
    <w:rsid w:val="00A925EC"/>
    <w:rsid w:val="00A94AD1"/>
    <w:rsid w:val="00AA4BF0"/>
    <w:rsid w:val="00AA6ABC"/>
    <w:rsid w:val="00AA7036"/>
    <w:rsid w:val="00AA78F6"/>
    <w:rsid w:val="00AB125E"/>
    <w:rsid w:val="00AB319C"/>
    <w:rsid w:val="00AC15F4"/>
    <w:rsid w:val="00AC687A"/>
    <w:rsid w:val="00AC7706"/>
    <w:rsid w:val="00AC77A8"/>
    <w:rsid w:val="00AD2AF9"/>
    <w:rsid w:val="00AD4FC6"/>
    <w:rsid w:val="00AD6217"/>
    <w:rsid w:val="00AD6AE4"/>
    <w:rsid w:val="00AE3176"/>
    <w:rsid w:val="00AF086E"/>
    <w:rsid w:val="00AF0E91"/>
    <w:rsid w:val="00AF7D5A"/>
    <w:rsid w:val="00B01A3F"/>
    <w:rsid w:val="00B01A9F"/>
    <w:rsid w:val="00B02083"/>
    <w:rsid w:val="00B0331D"/>
    <w:rsid w:val="00B05EF9"/>
    <w:rsid w:val="00B05F20"/>
    <w:rsid w:val="00B11E02"/>
    <w:rsid w:val="00B12376"/>
    <w:rsid w:val="00B13684"/>
    <w:rsid w:val="00B15A24"/>
    <w:rsid w:val="00B167F8"/>
    <w:rsid w:val="00B20386"/>
    <w:rsid w:val="00B222F5"/>
    <w:rsid w:val="00B22F9B"/>
    <w:rsid w:val="00B23EBC"/>
    <w:rsid w:val="00B241D3"/>
    <w:rsid w:val="00B2561E"/>
    <w:rsid w:val="00B270CB"/>
    <w:rsid w:val="00B32019"/>
    <w:rsid w:val="00B33013"/>
    <w:rsid w:val="00B33047"/>
    <w:rsid w:val="00B40994"/>
    <w:rsid w:val="00B411E5"/>
    <w:rsid w:val="00B41750"/>
    <w:rsid w:val="00B41EE8"/>
    <w:rsid w:val="00B42D7E"/>
    <w:rsid w:val="00B4369A"/>
    <w:rsid w:val="00B4433B"/>
    <w:rsid w:val="00B47479"/>
    <w:rsid w:val="00B474D8"/>
    <w:rsid w:val="00B50BD9"/>
    <w:rsid w:val="00B517CF"/>
    <w:rsid w:val="00B52BED"/>
    <w:rsid w:val="00B53EDF"/>
    <w:rsid w:val="00B55215"/>
    <w:rsid w:val="00B554C1"/>
    <w:rsid w:val="00B55D2A"/>
    <w:rsid w:val="00B57B26"/>
    <w:rsid w:val="00B60EC4"/>
    <w:rsid w:val="00B6278C"/>
    <w:rsid w:val="00B67686"/>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38A2"/>
    <w:rsid w:val="00BC536B"/>
    <w:rsid w:val="00BC692C"/>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733"/>
    <w:rsid w:val="00C01B87"/>
    <w:rsid w:val="00C02F9E"/>
    <w:rsid w:val="00C038E8"/>
    <w:rsid w:val="00C11DF3"/>
    <w:rsid w:val="00C13736"/>
    <w:rsid w:val="00C142DD"/>
    <w:rsid w:val="00C17842"/>
    <w:rsid w:val="00C20567"/>
    <w:rsid w:val="00C21F1D"/>
    <w:rsid w:val="00C22BA8"/>
    <w:rsid w:val="00C23034"/>
    <w:rsid w:val="00C24E69"/>
    <w:rsid w:val="00C24ECF"/>
    <w:rsid w:val="00C26C2F"/>
    <w:rsid w:val="00C26E8F"/>
    <w:rsid w:val="00C26ED6"/>
    <w:rsid w:val="00C33318"/>
    <w:rsid w:val="00C35336"/>
    <w:rsid w:val="00C373D8"/>
    <w:rsid w:val="00C41FEC"/>
    <w:rsid w:val="00C46733"/>
    <w:rsid w:val="00C475C1"/>
    <w:rsid w:val="00C523C7"/>
    <w:rsid w:val="00C5378D"/>
    <w:rsid w:val="00C5381D"/>
    <w:rsid w:val="00C53A77"/>
    <w:rsid w:val="00C543D3"/>
    <w:rsid w:val="00C54933"/>
    <w:rsid w:val="00C574DD"/>
    <w:rsid w:val="00C57E43"/>
    <w:rsid w:val="00C6067A"/>
    <w:rsid w:val="00C6156C"/>
    <w:rsid w:val="00C6650B"/>
    <w:rsid w:val="00C677CE"/>
    <w:rsid w:val="00C715B2"/>
    <w:rsid w:val="00C71B0F"/>
    <w:rsid w:val="00C7223C"/>
    <w:rsid w:val="00C722DF"/>
    <w:rsid w:val="00C72CA5"/>
    <w:rsid w:val="00C73378"/>
    <w:rsid w:val="00C742B8"/>
    <w:rsid w:val="00C75ABE"/>
    <w:rsid w:val="00C769C3"/>
    <w:rsid w:val="00C80E27"/>
    <w:rsid w:val="00C80E59"/>
    <w:rsid w:val="00C83169"/>
    <w:rsid w:val="00C875ED"/>
    <w:rsid w:val="00C910D2"/>
    <w:rsid w:val="00C93202"/>
    <w:rsid w:val="00C93645"/>
    <w:rsid w:val="00C969D8"/>
    <w:rsid w:val="00CA04B8"/>
    <w:rsid w:val="00CA0623"/>
    <w:rsid w:val="00CA4E85"/>
    <w:rsid w:val="00CA5439"/>
    <w:rsid w:val="00CA7BF7"/>
    <w:rsid w:val="00CB09DE"/>
    <w:rsid w:val="00CB1B00"/>
    <w:rsid w:val="00CB1B11"/>
    <w:rsid w:val="00CB1EAB"/>
    <w:rsid w:val="00CB249E"/>
    <w:rsid w:val="00CB2B83"/>
    <w:rsid w:val="00CB3310"/>
    <w:rsid w:val="00CB705E"/>
    <w:rsid w:val="00CB7D93"/>
    <w:rsid w:val="00CB7E39"/>
    <w:rsid w:val="00CC11CF"/>
    <w:rsid w:val="00CC3801"/>
    <w:rsid w:val="00CC5CB1"/>
    <w:rsid w:val="00CC7BF1"/>
    <w:rsid w:val="00CD443D"/>
    <w:rsid w:val="00CD56ED"/>
    <w:rsid w:val="00CD6C64"/>
    <w:rsid w:val="00CE0E73"/>
    <w:rsid w:val="00CE376A"/>
    <w:rsid w:val="00CE3E64"/>
    <w:rsid w:val="00CE4370"/>
    <w:rsid w:val="00CF0AE6"/>
    <w:rsid w:val="00CF178D"/>
    <w:rsid w:val="00CF1BAC"/>
    <w:rsid w:val="00CF1FAE"/>
    <w:rsid w:val="00CF43C1"/>
    <w:rsid w:val="00CF7C9F"/>
    <w:rsid w:val="00D027C2"/>
    <w:rsid w:val="00D0501E"/>
    <w:rsid w:val="00D06C69"/>
    <w:rsid w:val="00D0736F"/>
    <w:rsid w:val="00D074A4"/>
    <w:rsid w:val="00D14CF3"/>
    <w:rsid w:val="00D14E2A"/>
    <w:rsid w:val="00D155B3"/>
    <w:rsid w:val="00D15DE6"/>
    <w:rsid w:val="00D162EF"/>
    <w:rsid w:val="00D172F0"/>
    <w:rsid w:val="00D22C2C"/>
    <w:rsid w:val="00D236EF"/>
    <w:rsid w:val="00D23BAC"/>
    <w:rsid w:val="00D24768"/>
    <w:rsid w:val="00D25F83"/>
    <w:rsid w:val="00D30CC3"/>
    <w:rsid w:val="00D32BED"/>
    <w:rsid w:val="00D32D9F"/>
    <w:rsid w:val="00D331F0"/>
    <w:rsid w:val="00D339C2"/>
    <w:rsid w:val="00D33F92"/>
    <w:rsid w:val="00D344F9"/>
    <w:rsid w:val="00D348FD"/>
    <w:rsid w:val="00D40D35"/>
    <w:rsid w:val="00D41045"/>
    <w:rsid w:val="00D472A3"/>
    <w:rsid w:val="00D4732F"/>
    <w:rsid w:val="00D500BE"/>
    <w:rsid w:val="00D50D11"/>
    <w:rsid w:val="00D52C55"/>
    <w:rsid w:val="00D55897"/>
    <w:rsid w:val="00D56DBD"/>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41A8"/>
    <w:rsid w:val="00D87FCA"/>
    <w:rsid w:val="00D92935"/>
    <w:rsid w:val="00D95CC8"/>
    <w:rsid w:val="00D961FF"/>
    <w:rsid w:val="00D966F1"/>
    <w:rsid w:val="00D96CF7"/>
    <w:rsid w:val="00D97E6C"/>
    <w:rsid w:val="00DA0052"/>
    <w:rsid w:val="00DA2337"/>
    <w:rsid w:val="00DA3F8C"/>
    <w:rsid w:val="00DA4492"/>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1AAD"/>
    <w:rsid w:val="00DE1D38"/>
    <w:rsid w:val="00DE4DCA"/>
    <w:rsid w:val="00DE7CAD"/>
    <w:rsid w:val="00DF11DC"/>
    <w:rsid w:val="00DF2234"/>
    <w:rsid w:val="00DF3238"/>
    <w:rsid w:val="00DF43A0"/>
    <w:rsid w:val="00DF4486"/>
    <w:rsid w:val="00E0041F"/>
    <w:rsid w:val="00E00AD1"/>
    <w:rsid w:val="00E00E4C"/>
    <w:rsid w:val="00E014E6"/>
    <w:rsid w:val="00E04EE8"/>
    <w:rsid w:val="00E106FF"/>
    <w:rsid w:val="00E11B89"/>
    <w:rsid w:val="00E13646"/>
    <w:rsid w:val="00E13A99"/>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4C2"/>
    <w:rsid w:val="00E827FB"/>
    <w:rsid w:val="00E83D06"/>
    <w:rsid w:val="00E86E0E"/>
    <w:rsid w:val="00E924FF"/>
    <w:rsid w:val="00E9271D"/>
    <w:rsid w:val="00E935BB"/>
    <w:rsid w:val="00E9390C"/>
    <w:rsid w:val="00E94E7A"/>
    <w:rsid w:val="00E96DB0"/>
    <w:rsid w:val="00EA3C93"/>
    <w:rsid w:val="00EA45B2"/>
    <w:rsid w:val="00EA59A1"/>
    <w:rsid w:val="00EA5F41"/>
    <w:rsid w:val="00EB0336"/>
    <w:rsid w:val="00EB15FF"/>
    <w:rsid w:val="00EB245C"/>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350A"/>
    <w:rsid w:val="00EE3F4B"/>
    <w:rsid w:val="00EE4A6C"/>
    <w:rsid w:val="00EE5B92"/>
    <w:rsid w:val="00EE7423"/>
    <w:rsid w:val="00EE7C0D"/>
    <w:rsid w:val="00EF2891"/>
    <w:rsid w:val="00EF29ED"/>
    <w:rsid w:val="00EF6335"/>
    <w:rsid w:val="00EF7E18"/>
    <w:rsid w:val="00F029D3"/>
    <w:rsid w:val="00F0308D"/>
    <w:rsid w:val="00F07C33"/>
    <w:rsid w:val="00F109FB"/>
    <w:rsid w:val="00F1343A"/>
    <w:rsid w:val="00F136C5"/>
    <w:rsid w:val="00F15AC7"/>
    <w:rsid w:val="00F16D19"/>
    <w:rsid w:val="00F2001E"/>
    <w:rsid w:val="00F202DA"/>
    <w:rsid w:val="00F217BC"/>
    <w:rsid w:val="00F23AFD"/>
    <w:rsid w:val="00F26499"/>
    <w:rsid w:val="00F26961"/>
    <w:rsid w:val="00F27F67"/>
    <w:rsid w:val="00F30EFF"/>
    <w:rsid w:val="00F31D21"/>
    <w:rsid w:val="00F36EF5"/>
    <w:rsid w:val="00F372B6"/>
    <w:rsid w:val="00F40A33"/>
    <w:rsid w:val="00F4449B"/>
    <w:rsid w:val="00F507EC"/>
    <w:rsid w:val="00F52E6F"/>
    <w:rsid w:val="00F53533"/>
    <w:rsid w:val="00F538E3"/>
    <w:rsid w:val="00F53C3E"/>
    <w:rsid w:val="00F5426A"/>
    <w:rsid w:val="00F5477F"/>
    <w:rsid w:val="00F54814"/>
    <w:rsid w:val="00F55922"/>
    <w:rsid w:val="00F57775"/>
    <w:rsid w:val="00F606B5"/>
    <w:rsid w:val="00F620F5"/>
    <w:rsid w:val="00F625FC"/>
    <w:rsid w:val="00F63760"/>
    <w:rsid w:val="00F63F58"/>
    <w:rsid w:val="00F733B8"/>
    <w:rsid w:val="00F73A34"/>
    <w:rsid w:val="00F742D2"/>
    <w:rsid w:val="00F74677"/>
    <w:rsid w:val="00F75109"/>
    <w:rsid w:val="00F75710"/>
    <w:rsid w:val="00F76A1E"/>
    <w:rsid w:val="00F771C5"/>
    <w:rsid w:val="00F807ED"/>
    <w:rsid w:val="00F8155A"/>
    <w:rsid w:val="00F822A6"/>
    <w:rsid w:val="00F8315C"/>
    <w:rsid w:val="00F84BAA"/>
    <w:rsid w:val="00F85777"/>
    <w:rsid w:val="00F85AAB"/>
    <w:rsid w:val="00F91DA0"/>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2F3"/>
    <w:rsid w:val="00FB5547"/>
    <w:rsid w:val="00FB5F2C"/>
    <w:rsid w:val="00FB76DA"/>
    <w:rsid w:val="00FC2E68"/>
    <w:rsid w:val="00FC73F1"/>
    <w:rsid w:val="00FD03C6"/>
    <w:rsid w:val="00FD0CAB"/>
    <w:rsid w:val="00FD1394"/>
    <w:rsid w:val="00FD1576"/>
    <w:rsid w:val="00FD66DF"/>
    <w:rsid w:val="00FD6868"/>
    <w:rsid w:val="00FD6F91"/>
    <w:rsid w:val="00FD78B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D47"/>
    <w:pPr>
      <w:keepNext/>
      <w:keepLines/>
      <w:spacing w:after="120"/>
      <w:outlineLvl w:val="1"/>
      <w:pPrChange w:id="0" w:author="William Lamb" w:date="2018-11-09T11:09:00Z">
        <w:pPr>
          <w:keepNext/>
          <w:keepLines/>
          <w:spacing w:before="40" w:after="240" w:line="259" w:lineRule="auto"/>
          <w:outlineLvl w:val="1"/>
        </w:pPr>
      </w:pPrChange>
    </w:pPr>
    <w:rPr>
      <w:rFonts w:asciiTheme="majorHAnsi" w:eastAsiaTheme="majorEastAsia" w:hAnsiTheme="majorHAnsi" w:cstheme="majorBidi"/>
      <w:color w:val="2E74B5" w:themeColor="accent1" w:themeShade="BF"/>
      <w:sz w:val="26"/>
      <w:szCs w:val="26"/>
      <w:rPrChange w:id="0" w:author="William Lamb" w:date="2018-11-09T11:09:00Z">
        <w:rPr>
          <w:rFonts w:asciiTheme="majorHAnsi" w:eastAsiaTheme="majorEastAsia" w:hAnsiTheme="majorHAnsi" w:cstheme="majorBidi"/>
          <w:color w:val="2E74B5" w:themeColor="accent1" w:themeShade="BF"/>
          <w:sz w:val="26"/>
          <w:szCs w:val="26"/>
          <w:lang w:val="en-GB" w:eastAsia="en-GB" w:bidi="ar-SA"/>
        </w:rPr>
      </w:rPrChange>
    </w:rPr>
  </w:style>
  <w:style w:type="paragraph" w:styleId="Heading3">
    <w:name w:val="heading 3"/>
    <w:basedOn w:val="Normal"/>
    <w:next w:val="Normal"/>
    <w:link w:val="Heading3Char"/>
    <w:uiPriority w:val="9"/>
    <w:unhideWhenUsed/>
    <w:qFormat/>
    <w:rsid w:val="00B60EC4"/>
    <w:pPr>
      <w:keepNext/>
      <w:keepLines/>
      <w:spacing w:after="120"/>
      <w:outlineLvl w:val="2"/>
      <w:pPrChange w:id="1" w:author="William Lamb" w:date="2018-11-09T11:08:00Z">
        <w:pPr>
          <w:keepNext/>
          <w:keepLines/>
          <w:spacing w:before="40" w:line="259" w:lineRule="auto"/>
          <w:outlineLvl w:val="2"/>
        </w:pPr>
      </w:pPrChange>
    </w:pPr>
    <w:rPr>
      <w:rFonts w:asciiTheme="majorHAnsi" w:eastAsiaTheme="majorEastAsia" w:hAnsiTheme="majorHAnsi" w:cstheme="majorBidi"/>
      <w:color w:val="1F4D78" w:themeColor="accent1" w:themeShade="7F"/>
      <w:sz w:val="24"/>
      <w:szCs w:val="24"/>
      <w:rPrChange w:id="1" w:author="William Lamb" w:date="2018-11-09T11:08:00Z">
        <w:rPr>
          <w:rFonts w:asciiTheme="majorHAnsi" w:eastAsiaTheme="majorEastAsia" w:hAnsiTheme="majorHAnsi" w:cstheme="majorBidi"/>
          <w:color w:val="1F4D78" w:themeColor="accent1" w:themeShade="7F"/>
          <w:sz w:val="24"/>
          <w:szCs w:val="24"/>
          <w:lang w:val="en-GB" w:eastAsia="en-GB" w:bidi="ar-SA"/>
        </w:rPr>
      </w:rPrChange>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3D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0EC4"/>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29563417">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282296980">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1987389320">
      <w:bodyDiv w:val="1"/>
      <w:marLeft w:val="0"/>
      <w:marRight w:val="0"/>
      <w:marTop w:val="0"/>
      <w:marBottom w:val="0"/>
      <w:divBdr>
        <w:top w:val="none" w:sz="0" w:space="0" w:color="auto"/>
        <w:left w:val="none" w:sz="0" w:space="0" w:color="auto"/>
        <w:bottom w:val="none" w:sz="0" w:space="0" w:color="auto"/>
        <w:right w:val="none" w:sz="0" w:space="0" w:color="auto"/>
      </w:divBdr>
      <w:divsChild>
        <w:div w:id="1019547382">
          <w:marLeft w:val="0"/>
          <w:marRight w:val="0"/>
          <w:marTop w:val="0"/>
          <w:marBottom w:val="0"/>
          <w:divBdr>
            <w:top w:val="none" w:sz="0" w:space="0" w:color="auto"/>
            <w:left w:val="none" w:sz="0" w:space="0" w:color="auto"/>
            <w:bottom w:val="none" w:sz="0" w:space="0" w:color="auto"/>
            <w:right w:val="none" w:sz="0" w:space="0" w:color="auto"/>
          </w:divBdr>
        </w:div>
      </w:divsChild>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1B42C-DD77-4B81-ABC8-CA34A0CAA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56541</Words>
  <Characters>322287</Characters>
  <Application>Microsoft Office Word</Application>
  <DocSecurity>0</DocSecurity>
  <Lines>2685</Lines>
  <Paragraphs>756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378072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46</cp:revision>
  <cp:lastPrinted>2018-06-21T09:40:00Z</cp:lastPrinted>
  <dcterms:created xsi:type="dcterms:W3CDTF">2018-11-14T10:09:00Z</dcterms:created>
  <dcterms:modified xsi:type="dcterms:W3CDTF">2018-11-16T16:04:00Z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