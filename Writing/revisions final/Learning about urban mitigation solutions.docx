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49247B" w14:textId="42BE2D5C" w:rsidR="008F2C1B" w:rsidRDefault="00BB42D8" w:rsidP="00593D47">
      <w:pPr>
        <w:pStyle w:val="Heading1"/>
        <w:suppressLineNumbers/>
        <w:spacing w:line="480" w:lineRule="auto"/>
        <w:rPr>
          <w:rFonts w:eastAsia="Calibri"/>
        </w:rPr>
      </w:pPr>
      <w:r>
        <w:rPr>
          <w:rFonts w:eastAsia="Calibri"/>
        </w:rPr>
        <w:t xml:space="preserve">Learning about urban </w:t>
      </w:r>
      <w:r w:rsidR="00D70AAB">
        <w:rPr>
          <w:rFonts w:eastAsia="Calibri"/>
        </w:rPr>
        <w:t xml:space="preserve">climate </w:t>
      </w:r>
      <w:r>
        <w:rPr>
          <w:rFonts w:eastAsia="Calibri"/>
        </w:rPr>
        <w:t>solutions</w:t>
      </w:r>
      <w:r w:rsidR="00D56DBD">
        <w:rPr>
          <w:rFonts w:eastAsia="Calibri"/>
        </w:rPr>
        <w:t xml:space="preserve"> from case studies</w:t>
      </w:r>
    </w:p>
    <w:p w14:paraId="01095423" w14:textId="11D272B3" w:rsidR="008F2C1B" w:rsidRDefault="00351A77" w:rsidP="00EB245C">
      <w:pPr>
        <w:suppressLineNumbers/>
        <w:spacing w:line="480" w:lineRule="auto"/>
        <w:rPr>
          <w:rFonts w:ascii="Calibri" w:eastAsia="Calibri" w:hAnsi="Calibri" w:cs="Calibri"/>
        </w:rPr>
      </w:pPr>
      <w:r>
        <w:rPr>
          <w:rFonts w:ascii="Calibri" w:eastAsia="Calibri" w:hAnsi="Calibri" w:cs="Calibri"/>
        </w:rPr>
        <w:t>William F. Lamb</w:t>
      </w:r>
      <w:r w:rsidR="0044150C" w:rsidRPr="0044150C">
        <w:rPr>
          <w:rFonts w:ascii="Calibri" w:eastAsia="Calibri" w:hAnsi="Calibri" w:cs="Calibri"/>
          <w:vertAlign w:val="superscript"/>
        </w:rPr>
        <w:t>1</w:t>
      </w:r>
      <w:r w:rsidR="00047F8F">
        <w:rPr>
          <w:rFonts w:ascii="Calibri" w:eastAsia="Calibri" w:hAnsi="Calibri" w:cs="Calibri"/>
          <w:vertAlign w:val="superscript"/>
        </w:rPr>
        <w:t>,2</w:t>
      </w:r>
      <w:r w:rsidR="002918B1">
        <w:rPr>
          <w:rFonts w:ascii="Calibri" w:eastAsia="Calibri" w:hAnsi="Calibri" w:cs="Calibri"/>
          <w:vertAlign w:val="superscript"/>
        </w:rPr>
        <w:t>*</w:t>
      </w:r>
      <w:r>
        <w:rPr>
          <w:rFonts w:ascii="Calibri" w:eastAsia="Calibri" w:hAnsi="Calibri" w:cs="Calibri"/>
        </w:rPr>
        <w:t>, Felix Creutzig</w:t>
      </w:r>
      <w:r w:rsidR="0044150C" w:rsidRPr="0044150C">
        <w:rPr>
          <w:rFonts w:ascii="Calibri" w:eastAsia="Calibri" w:hAnsi="Calibri" w:cs="Calibri"/>
          <w:vertAlign w:val="superscript"/>
        </w:rPr>
        <w:t>1,</w:t>
      </w:r>
      <w:r w:rsidR="00047F8F">
        <w:rPr>
          <w:rFonts w:ascii="Calibri" w:eastAsia="Calibri" w:hAnsi="Calibri" w:cs="Calibri"/>
          <w:vertAlign w:val="superscript"/>
        </w:rPr>
        <w:t>3</w:t>
      </w:r>
      <w:r>
        <w:rPr>
          <w:rFonts w:ascii="Calibri" w:eastAsia="Calibri" w:hAnsi="Calibri" w:cs="Calibri"/>
        </w:rPr>
        <w:t xml:space="preserve">, </w:t>
      </w:r>
      <w:r w:rsidR="00CA04B8">
        <w:rPr>
          <w:rFonts w:ascii="Calibri" w:eastAsia="Calibri" w:hAnsi="Calibri" w:cs="Calibri"/>
        </w:rPr>
        <w:t xml:space="preserve">Max </w:t>
      </w:r>
      <w:r w:rsidR="002D15DF">
        <w:rPr>
          <w:rFonts w:ascii="Calibri" w:eastAsia="Calibri" w:hAnsi="Calibri" w:cs="Calibri"/>
        </w:rPr>
        <w:t>W</w:t>
      </w:r>
      <w:r w:rsidR="00CA04B8">
        <w:rPr>
          <w:rFonts w:ascii="Calibri" w:eastAsia="Calibri" w:hAnsi="Calibri" w:cs="Calibri"/>
        </w:rPr>
        <w:t>. Callaghan</w:t>
      </w:r>
      <w:r w:rsidR="0044150C" w:rsidRPr="0044150C">
        <w:rPr>
          <w:rFonts w:ascii="Calibri" w:eastAsia="Calibri" w:hAnsi="Calibri" w:cs="Calibri"/>
          <w:vertAlign w:val="superscript"/>
        </w:rPr>
        <w:t>1,</w:t>
      </w:r>
      <w:r w:rsidR="00047F8F">
        <w:rPr>
          <w:rFonts w:ascii="Calibri" w:eastAsia="Calibri" w:hAnsi="Calibri" w:cs="Calibri"/>
          <w:vertAlign w:val="superscript"/>
        </w:rPr>
        <w:t>2</w:t>
      </w:r>
      <w:r w:rsidR="00433F74">
        <w:rPr>
          <w:rFonts w:ascii="Calibri" w:eastAsia="Calibri" w:hAnsi="Calibri" w:cs="Calibri"/>
        </w:rPr>
        <w:t>, Jan C. Minx</w:t>
      </w:r>
      <w:r w:rsidR="0044150C" w:rsidRPr="0044150C">
        <w:rPr>
          <w:rFonts w:ascii="Calibri" w:eastAsia="Calibri" w:hAnsi="Calibri" w:cs="Calibri"/>
          <w:vertAlign w:val="superscript"/>
        </w:rPr>
        <w:t>1,</w:t>
      </w:r>
      <w:r w:rsidR="00047F8F">
        <w:rPr>
          <w:rFonts w:ascii="Calibri" w:eastAsia="Calibri" w:hAnsi="Calibri" w:cs="Calibri"/>
          <w:vertAlign w:val="superscript"/>
        </w:rPr>
        <w:t>2</w:t>
      </w:r>
    </w:p>
    <w:p w14:paraId="13CA5219" w14:textId="77777777" w:rsidR="0044150C" w:rsidRDefault="0044150C" w:rsidP="00F351C8">
      <w:pPr>
        <w:suppressLineNumbers/>
        <w:spacing w:line="480" w:lineRule="auto"/>
        <w:rPr>
          <w:lang w:val="en-US"/>
        </w:rPr>
      </w:pPr>
      <w:r w:rsidRPr="00E86264">
        <w:rPr>
          <w:vertAlign w:val="superscript"/>
          <w:lang w:val="en-US"/>
        </w:rPr>
        <w:t>1</w:t>
      </w:r>
      <w:r>
        <w:rPr>
          <w:vertAlign w:val="superscript"/>
          <w:lang w:val="en-US"/>
        </w:rPr>
        <w:t xml:space="preserve"> </w:t>
      </w:r>
      <w:r>
        <w:rPr>
          <w:lang w:val="en-US"/>
        </w:rPr>
        <w:t>Mercator Research Institute on Global Commons and Climate Change, Torgauer Stra</w:t>
      </w:r>
      <w:r w:rsidRPr="008F7906">
        <w:rPr>
          <w:rFonts w:cstheme="minorHAnsi"/>
        </w:rPr>
        <w:t>ße</w:t>
      </w:r>
      <w:r>
        <w:rPr>
          <w:lang w:val="en-US"/>
        </w:rPr>
        <w:t xml:space="preserve"> 12-15, EUREF Campus #19, 10829 Berlin, Germany</w:t>
      </w:r>
    </w:p>
    <w:p w14:paraId="7DF11051" w14:textId="784D54EB" w:rsidR="007700F7" w:rsidRDefault="00047F8F" w:rsidP="00F351C8">
      <w:pPr>
        <w:suppressLineNumbers/>
        <w:spacing w:line="480" w:lineRule="auto"/>
        <w:rPr>
          <w:lang w:val="en-US"/>
        </w:rPr>
      </w:pPr>
      <w:r>
        <w:rPr>
          <w:vertAlign w:val="superscript"/>
          <w:lang w:val="en-US"/>
        </w:rPr>
        <w:t>2</w:t>
      </w:r>
      <w:r w:rsidR="007700F7" w:rsidRPr="00AD53D6">
        <w:rPr>
          <w:vertAlign w:val="superscript"/>
          <w:lang w:val="en-US"/>
        </w:rPr>
        <w:t xml:space="preserve"> </w:t>
      </w:r>
      <w:r w:rsidR="007700F7" w:rsidRPr="00AD53D6">
        <w:rPr>
          <w:lang w:val="en-US"/>
        </w:rPr>
        <w:t>School of Earth and Environment, University of Leeds</w:t>
      </w:r>
      <w:r w:rsidR="007700F7" w:rsidRPr="00990775">
        <w:rPr>
          <w:lang w:val="en-US"/>
        </w:rPr>
        <w:t xml:space="preserve">, </w:t>
      </w:r>
      <w:r w:rsidR="007700F7" w:rsidRPr="00AD53D6">
        <w:rPr>
          <w:lang w:val="en-US"/>
        </w:rPr>
        <w:t>Leeds LS2 9JT, UK</w:t>
      </w:r>
    </w:p>
    <w:p w14:paraId="008AC118" w14:textId="5A4416E4" w:rsidR="00047F8F" w:rsidRPr="00F45112" w:rsidRDefault="00047F8F" w:rsidP="00047F8F">
      <w:pPr>
        <w:suppressLineNumbers/>
        <w:spacing w:line="480" w:lineRule="auto"/>
        <w:rPr>
          <w:lang w:val="de-DE"/>
        </w:rPr>
      </w:pPr>
      <w:r>
        <w:rPr>
          <w:vertAlign w:val="superscript"/>
          <w:lang w:val="de-DE"/>
        </w:rPr>
        <w:t>3</w:t>
      </w:r>
      <w:r w:rsidRPr="0044150C">
        <w:rPr>
          <w:vertAlign w:val="superscript"/>
          <w:lang w:val="de-DE"/>
        </w:rPr>
        <w:t xml:space="preserve"> </w:t>
      </w:r>
      <w:r w:rsidRPr="0044150C">
        <w:rPr>
          <w:lang w:val="de-DE"/>
        </w:rPr>
        <w:t xml:space="preserve">Technische Universität Berlin, Straße des 17. </w:t>
      </w:r>
      <w:r w:rsidRPr="00F45112">
        <w:rPr>
          <w:lang w:val="de-DE"/>
        </w:rPr>
        <w:t>Juni 135, 10623 Berlin, Germany</w:t>
      </w:r>
    </w:p>
    <w:p w14:paraId="53610CD1" w14:textId="49F74E71" w:rsidR="0044150C" w:rsidRPr="00F45112" w:rsidRDefault="002918B1" w:rsidP="00EB245C">
      <w:pPr>
        <w:suppressLineNumbers/>
        <w:spacing w:line="480" w:lineRule="auto"/>
        <w:rPr>
          <w:rFonts w:ascii="Calibri" w:eastAsia="Calibri" w:hAnsi="Calibri" w:cs="Calibri"/>
          <w:lang w:val="de-DE"/>
        </w:rPr>
      </w:pPr>
      <w:r w:rsidRPr="00F45112">
        <w:rPr>
          <w:rFonts w:ascii="Calibri" w:eastAsia="Calibri" w:hAnsi="Calibri" w:cs="Calibri"/>
          <w:lang w:val="de-DE"/>
        </w:rPr>
        <w:t xml:space="preserve">* </w:t>
      </w:r>
      <w:hyperlink r:id="rId8" w:history="1">
        <w:r w:rsidRPr="00F45112">
          <w:rPr>
            <w:rStyle w:val="Hyperlink"/>
            <w:rFonts w:ascii="Calibri" w:eastAsia="Calibri" w:hAnsi="Calibri" w:cs="Calibri"/>
            <w:lang w:val="de-DE"/>
          </w:rPr>
          <w:t>lamb@mcc-berlin.net</w:t>
        </w:r>
      </w:hyperlink>
    </w:p>
    <w:p w14:paraId="529B2022" w14:textId="77777777" w:rsidR="002918B1" w:rsidRPr="00F45112" w:rsidRDefault="002918B1" w:rsidP="00EB245C">
      <w:pPr>
        <w:suppressLineNumbers/>
        <w:spacing w:line="480" w:lineRule="auto"/>
        <w:rPr>
          <w:rFonts w:ascii="Calibri" w:eastAsia="Calibri" w:hAnsi="Calibri" w:cs="Calibri"/>
          <w:lang w:val="de-DE"/>
        </w:rPr>
      </w:pPr>
    </w:p>
    <w:p w14:paraId="6DE66F65" w14:textId="50CF44FD" w:rsidR="00752C1B" w:rsidRDefault="00752C1B" w:rsidP="00431184">
      <w:pPr>
        <w:spacing w:line="480" w:lineRule="auto"/>
        <w:rPr>
          <w:rFonts w:ascii="Calibri" w:eastAsia="Calibri" w:hAnsi="Calibri" w:cs="Calibri"/>
          <w:b/>
        </w:rPr>
      </w:pPr>
      <w:r>
        <w:rPr>
          <w:rFonts w:ascii="Calibri" w:eastAsia="Calibri" w:hAnsi="Calibri" w:cs="Calibri"/>
          <w:b/>
        </w:rPr>
        <w:t xml:space="preserve">Climate </w:t>
      </w:r>
      <w:r w:rsidR="00151205">
        <w:rPr>
          <w:rFonts w:ascii="Calibri" w:eastAsia="Calibri" w:hAnsi="Calibri" w:cs="Calibri"/>
          <w:b/>
        </w:rPr>
        <w:t xml:space="preserve">mitigation research puts </w:t>
      </w:r>
      <w:r>
        <w:rPr>
          <w:rFonts w:ascii="Calibri" w:eastAsia="Calibri" w:hAnsi="Calibri" w:cs="Calibri"/>
          <w:b/>
        </w:rPr>
        <w:t>increasing emphasis on cities</w:t>
      </w:r>
      <w:del w:id="0" w:author="William Lamb" w:date="2019-02-05T14:03:00Z">
        <w:r w:rsidDel="00661E03">
          <w:rPr>
            <w:rFonts w:ascii="Calibri" w:eastAsia="Calibri" w:hAnsi="Calibri" w:cs="Calibri"/>
            <w:b/>
          </w:rPr>
          <w:delText xml:space="preserve">. </w:delText>
        </w:r>
        <w:r w:rsidR="00151205" w:rsidDel="00661E03">
          <w:rPr>
            <w:rFonts w:ascii="Calibri" w:eastAsia="Calibri" w:hAnsi="Calibri" w:cs="Calibri"/>
            <w:b/>
          </w:rPr>
          <w:delText xml:space="preserve">Yet in the assessment of urban </w:delText>
        </w:r>
        <w:r w:rsidR="001500E5" w:rsidDel="00661E03">
          <w:rPr>
            <w:rFonts w:ascii="Calibri" w:eastAsia="Calibri" w:hAnsi="Calibri" w:cs="Calibri"/>
            <w:b/>
          </w:rPr>
          <w:delText xml:space="preserve">climate </w:delText>
        </w:r>
        <w:r w:rsidR="00151205" w:rsidDel="00661E03">
          <w:rPr>
            <w:rFonts w:ascii="Calibri" w:eastAsia="Calibri" w:hAnsi="Calibri" w:cs="Calibri"/>
            <w:b/>
          </w:rPr>
          <w:delText>solutions</w:delText>
        </w:r>
      </w:del>
      <w:r w:rsidR="00151205">
        <w:rPr>
          <w:rFonts w:ascii="Calibri" w:eastAsia="Calibri" w:hAnsi="Calibri" w:cs="Calibri"/>
          <w:b/>
        </w:rPr>
        <w:t>,</w:t>
      </w:r>
      <w:r w:rsidR="002F21D4">
        <w:rPr>
          <w:rFonts w:ascii="Calibri" w:eastAsia="Calibri" w:hAnsi="Calibri" w:cs="Calibri"/>
          <w:b/>
        </w:rPr>
        <w:t xml:space="preserve"> </w:t>
      </w:r>
      <w:ins w:id="1" w:author="William Lamb" w:date="2019-02-05T14:03:00Z">
        <w:r w:rsidR="00661E03">
          <w:rPr>
            <w:rFonts w:ascii="Calibri" w:eastAsia="Calibri" w:hAnsi="Calibri" w:cs="Calibri"/>
            <w:b/>
          </w:rPr>
          <w:t xml:space="preserve">but </w:t>
        </w:r>
      </w:ins>
      <w:r w:rsidR="002F21D4">
        <w:rPr>
          <w:rFonts w:ascii="Calibri" w:eastAsia="Calibri" w:hAnsi="Calibri" w:cs="Calibri"/>
          <w:b/>
        </w:rPr>
        <w:t>much more could be learned from</w:t>
      </w:r>
      <w:r w:rsidR="00151205">
        <w:rPr>
          <w:rFonts w:ascii="Calibri" w:eastAsia="Calibri" w:hAnsi="Calibri" w:cs="Calibri"/>
          <w:b/>
        </w:rPr>
        <w:t xml:space="preserve"> </w:t>
      </w:r>
      <w:ins w:id="2" w:author="William Lamb" w:date="2019-02-05T14:03:00Z">
        <w:r w:rsidR="00661E03">
          <w:rPr>
            <w:rFonts w:ascii="Calibri" w:eastAsia="Calibri" w:hAnsi="Calibri" w:cs="Calibri"/>
            <w:b/>
          </w:rPr>
          <w:t xml:space="preserve">urban </w:t>
        </w:r>
      </w:ins>
      <w:r w:rsidR="00151205">
        <w:rPr>
          <w:rFonts w:ascii="Calibri" w:eastAsia="Calibri" w:hAnsi="Calibri" w:cs="Calibri"/>
          <w:b/>
        </w:rPr>
        <w:t xml:space="preserve">case studies. The overall size, geographic scope and topic content of </w:t>
      </w:r>
      <w:del w:id="3" w:author="William Lamb" w:date="2019-02-05T14:07:00Z">
        <w:r w:rsidR="00151205" w:rsidDel="00661E03">
          <w:rPr>
            <w:rFonts w:ascii="Calibri" w:eastAsia="Calibri" w:hAnsi="Calibri" w:cs="Calibri"/>
            <w:b/>
          </w:rPr>
          <w:delText xml:space="preserve">urban </w:delText>
        </w:r>
      </w:del>
      <w:r w:rsidR="00151205">
        <w:rPr>
          <w:rFonts w:ascii="Calibri" w:eastAsia="Calibri" w:hAnsi="Calibri" w:cs="Calibri"/>
          <w:b/>
        </w:rPr>
        <w:t>case</w:t>
      </w:r>
      <w:ins w:id="4" w:author="William Lamb" w:date="2019-02-05T14:07:00Z">
        <w:r w:rsidR="00661E03">
          <w:rPr>
            <w:rFonts w:ascii="Calibri" w:eastAsia="Calibri" w:hAnsi="Calibri" w:cs="Calibri"/>
            <w:b/>
          </w:rPr>
          <w:t>s</w:t>
        </w:r>
      </w:ins>
      <w:del w:id="5" w:author="William Lamb" w:date="2019-02-05T14:07:00Z">
        <w:r w:rsidR="00151205" w:rsidDel="00661E03">
          <w:rPr>
            <w:rFonts w:ascii="Calibri" w:eastAsia="Calibri" w:hAnsi="Calibri" w:cs="Calibri"/>
            <w:b/>
          </w:rPr>
          <w:delText xml:space="preserve"> studies</w:delText>
        </w:r>
      </w:del>
      <w:r w:rsidR="00151205">
        <w:rPr>
          <w:rFonts w:ascii="Calibri" w:eastAsia="Calibri" w:hAnsi="Calibri" w:cs="Calibri"/>
          <w:b/>
        </w:rPr>
        <w:t xml:space="preserve"> remains </w:t>
      </w:r>
      <w:del w:id="6" w:author="William Lamb" w:date="2019-02-05T14:02:00Z">
        <w:r w:rsidR="00151205" w:rsidDel="00661E03">
          <w:rPr>
            <w:rFonts w:ascii="Calibri" w:eastAsia="Calibri" w:hAnsi="Calibri" w:cs="Calibri"/>
            <w:b/>
          </w:rPr>
          <w:delText xml:space="preserve">basically </w:delText>
        </w:r>
      </w:del>
      <w:r w:rsidR="00151205">
        <w:rPr>
          <w:rFonts w:ascii="Calibri" w:eastAsia="Calibri" w:hAnsi="Calibri" w:cs="Calibri"/>
          <w:b/>
        </w:rPr>
        <w:t xml:space="preserve">unknown, resulting in </w:t>
      </w:r>
      <w:r w:rsidR="001500E5">
        <w:rPr>
          <w:rFonts w:ascii="Calibri" w:eastAsia="Calibri" w:hAnsi="Calibri" w:cs="Calibri"/>
          <w:b/>
        </w:rPr>
        <w:t xml:space="preserve">few attempts to </w:t>
      </w:r>
      <w:r w:rsidR="0044150C">
        <w:rPr>
          <w:rFonts w:ascii="Calibri" w:eastAsia="Calibri" w:hAnsi="Calibri" w:cs="Calibri"/>
          <w:b/>
        </w:rPr>
        <w:t>synthesise</w:t>
      </w:r>
      <w:r w:rsidR="001500E5">
        <w:rPr>
          <w:rFonts w:ascii="Calibri" w:eastAsia="Calibri" w:hAnsi="Calibri" w:cs="Calibri"/>
          <w:b/>
        </w:rPr>
        <w:t xml:space="preserve"> </w:t>
      </w:r>
      <w:r w:rsidR="00AA4BF0">
        <w:rPr>
          <w:rFonts w:ascii="Calibri" w:eastAsia="Calibri" w:hAnsi="Calibri" w:cs="Calibri"/>
          <w:b/>
        </w:rPr>
        <w:t xml:space="preserve">the </w:t>
      </w:r>
      <w:r w:rsidR="00151205">
        <w:rPr>
          <w:rFonts w:ascii="Calibri" w:eastAsia="Calibri" w:hAnsi="Calibri" w:cs="Calibri"/>
          <w:b/>
        </w:rPr>
        <w:t>bottom-up evidence</w:t>
      </w:r>
      <w:del w:id="7" w:author="William Lamb" w:date="2019-02-05T14:04:00Z">
        <w:r w:rsidR="00151205" w:rsidDel="00661E03">
          <w:rPr>
            <w:rFonts w:ascii="Calibri" w:eastAsia="Calibri" w:hAnsi="Calibri" w:cs="Calibri"/>
            <w:b/>
          </w:rPr>
          <w:delText xml:space="preserve"> on mitigation </w:delText>
        </w:r>
        <w:r w:rsidR="00880349" w:rsidDel="00661E03">
          <w:rPr>
            <w:rFonts w:ascii="Calibri" w:eastAsia="Calibri" w:hAnsi="Calibri" w:cs="Calibri"/>
            <w:b/>
          </w:rPr>
          <w:delText>prospects in cities</w:delText>
        </w:r>
      </w:del>
      <w:r w:rsidR="00151205">
        <w:rPr>
          <w:rFonts w:ascii="Calibri" w:eastAsia="Calibri" w:hAnsi="Calibri" w:cs="Calibri"/>
          <w:b/>
        </w:rPr>
        <w:t>.</w:t>
      </w:r>
      <w:r w:rsidR="00880349">
        <w:rPr>
          <w:rFonts w:ascii="Calibri" w:eastAsia="Calibri" w:hAnsi="Calibri" w:cs="Calibri"/>
          <w:b/>
        </w:rPr>
        <w:t xml:space="preserve"> </w:t>
      </w:r>
      <w:r w:rsidR="00524C72">
        <w:rPr>
          <w:rFonts w:ascii="Calibri" w:eastAsia="Calibri" w:hAnsi="Calibri" w:cs="Calibri"/>
          <w:b/>
        </w:rPr>
        <w:t>We use s</w:t>
      </w:r>
      <w:r w:rsidR="00F538E3">
        <w:rPr>
          <w:rFonts w:ascii="Calibri" w:eastAsia="Calibri" w:hAnsi="Calibri" w:cs="Calibri"/>
          <w:b/>
        </w:rPr>
        <w:t xml:space="preserve">cientometric and machine learning methods </w:t>
      </w:r>
      <w:r w:rsidR="00524C72">
        <w:rPr>
          <w:rFonts w:ascii="Calibri" w:eastAsia="Calibri" w:hAnsi="Calibri" w:cs="Calibri"/>
          <w:b/>
        </w:rPr>
        <w:t xml:space="preserve">to </w:t>
      </w:r>
      <w:r w:rsidR="00F538E3">
        <w:rPr>
          <w:rFonts w:ascii="Calibri" w:eastAsia="Calibri" w:hAnsi="Calibri" w:cs="Calibri"/>
          <w:b/>
        </w:rPr>
        <w:t xml:space="preserve">produce a comprehensive map of </w:t>
      </w:r>
      <w:del w:id="8" w:author="William Lamb" w:date="2019-02-05T14:05:00Z">
        <w:r w:rsidR="00F538E3" w:rsidDel="00661E03">
          <w:rPr>
            <w:rFonts w:ascii="Calibri" w:eastAsia="Calibri" w:hAnsi="Calibri" w:cs="Calibri"/>
            <w:b/>
          </w:rPr>
          <w:delText xml:space="preserve">urban </w:delText>
        </w:r>
        <w:r w:rsidR="008B6BC9" w:rsidDel="00661E03">
          <w:rPr>
            <w:rFonts w:ascii="Calibri" w:eastAsia="Calibri" w:hAnsi="Calibri" w:cs="Calibri"/>
            <w:b/>
          </w:rPr>
          <w:delText xml:space="preserve">climate mitigation </w:delText>
        </w:r>
      </w:del>
      <w:del w:id="9" w:author="William Lamb" w:date="2019-02-05T14:07:00Z">
        <w:r w:rsidR="00F538E3" w:rsidDel="00661E03">
          <w:rPr>
            <w:rFonts w:ascii="Calibri" w:eastAsia="Calibri" w:hAnsi="Calibri" w:cs="Calibri"/>
            <w:b/>
          </w:rPr>
          <w:delText>case</w:delText>
        </w:r>
        <w:r w:rsidR="008B6BC9" w:rsidDel="00661E03">
          <w:rPr>
            <w:rFonts w:ascii="Calibri" w:eastAsia="Calibri" w:hAnsi="Calibri" w:cs="Calibri"/>
            <w:b/>
          </w:rPr>
          <w:delText>s</w:delText>
        </w:r>
      </w:del>
      <w:ins w:id="10" w:author="William Lamb" w:date="2019-02-05T14:07:00Z">
        <w:r w:rsidR="00661E03">
          <w:rPr>
            <w:rFonts w:ascii="Calibri" w:eastAsia="Calibri" w:hAnsi="Calibri" w:cs="Calibri"/>
            <w:b/>
          </w:rPr>
          <w:t>the literature</w:t>
        </w:r>
      </w:ins>
      <w:r w:rsidR="00F538E3">
        <w:rPr>
          <w:rFonts w:ascii="Calibri" w:eastAsia="Calibri" w:hAnsi="Calibri" w:cs="Calibri"/>
          <w:b/>
        </w:rPr>
        <w:t xml:space="preserve">. </w:t>
      </w:r>
      <w:r w:rsidR="00E37571">
        <w:rPr>
          <w:rFonts w:ascii="Calibri" w:eastAsia="Calibri" w:hAnsi="Calibri" w:cs="Calibri"/>
          <w:b/>
        </w:rPr>
        <w:t>Our database of</w:t>
      </w:r>
      <w:r w:rsidR="0085437D">
        <w:rPr>
          <w:rFonts w:ascii="Calibri" w:eastAsia="Calibri" w:hAnsi="Calibri" w:cs="Calibri"/>
          <w:b/>
        </w:rPr>
        <w:t xml:space="preserve"> </w:t>
      </w:r>
      <w:r w:rsidR="008D380A">
        <w:rPr>
          <w:rFonts w:ascii="Calibri" w:eastAsia="Calibri" w:hAnsi="Calibri" w:cs="Calibri"/>
          <w:b/>
        </w:rPr>
        <w:t>4</w:t>
      </w:r>
      <w:r w:rsidR="008E40C9">
        <w:rPr>
          <w:rFonts w:ascii="Calibri" w:eastAsia="Calibri" w:hAnsi="Calibri" w:cs="Calibri"/>
          <w:b/>
        </w:rPr>
        <w:t>,</w:t>
      </w:r>
      <w:r w:rsidR="004944E0">
        <w:rPr>
          <w:rFonts w:ascii="Calibri" w:eastAsia="Calibri" w:hAnsi="Calibri" w:cs="Calibri"/>
          <w:b/>
        </w:rPr>
        <w:t>051</w:t>
      </w:r>
      <w:ins w:id="11" w:author="William Lamb" w:date="2019-02-05T14:07:00Z">
        <w:r w:rsidR="00661E03">
          <w:rPr>
            <w:rFonts w:ascii="Calibri" w:eastAsia="Calibri" w:hAnsi="Calibri" w:cs="Calibri"/>
            <w:b/>
          </w:rPr>
          <w:t xml:space="preserve"> case</w:t>
        </w:r>
      </w:ins>
      <w:r w:rsidR="004944E0">
        <w:rPr>
          <w:rFonts w:ascii="Calibri" w:eastAsia="Calibri" w:hAnsi="Calibri" w:cs="Calibri"/>
          <w:b/>
        </w:rPr>
        <w:t xml:space="preserve"> </w:t>
      </w:r>
      <w:r w:rsidR="008B6BC9">
        <w:rPr>
          <w:rFonts w:ascii="Calibri" w:eastAsia="Calibri" w:hAnsi="Calibri" w:cs="Calibri"/>
          <w:b/>
        </w:rPr>
        <w:t>studies</w:t>
      </w:r>
      <w:r w:rsidR="00524C72">
        <w:rPr>
          <w:rFonts w:ascii="Calibri" w:eastAsia="Calibri" w:hAnsi="Calibri" w:cs="Calibri"/>
          <w:b/>
        </w:rPr>
        <w:t xml:space="preserve"> </w:t>
      </w:r>
      <w:r w:rsidR="00E37571">
        <w:rPr>
          <w:rFonts w:ascii="Calibri" w:eastAsia="Calibri" w:hAnsi="Calibri" w:cs="Calibri"/>
          <w:b/>
        </w:rPr>
        <w:t xml:space="preserve">provides </w:t>
      </w:r>
      <w:r w:rsidR="00524C72">
        <w:rPr>
          <w:rFonts w:ascii="Calibri" w:eastAsia="Calibri" w:hAnsi="Calibri" w:cs="Calibri"/>
          <w:b/>
        </w:rPr>
        <w:t xml:space="preserve">a wealth of evidence </w:t>
      </w:r>
      <w:r w:rsidR="00E37571">
        <w:rPr>
          <w:rFonts w:ascii="Calibri" w:eastAsia="Calibri" w:hAnsi="Calibri" w:cs="Calibri"/>
          <w:b/>
        </w:rPr>
        <w:t>to search, compare and review</w:t>
      </w:r>
      <w:r w:rsidR="00524C72">
        <w:rPr>
          <w:rFonts w:ascii="Calibri" w:eastAsia="Calibri" w:hAnsi="Calibri" w:cs="Calibri"/>
          <w:b/>
        </w:rPr>
        <w:t>.</w:t>
      </w:r>
      <w:r w:rsidR="00E37571">
        <w:rPr>
          <w:rFonts w:ascii="Calibri" w:eastAsia="Calibri" w:hAnsi="Calibri" w:cs="Calibri"/>
          <w:b/>
        </w:rPr>
        <w:t xml:space="preserve"> </w:t>
      </w:r>
      <w:r w:rsidR="00E13A99" w:rsidRPr="00E13A99">
        <w:rPr>
          <w:rFonts w:ascii="Calibri" w:eastAsia="Calibri" w:hAnsi="Calibri" w:cs="Calibri"/>
          <w:b/>
        </w:rPr>
        <w:t xml:space="preserve">We </w:t>
      </w:r>
      <w:r w:rsidR="00D95CC8">
        <w:rPr>
          <w:rFonts w:ascii="Calibri" w:eastAsia="Calibri" w:hAnsi="Calibri" w:cs="Calibri"/>
          <w:b/>
        </w:rPr>
        <w:t xml:space="preserve">find that cities in world regions with the highest future mitigation relevance are </w:t>
      </w:r>
      <w:r w:rsidR="00661E03">
        <w:rPr>
          <w:rFonts w:ascii="Calibri" w:eastAsia="Calibri" w:hAnsi="Calibri" w:cs="Calibri"/>
          <w:b/>
        </w:rPr>
        <w:t xml:space="preserve">systematically </w:t>
      </w:r>
      <w:r w:rsidR="00D95CC8">
        <w:rPr>
          <w:rFonts w:ascii="Calibri" w:eastAsia="Calibri" w:hAnsi="Calibri" w:cs="Calibri"/>
          <w:b/>
        </w:rPr>
        <w:t>underrepresented</w:t>
      </w:r>
      <w:r w:rsidR="00661E03">
        <w:rPr>
          <w:rFonts w:ascii="Calibri" w:eastAsia="Calibri" w:hAnsi="Calibri" w:cs="Calibri"/>
          <w:b/>
        </w:rPr>
        <w:t xml:space="preserve">. </w:t>
      </w:r>
      <w:del w:id="12" w:author="William Lamb" w:date="2019-02-05T14:05:00Z">
        <w:r w:rsidR="00D95CC8" w:rsidRPr="00431184" w:rsidDel="00661E03">
          <w:rPr>
            <w:rFonts w:ascii="Calibri" w:eastAsia="Calibri" w:hAnsi="Calibri" w:cs="Calibri"/>
            <w:b/>
          </w:rPr>
          <w:delText xml:space="preserve">comparative analysis </w:delText>
        </w:r>
        <w:r w:rsidR="00D95CC8" w:rsidRPr="007D404C" w:rsidDel="00661E03">
          <w:rPr>
            <w:rFonts w:ascii="Calibri" w:eastAsia="Calibri" w:hAnsi="Calibri" w:cs="Calibri"/>
            <w:b/>
          </w:rPr>
          <w:delText xml:space="preserve">between cities </w:delText>
        </w:r>
        <w:r w:rsidR="003544F2" w:rsidRPr="007D404C" w:rsidDel="00661E03">
          <w:rPr>
            <w:rFonts w:ascii="Calibri" w:eastAsia="Calibri" w:hAnsi="Calibri" w:cs="Calibri"/>
            <w:b/>
          </w:rPr>
          <w:delText xml:space="preserve">and </w:delText>
        </w:r>
      </w:del>
      <w:del w:id="13" w:author="William Lamb" w:date="2019-02-05T14:06:00Z">
        <w:r w:rsidR="003544F2" w:rsidRPr="00DC374A" w:rsidDel="00661E03">
          <w:rPr>
            <w:rFonts w:ascii="Calibri" w:eastAsia="Calibri" w:hAnsi="Calibri" w:cs="Calibri"/>
            <w:b/>
          </w:rPr>
          <w:delText xml:space="preserve">case study </w:delText>
        </w:r>
      </w:del>
      <w:r w:rsidR="00E37571" w:rsidRPr="00012E92">
        <w:rPr>
          <w:rFonts w:ascii="Calibri" w:eastAsia="Calibri" w:hAnsi="Calibri" w:cs="Calibri"/>
          <w:b/>
        </w:rPr>
        <w:t xml:space="preserve">A map of the evidence </w:t>
      </w:r>
      <w:r w:rsidR="00431184" w:rsidRPr="00012E92">
        <w:rPr>
          <w:rFonts w:ascii="Calibri" w:eastAsia="Calibri" w:hAnsi="Calibri" w:cs="Calibri"/>
          <w:b/>
        </w:rPr>
        <w:t>allows case studies to be matched with urban typologies</w:t>
      </w:r>
      <w:r w:rsidR="00240324">
        <w:rPr>
          <w:rFonts w:ascii="Calibri" w:eastAsia="Calibri" w:hAnsi="Calibri" w:cs="Calibri"/>
          <w:b/>
        </w:rPr>
        <w:t xml:space="preserve"> in new </w:t>
      </w:r>
      <w:r w:rsidR="00673CFA">
        <w:rPr>
          <w:rFonts w:ascii="Calibri" w:eastAsia="Calibri" w:hAnsi="Calibri" w:cs="Calibri"/>
          <w:b/>
        </w:rPr>
        <w:t xml:space="preserve">and more ambitious </w:t>
      </w:r>
      <w:r w:rsidR="00240324">
        <w:rPr>
          <w:rFonts w:ascii="Calibri" w:eastAsia="Calibri" w:hAnsi="Calibri" w:cs="Calibri"/>
          <w:b/>
        </w:rPr>
        <w:t>forms of synthesis</w:t>
      </w:r>
      <w:r w:rsidR="00423286">
        <w:rPr>
          <w:rFonts w:ascii="Calibri" w:eastAsia="Calibri" w:hAnsi="Calibri" w:cs="Calibri"/>
          <w:b/>
        </w:rPr>
        <w:t>,</w:t>
      </w:r>
      <w:r w:rsidR="00240324">
        <w:rPr>
          <w:rFonts w:ascii="Calibri" w:eastAsia="Calibri" w:hAnsi="Calibri" w:cs="Calibri"/>
          <w:b/>
        </w:rPr>
        <w:t xml:space="preserve"> bring</w:t>
      </w:r>
      <w:r w:rsidR="00423286">
        <w:rPr>
          <w:rFonts w:ascii="Calibri" w:eastAsia="Calibri" w:hAnsi="Calibri" w:cs="Calibri"/>
          <w:b/>
        </w:rPr>
        <w:t>ing</w:t>
      </w:r>
      <w:r w:rsidR="00431184">
        <w:rPr>
          <w:rFonts w:ascii="Calibri" w:eastAsia="Calibri" w:hAnsi="Calibri" w:cs="Calibri"/>
          <w:b/>
        </w:rPr>
        <w:t xml:space="preserve"> </w:t>
      </w:r>
      <w:r w:rsidR="00431184" w:rsidRPr="00012E92">
        <w:rPr>
          <w:rFonts w:ascii="Calibri" w:eastAsia="Calibri" w:hAnsi="Calibri" w:cs="Calibri"/>
          <w:b/>
        </w:rPr>
        <w:t xml:space="preserve">together </w:t>
      </w:r>
      <w:r w:rsidR="00431184">
        <w:rPr>
          <w:rFonts w:ascii="Calibri" w:eastAsia="Calibri" w:hAnsi="Calibri" w:cs="Calibri"/>
          <w:b/>
        </w:rPr>
        <w:t>traditionally separate</w:t>
      </w:r>
      <w:r w:rsidR="00431184" w:rsidRPr="00012E92">
        <w:rPr>
          <w:rFonts w:ascii="Calibri" w:eastAsia="Calibri" w:hAnsi="Calibri" w:cs="Calibri"/>
          <w:b/>
        </w:rPr>
        <w:t xml:space="preserve"> strands of qualitative and quantitative urban research.</w:t>
      </w:r>
    </w:p>
    <w:p w14:paraId="3C4C7811" w14:textId="06BA0094" w:rsidR="00752C1B" w:rsidRDefault="009A35AF">
      <w:pPr>
        <w:spacing w:line="480" w:lineRule="auto"/>
        <w:rPr>
          <w:rFonts w:ascii="Calibri" w:eastAsia="Calibri" w:hAnsi="Calibri" w:cs="Calibri"/>
        </w:rPr>
      </w:pPr>
      <w:r>
        <w:rPr>
          <w:rFonts w:ascii="Calibri" w:eastAsia="Calibri" w:hAnsi="Calibri" w:cs="Calibri"/>
        </w:rPr>
        <w:t xml:space="preserve">City-scale reforms in transportation, building design and urban form have </w:t>
      </w:r>
      <w:r w:rsidR="008B4B56">
        <w:rPr>
          <w:rFonts w:ascii="Calibri" w:eastAsia="Calibri" w:hAnsi="Calibri" w:cs="Calibri"/>
        </w:rPr>
        <w:t>substantial</w:t>
      </w:r>
      <w:r>
        <w:rPr>
          <w:rFonts w:ascii="Calibri" w:eastAsia="Calibri" w:hAnsi="Calibri" w:cs="Calibri"/>
        </w:rPr>
        <w:t xml:space="preserve"> potential for reducing energy demand and achieving sustainability co-benefits. But when it comes to learning about appropriate policies, </w:t>
      </w:r>
      <w:r w:rsidR="00752C1B" w:rsidRPr="00954475">
        <w:rPr>
          <w:rFonts w:ascii="Calibri" w:eastAsia="Calibri" w:hAnsi="Calibri" w:cs="Calibri"/>
        </w:rPr>
        <w:t>the key questions are: what works, for whom, under what conditions</w:t>
      </w:r>
      <w:r w:rsidR="00752C1B">
        <w:rPr>
          <w:rFonts w:ascii="Calibri" w:eastAsia="Calibri" w:hAnsi="Calibri" w:cs="Calibri"/>
        </w:rPr>
        <w:t>, and why</w:t>
      </w:r>
      <w:r w:rsidR="00752C1B" w:rsidRPr="00954475">
        <w:rPr>
          <w:rFonts w:ascii="Calibri" w:eastAsia="Calibri" w:hAnsi="Calibri" w:cs="Calibri"/>
        </w:rPr>
        <w:t>?</w:t>
      </w:r>
      <w:r w:rsidR="00752C1B">
        <w:rPr>
          <w:rFonts w:ascii="Calibri" w:eastAsia="Calibri" w:hAnsi="Calibri" w:cs="Calibri"/>
        </w:rPr>
        <w:t xml:space="preserve"> With no consistent epistemology, enormous variety in boundaries of analysis, and a lack of formal research synthesis, urban mitigation solutions remain diffuse and </w:t>
      </w:r>
      <w:ins w:id="14" w:author="William Lamb" w:date="2019-02-05T14:42:00Z">
        <w:r w:rsidR="00F45112">
          <w:rPr>
            <w:rFonts w:ascii="Calibri" w:eastAsia="Calibri" w:hAnsi="Calibri" w:cs="Calibri"/>
          </w:rPr>
          <w:t>poorly understood</w:t>
        </w:r>
      </w:ins>
      <w:del w:id="15" w:author="William Lamb" w:date="2019-02-05T14:42:00Z">
        <w:r w:rsidR="00B941C8" w:rsidDel="00F45112">
          <w:rPr>
            <w:rFonts w:ascii="Calibri" w:eastAsia="Calibri" w:hAnsi="Calibri" w:cs="Calibri"/>
          </w:rPr>
          <w:delText>insufficiently specified</w:delText>
        </w:r>
      </w:del>
      <w:r w:rsidR="00752C1B">
        <w:rPr>
          <w:rFonts w:ascii="Calibri" w:eastAsia="Calibri" w:hAnsi="Calibri" w:cs="Calibri"/>
        </w:rPr>
        <w:t xml:space="preserve"> </w:t>
      </w:r>
      <w:r w:rsidR="00752C1B">
        <w:rPr>
          <w:rFonts w:ascii="Calibri" w:eastAsia="Calibri" w:hAnsi="Calibri" w:cs="Calibri"/>
        </w:rPr>
        <w:fldChar w:fldCharType="begin" w:fldLock="1"/>
      </w:r>
      <w:r w:rsidR="004E5E81">
        <w:rPr>
          <w:rFonts w:ascii="Calibri" w:eastAsia="Calibri" w:hAnsi="Calibri" w:cs="Calibri"/>
        </w:rPr>
        <w:instrText>ADDIN CSL_CITATION {"citationItems":[{"id":"ITEM-1","itemData":{"DOI":"10.1038/s41893-017-0013-9","ISSN":"2398-9629","abstract":"The study of cities needs to become more than the sum of its parts. An international Expert Panel investigates why, and how.","author":[{"dropping-particle":"","family":"Acuto","given":"Michele","non-dropping-particle":"","parse-names":false,"suffix":""},{"dropping-particle":"","family":"Parnell","given":"Susan","non-dropping-particle":"","parse-names":false,"suffix":""},{"dropping-particle":"","family":"Seto","given":"Karen C.","non-dropping-particle":"","parse-names":false,"suffix":""}],"container-title":"Nature Sustainability","id":"ITEM-1","issue":"1","issued":{"date-parts":[["2018"]]},"page":"2-4","publisher":"Springer US","title":"Building a global urban science","type":"article-journal","volume":"1"},"uris":["http://www.mendeley.com/documents/?uuid=ce973be5-b6f2-41f3-a95d-94ef009d62bd"]},{"id":"ITEM-2","itemData":{"DOI":"10.1126/science.aag1385","ISBN":"1095-9203 (Electronic)\\r0036-8075 (Linking)","ISSN":"10959203","PMID":"27199390","abstract":"Close to 4 billion people live in cities. As the driver of environmental challenges, accounting for nearly 70% of the world's carbon emissions, and as sites of critical social disparities, with 863 million dwellers now living in slums, urban settlements are at the heart of global change. This momentum is unlikely to disappear, as approximately 70 million more people will move to cities by the end of this year alone. The good news is that recent multilateral processes are now appreciating this key role of cities and are increasingly prioritizing urban concerns in policy-making. Yet, how can we ensure that these steps toward a global urban governance leave no city, town, or urban dweller behind?","author":[{"dropping-particle":"","family":"Acuto","given":"Michele","non-dropping-particle":"","parse-names":false,"suffix":""},{"dropping-particle":"","family":"Susan","given":"Parnell","non-dropping-particle":"","parse-names":false,"suffix":""}],"container-title":"Science","id":"ITEM-2","issue":"6288","issued":{"date-parts":[["2016"]]},"page":"873","title":"Leave no city behind","type":"article-journal","volume":"352"},"uris":["http://www.mendeley.com/documents/?uuid=1f2f6d32-8aa2-4874-9741-c521da55f1e1"]},{"id":"ITEM-3","itemData":{"DOI":"10.1016/j.envsci.2017.05.014","ISSN":"18736416","abstract":"©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author":[{"dropping-particle":"","family":"Minx","given":"J.C.","non-dropping-particle":"","parse-names":false,"suffix":""},{"dropping-particle":"","family":"Callaghan","given":"M.","non-dropping-particle":"","parse-names":false,"suffix":""},{"dropping-particle":"","family":"Lamb","given":"W.F.","non-dropping-particle":"","parse-names":false,"suffix":""},{"dropping-particle":"","family":"Garard","given":"J.","non-dropping-particle":"","parse-names":false,"suffix":""},{"dropping-particle":"","family":"Edenhofer","given":"O.","non-dropping-particle":"","parse-names":false,"suffix":""}],"container-title":"Environmental Science and Policy","id":"ITEM-3","issued":{"date-parts":[["2017"]]},"title":"Learning about climate change solutions in the IPCC and beyond","type":"article-journal","volume":"77"},"uris":["http://www.mendeley.com/documents/?uuid=5f29a900-7eee-3fbb-b4e1-422e4f2f2900"]}],"mendeley":{"formattedCitation":"&lt;sup&gt;1–3&lt;/sup&gt;","plainTextFormattedCitation":"1–3","previouslyFormattedCitation":"&lt;sup&gt;1–3&lt;/sup&gt;"},"properties":{"noteIndex":0},"schema":"https://github.com/citation-style-language/schema/raw/master/csl-citation.json"}</w:instrText>
      </w:r>
      <w:r w:rsidR="00752C1B">
        <w:rPr>
          <w:rFonts w:ascii="Calibri" w:eastAsia="Calibri" w:hAnsi="Calibri" w:cs="Calibri"/>
        </w:rPr>
        <w:fldChar w:fldCharType="separate"/>
      </w:r>
      <w:r w:rsidR="008E40C9" w:rsidRPr="008E40C9">
        <w:rPr>
          <w:rFonts w:ascii="Calibri" w:eastAsia="Calibri" w:hAnsi="Calibri" w:cs="Calibri"/>
          <w:noProof/>
          <w:vertAlign w:val="superscript"/>
        </w:rPr>
        <w:t>1–3</w:t>
      </w:r>
      <w:r w:rsidR="00752C1B">
        <w:rPr>
          <w:rFonts w:ascii="Calibri" w:eastAsia="Calibri" w:hAnsi="Calibri" w:cs="Calibri"/>
        </w:rPr>
        <w:fldChar w:fldCharType="end"/>
      </w:r>
      <w:r w:rsidR="00752C1B">
        <w:rPr>
          <w:rFonts w:ascii="Calibri" w:eastAsia="Calibri" w:hAnsi="Calibri" w:cs="Calibri"/>
        </w:rPr>
        <w:t>.</w:t>
      </w:r>
    </w:p>
    <w:p w14:paraId="5CA7001D" w14:textId="79C988EC" w:rsidR="00752C1B" w:rsidRDefault="00752C1B" w:rsidP="00B474D8">
      <w:pPr>
        <w:spacing w:line="480" w:lineRule="auto"/>
        <w:rPr>
          <w:rFonts w:ascii="Calibri" w:eastAsia="Calibri" w:hAnsi="Calibri" w:cs="Calibri"/>
        </w:rPr>
      </w:pPr>
      <w:r>
        <w:rPr>
          <w:rFonts w:ascii="Calibri" w:eastAsia="Calibri" w:hAnsi="Calibri" w:cs="Calibri"/>
        </w:rPr>
        <w:lastRenderedPageBreak/>
        <w:t xml:space="preserve">Systematic learning hinges on aggregating information about individual cities. Recent work emphasises a quantitative direction to this work, using ‘big data’ and typologies to identify structural similarities and path dependencies of development </w:t>
      </w:r>
      <w:r>
        <w:rPr>
          <w:rFonts w:ascii="Calibri" w:eastAsia="Calibri" w:hAnsi="Calibri" w:cs="Calibri"/>
        </w:rPr>
        <w:fldChar w:fldCharType="begin" w:fldLock="1"/>
      </w:r>
      <w:r w:rsidR="004E5E81">
        <w:rPr>
          <w:rFonts w:ascii="Calibri" w:eastAsia="Calibri" w:hAnsi="Calibri" w:cs="Calibri"/>
        </w:rPr>
        <w:instrText>ADDIN CSL_CITATION {"citationItems":[{"id":"ITEM-1","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Sciences","id":"ITEM-1","issued":{"date-parts":[["2015"]]},"title":"Global typology of urban energy use and potentials for an urbanization mitigation wedge","type":"article-journal"},"uris":["http://www.mendeley.com/documents/?uuid=0f6da94c-9a72-40eb-8c7f-ee424de9ed8c"]}],"mendeley":{"formattedCitation":"&lt;sup&gt;4&lt;/sup&gt;","plainTextFormattedCitation":"4","previouslyFormattedCitation":"&lt;sup&gt;4&lt;/sup&gt;"},"properties":{"noteIndex":0},"schema":"https://github.com/citation-style-language/schema/raw/master/csl-citation.json"}</w:instrText>
      </w:r>
      <w:r>
        <w:rPr>
          <w:rFonts w:ascii="Calibri" w:eastAsia="Calibri" w:hAnsi="Calibri" w:cs="Calibri"/>
        </w:rPr>
        <w:fldChar w:fldCharType="separate"/>
      </w:r>
      <w:r w:rsidR="008E40C9" w:rsidRPr="008E40C9">
        <w:rPr>
          <w:rFonts w:ascii="Calibri" w:eastAsia="Calibri" w:hAnsi="Calibri" w:cs="Calibri"/>
          <w:noProof/>
          <w:vertAlign w:val="superscript"/>
        </w:rPr>
        <w:t>4</w:t>
      </w:r>
      <w:r>
        <w:rPr>
          <w:rFonts w:ascii="Calibri" w:eastAsia="Calibri" w:hAnsi="Calibri" w:cs="Calibri"/>
        </w:rPr>
        <w:fldChar w:fldCharType="end"/>
      </w:r>
      <w:r>
        <w:rPr>
          <w:rFonts w:ascii="Calibri" w:eastAsia="Calibri" w:hAnsi="Calibri" w:cs="Calibri"/>
        </w:rPr>
        <w:t xml:space="preserve">. </w:t>
      </w:r>
      <w:r w:rsidR="006009D9">
        <w:rPr>
          <w:rFonts w:ascii="Calibri" w:eastAsia="Calibri" w:hAnsi="Calibri" w:cs="Calibri"/>
        </w:rPr>
        <w:t>I</w:t>
      </w:r>
      <w:r>
        <w:rPr>
          <w:rFonts w:ascii="Calibri" w:eastAsia="Calibri" w:hAnsi="Calibri" w:cs="Calibri"/>
        </w:rPr>
        <w:t>n this sense</w:t>
      </w:r>
      <w:r w:rsidR="006009D9">
        <w:rPr>
          <w:rFonts w:ascii="Calibri" w:eastAsia="Calibri" w:hAnsi="Calibri" w:cs="Calibri"/>
        </w:rPr>
        <w:t>, groups of similar cities</w:t>
      </w:r>
      <w:r>
        <w:rPr>
          <w:rFonts w:ascii="Calibri" w:eastAsia="Calibri" w:hAnsi="Calibri" w:cs="Calibri"/>
        </w:rPr>
        <w:t xml:space="preserve"> might draw from the same pool of solutions, or learn from </w:t>
      </w:r>
      <w:r w:rsidR="0067040A">
        <w:rPr>
          <w:rFonts w:ascii="Calibri" w:eastAsia="Calibri" w:hAnsi="Calibri" w:cs="Calibri"/>
        </w:rPr>
        <w:t>early pioneers in climate policy</w:t>
      </w:r>
      <w:r>
        <w:rPr>
          <w:rFonts w:ascii="Calibri" w:eastAsia="Calibri" w:hAnsi="Calibri" w:cs="Calibri"/>
        </w:rPr>
        <w:t xml:space="preserve">. </w:t>
      </w:r>
      <w:r w:rsidR="00F733B8">
        <w:rPr>
          <w:rFonts w:ascii="Calibri" w:eastAsia="Calibri" w:hAnsi="Calibri" w:cs="Calibri"/>
        </w:rPr>
        <w:t>T</w:t>
      </w:r>
      <w:r>
        <w:rPr>
          <w:rFonts w:ascii="Calibri" w:eastAsia="Calibri" w:hAnsi="Calibri" w:cs="Calibri"/>
        </w:rPr>
        <w:t xml:space="preserve">o make this </w:t>
      </w:r>
      <w:r w:rsidR="00F733B8">
        <w:rPr>
          <w:rFonts w:ascii="Calibri" w:eastAsia="Calibri" w:hAnsi="Calibri" w:cs="Calibri"/>
        </w:rPr>
        <w:t>strategy</w:t>
      </w:r>
      <w:r>
        <w:rPr>
          <w:rFonts w:ascii="Calibri" w:eastAsia="Calibri" w:hAnsi="Calibri" w:cs="Calibri"/>
        </w:rPr>
        <w:t xml:space="preserve"> actionable,</w:t>
      </w:r>
      <w:r w:rsidR="00F733B8">
        <w:rPr>
          <w:rFonts w:ascii="Calibri" w:eastAsia="Calibri" w:hAnsi="Calibri" w:cs="Calibri"/>
        </w:rPr>
        <w:t xml:space="preserve"> however,</w:t>
      </w:r>
      <w:r>
        <w:rPr>
          <w:rFonts w:ascii="Calibri" w:eastAsia="Calibri" w:hAnsi="Calibri" w:cs="Calibri"/>
        </w:rPr>
        <w:t xml:space="preserve"> it will be critical to complement quantitative typologies with an understanding of underlying </w:t>
      </w:r>
      <w:r w:rsidR="006009D9">
        <w:rPr>
          <w:rFonts w:ascii="Calibri" w:eastAsia="Calibri" w:hAnsi="Calibri" w:cs="Calibri"/>
        </w:rPr>
        <w:t xml:space="preserve">political and </w:t>
      </w:r>
      <w:r>
        <w:rPr>
          <w:rFonts w:ascii="Calibri" w:eastAsia="Calibri" w:hAnsi="Calibri" w:cs="Calibri"/>
        </w:rPr>
        <w:t>social conditions</w:t>
      </w:r>
      <w:r w:rsidR="006009D9">
        <w:rPr>
          <w:rFonts w:ascii="Calibri" w:eastAsia="Calibri" w:hAnsi="Calibri" w:cs="Calibri"/>
        </w:rPr>
        <w:t xml:space="preserve"> – the decisive factors that</w:t>
      </w:r>
      <w:r>
        <w:rPr>
          <w:rFonts w:ascii="Calibri" w:eastAsia="Calibri" w:hAnsi="Calibri" w:cs="Calibri"/>
        </w:rPr>
        <w:t xml:space="preserve"> </w:t>
      </w:r>
      <w:r w:rsidR="005843B7">
        <w:rPr>
          <w:rFonts w:ascii="Calibri" w:eastAsia="Calibri" w:hAnsi="Calibri" w:cs="Calibri"/>
        </w:rPr>
        <w:t xml:space="preserve">ultimately </w:t>
      </w:r>
      <w:r>
        <w:rPr>
          <w:rFonts w:ascii="Calibri" w:eastAsia="Calibri" w:hAnsi="Calibri" w:cs="Calibri"/>
        </w:rPr>
        <w:t xml:space="preserve">shape or hinder urban transformations </w:t>
      </w:r>
      <w:r>
        <w:rPr>
          <w:rFonts w:ascii="Calibri" w:eastAsia="Calibri" w:hAnsi="Calibri" w:cs="Calibri"/>
        </w:rPr>
        <w:fldChar w:fldCharType="begin" w:fldLock="1"/>
      </w:r>
      <w:r w:rsidR="004E5E81">
        <w:rPr>
          <w:rFonts w:ascii="Calibri" w:eastAsia="Calibri" w:hAnsi="Calibri" w:cs="Calibri"/>
        </w:rPr>
        <w:instrText>ADDIN CSL_CITATION {"citationItems":[{"id":"ITEM-1","itemData":{"DOI":"10.1016/j.cosust.2017.12.002","ISSN":"18773435","author":[{"dropping-particle":"","family":"Grandin","given":"Jakob","non-dropping-particle":"","parse-names":false,"suffix":""},{"dropping-particle":"","family":"Haarstad","given":"Håvard","non-dropping-particle":"","parse-names":false,"suffix":""},{"dropping-particle":"","family":"Kjærås","given":"Kristin","non-dropping-particle":"","parse-names":false,"suffix":""},{"dropping-particle":"","family":"Bouzarovski","given":"Stefan","non-dropping-particle":"","parse-names":false,"suffix":""}],"container-title":"Current Opinion in Environmental Sustainability","id":"ITEM-1","issued":{"date-parts":[["2018"]]},"page":"16-22","title":"The politics of rapid urban transformation","type":"article-journal","volume":"31"},"uris":["http://www.mendeley.com/documents/?uuid=d99a888b-e902-45f3-bf81-eb06d4293424"]}],"mendeley":{"formattedCitation":"&lt;sup&gt;5&lt;/sup&gt;","plainTextFormattedCitation":"5","previouslyFormattedCitation":"&lt;sup&gt;5&lt;/sup&gt;"},"properties":{"noteIndex":0},"schema":"https://github.com/citation-style-language/schema/raw/master/csl-citation.json"}</w:instrText>
      </w:r>
      <w:r>
        <w:rPr>
          <w:rFonts w:ascii="Calibri" w:eastAsia="Calibri" w:hAnsi="Calibri" w:cs="Calibri"/>
        </w:rPr>
        <w:fldChar w:fldCharType="separate"/>
      </w:r>
      <w:r w:rsidR="008E40C9" w:rsidRPr="008E40C9">
        <w:rPr>
          <w:rFonts w:ascii="Calibri" w:eastAsia="Calibri" w:hAnsi="Calibri" w:cs="Calibri"/>
          <w:noProof/>
          <w:vertAlign w:val="superscript"/>
        </w:rPr>
        <w:t>5</w:t>
      </w:r>
      <w:r>
        <w:rPr>
          <w:rFonts w:ascii="Calibri" w:eastAsia="Calibri" w:hAnsi="Calibri" w:cs="Calibri"/>
        </w:rPr>
        <w:fldChar w:fldCharType="end"/>
      </w:r>
      <w:r>
        <w:rPr>
          <w:rFonts w:ascii="Calibri" w:eastAsia="Calibri" w:hAnsi="Calibri" w:cs="Calibri"/>
        </w:rPr>
        <w:t xml:space="preserve">. </w:t>
      </w:r>
    </w:p>
    <w:p w14:paraId="0DBC2D82" w14:textId="1A22A9C8" w:rsidR="00752C1B" w:rsidRDefault="008B6BC9" w:rsidP="009F5D4C">
      <w:pPr>
        <w:spacing w:line="480" w:lineRule="auto"/>
        <w:rPr>
          <w:rFonts w:ascii="Calibri" w:eastAsia="Calibri" w:hAnsi="Calibri" w:cs="Calibri"/>
        </w:rPr>
      </w:pPr>
      <w:r>
        <w:rPr>
          <w:rFonts w:ascii="Calibri" w:eastAsia="Calibri" w:hAnsi="Calibri" w:cs="Calibri"/>
        </w:rPr>
        <w:t>A complementary strand of urban literature can be found in case studies</w:t>
      </w:r>
      <w:r w:rsidR="009F5D4C">
        <w:rPr>
          <w:rFonts w:ascii="Calibri" w:eastAsia="Calibri" w:hAnsi="Calibri" w:cs="Calibri"/>
        </w:rPr>
        <w:t>:</w:t>
      </w:r>
      <w:r>
        <w:rPr>
          <w:rFonts w:ascii="Calibri" w:eastAsia="Calibri" w:hAnsi="Calibri" w:cs="Calibri"/>
        </w:rPr>
        <w:t xml:space="preserve"> on individual </w:t>
      </w:r>
      <w:r w:rsidR="00AD5FF6">
        <w:rPr>
          <w:rFonts w:ascii="Calibri" w:eastAsia="Calibri" w:hAnsi="Calibri" w:cs="Calibri"/>
        </w:rPr>
        <w:t>city</w:t>
      </w:r>
      <w:r>
        <w:rPr>
          <w:rFonts w:ascii="Calibri" w:eastAsia="Calibri" w:hAnsi="Calibri" w:cs="Calibri"/>
        </w:rPr>
        <w:t>-scale reforms</w:t>
      </w:r>
      <w:r w:rsidR="00752C1B">
        <w:rPr>
          <w:rFonts w:ascii="Calibri" w:eastAsia="Calibri" w:hAnsi="Calibri" w:cs="Calibri"/>
        </w:rPr>
        <w:t xml:space="preserve">, as well as comparative studies across multiple urban settings </w:t>
      </w:r>
      <w:r w:rsidR="00752C1B">
        <w:rPr>
          <w:rFonts w:ascii="Calibri" w:eastAsia="Calibri" w:hAnsi="Calibri" w:cs="Calibri"/>
        </w:rPr>
        <w:fldChar w:fldCharType="begin" w:fldLock="1"/>
      </w:r>
      <w:r w:rsidR="00F45112">
        <w:rPr>
          <w:rFonts w:ascii="Calibri" w:eastAsia="Calibri" w:hAnsi="Calibri" w:cs="Calibri"/>
        </w:rPr>
        <w:instrText>ADDIN CSL_CITATION {"citationItems":[{"id":"ITEM-1","itemData":{"DOI":"10.1016/j.cosust.2018.02.008","ISSN":"18773435","author":[{"dropping-particle":"","family":"Lamb","given":"William F. Wiliam F. William F. Wiliam F.","non-dropping-particle":"","parse-names":false,"suffix":""},{"dropping-particle":"","family":"Callaghan","given":"Max W.","non-dropping-particle":"","parse-names":false,"suffix":""},{"dropping-particle":"","family":"Creutzig","given":"Felix","non-dropping-particle":"","parse-names":false,"suffix":""},{"dropping-particle":"","family":"Khosla","given":"Radhika","non-dropping-particle":"","parse-names":false,"suffix":""},{"dropping-particle":"","family":"Minx","given":"Jan C.","non-dropping-particle":"","parse-names":false,"suffix":""}],"container-title":"Current Opinion in Environmental Sustainability","id":"ITEM-1","issued":{"date-parts":[["2018"]]},"page":"26-34","publisher":"Elsevier B.V.","title":"The literature landscape on 1.5°C Climate Change and Cities","type":"article-journal","volume":"30"},"uris":["http://www.mendeley.com/documents/?uuid=ae258948-c8fe-4782-8161-5e450a489b1b"]}],"mendeley":{"formattedCitation":"&lt;sup&gt;6&lt;/sup&gt;","plainTextFormattedCitation":"6","previouslyFormattedCitation":"&lt;sup&gt;6&lt;/sup&gt;"},"properties":{"noteIndex":0},"schema":"https://github.com/citation-style-language/schema/raw/master/csl-citation.json"}</w:instrText>
      </w:r>
      <w:r w:rsidR="00752C1B">
        <w:rPr>
          <w:rFonts w:ascii="Calibri" w:eastAsia="Calibri" w:hAnsi="Calibri" w:cs="Calibri"/>
        </w:rPr>
        <w:fldChar w:fldCharType="separate"/>
      </w:r>
      <w:r w:rsidR="008E40C9" w:rsidRPr="008E40C9">
        <w:rPr>
          <w:rFonts w:ascii="Calibri" w:eastAsia="Calibri" w:hAnsi="Calibri" w:cs="Calibri"/>
          <w:noProof/>
          <w:vertAlign w:val="superscript"/>
        </w:rPr>
        <w:t>6</w:t>
      </w:r>
      <w:r w:rsidR="00752C1B">
        <w:rPr>
          <w:rFonts w:ascii="Calibri" w:eastAsia="Calibri" w:hAnsi="Calibri" w:cs="Calibri"/>
        </w:rPr>
        <w:fldChar w:fldCharType="end"/>
      </w:r>
      <w:r w:rsidR="00752C1B">
        <w:rPr>
          <w:rFonts w:ascii="Calibri" w:eastAsia="Calibri" w:hAnsi="Calibri" w:cs="Calibri"/>
        </w:rPr>
        <w:t xml:space="preserve">. </w:t>
      </w:r>
      <w:r w:rsidR="00560109">
        <w:rPr>
          <w:rFonts w:ascii="Calibri" w:eastAsia="Calibri" w:hAnsi="Calibri" w:cs="Calibri"/>
        </w:rPr>
        <w:t>Using</w:t>
      </w:r>
      <w:r w:rsidR="00AD5FF6">
        <w:rPr>
          <w:rFonts w:ascii="Calibri" w:eastAsia="Calibri" w:hAnsi="Calibri" w:cs="Calibri"/>
        </w:rPr>
        <w:t xml:space="preserve"> a variety of analytical tools, often qualitative, </w:t>
      </w:r>
      <w:r w:rsidR="00560109">
        <w:rPr>
          <w:rFonts w:ascii="Calibri" w:eastAsia="Calibri" w:hAnsi="Calibri" w:cs="Calibri"/>
        </w:rPr>
        <w:t xml:space="preserve">case studies can </w:t>
      </w:r>
      <w:r w:rsidR="00AD5FF6">
        <w:rPr>
          <w:rFonts w:ascii="Calibri" w:eastAsia="Calibri" w:hAnsi="Calibri" w:cs="Calibri"/>
        </w:rPr>
        <w:t>reveal the contextual and contingen</w:t>
      </w:r>
      <w:r w:rsidR="009F5D4C">
        <w:rPr>
          <w:rFonts w:ascii="Calibri" w:eastAsia="Calibri" w:hAnsi="Calibri" w:cs="Calibri"/>
        </w:rPr>
        <w:t xml:space="preserve">t nature of urban policy-making. </w:t>
      </w:r>
      <w:r w:rsidR="00560109">
        <w:rPr>
          <w:rFonts w:ascii="Calibri" w:eastAsia="Calibri" w:hAnsi="Calibri" w:cs="Calibri"/>
        </w:rPr>
        <w:t>Yet</w:t>
      </w:r>
      <w:r w:rsidR="009F5D4C">
        <w:rPr>
          <w:rFonts w:ascii="Calibri" w:eastAsia="Calibri" w:hAnsi="Calibri" w:cs="Calibri"/>
        </w:rPr>
        <w:t xml:space="preserve"> </w:t>
      </w:r>
      <w:r w:rsidR="00AD5FF6">
        <w:rPr>
          <w:rFonts w:ascii="Calibri" w:eastAsia="Calibri" w:hAnsi="Calibri" w:cs="Calibri"/>
        </w:rPr>
        <w:t>they remain</w:t>
      </w:r>
      <w:r w:rsidR="00752C1B">
        <w:rPr>
          <w:rFonts w:ascii="Calibri" w:eastAsia="Calibri" w:hAnsi="Calibri" w:cs="Calibri"/>
        </w:rPr>
        <w:t xml:space="preserve"> </w:t>
      </w:r>
      <w:r w:rsidR="00AD5FF6">
        <w:rPr>
          <w:rFonts w:ascii="Calibri" w:eastAsia="Calibri" w:hAnsi="Calibri" w:cs="Calibri"/>
        </w:rPr>
        <w:t>under-</w:t>
      </w:r>
      <w:r w:rsidR="00752C1B">
        <w:rPr>
          <w:rFonts w:ascii="Calibri" w:eastAsia="Calibri" w:hAnsi="Calibri" w:cs="Calibri"/>
        </w:rPr>
        <w:t xml:space="preserve">represented in the scope of assessment literature on cities. The typical presentation of such evidence </w:t>
      </w:r>
      <w:r w:rsidR="00F733B8">
        <w:rPr>
          <w:rFonts w:ascii="Calibri" w:eastAsia="Calibri" w:hAnsi="Calibri" w:cs="Calibri"/>
        </w:rPr>
        <w:t>in assessment</w:t>
      </w:r>
      <w:r w:rsidR="00AD5FF6">
        <w:rPr>
          <w:rFonts w:ascii="Calibri" w:eastAsia="Calibri" w:hAnsi="Calibri" w:cs="Calibri"/>
        </w:rPr>
        <w:t>s</w:t>
      </w:r>
      <w:r w:rsidR="00F733B8">
        <w:rPr>
          <w:rFonts w:ascii="Calibri" w:eastAsia="Calibri" w:hAnsi="Calibri" w:cs="Calibri"/>
        </w:rPr>
        <w:t xml:space="preserve"> </w:t>
      </w:r>
      <w:r w:rsidR="006009D9">
        <w:rPr>
          <w:rFonts w:ascii="Calibri" w:eastAsia="Calibri" w:hAnsi="Calibri" w:cs="Calibri"/>
        </w:rPr>
        <w:t xml:space="preserve">takes </w:t>
      </w:r>
      <w:r w:rsidR="0034754E">
        <w:rPr>
          <w:rFonts w:ascii="Calibri" w:eastAsia="Calibri" w:hAnsi="Calibri" w:cs="Calibri"/>
        </w:rPr>
        <w:t xml:space="preserve">an </w:t>
      </w:r>
      <w:r w:rsidR="00752C1B">
        <w:rPr>
          <w:rFonts w:ascii="Calibri" w:eastAsia="Calibri" w:hAnsi="Calibri" w:cs="Calibri"/>
        </w:rPr>
        <w:t xml:space="preserve">anecdotal rather than analytical </w:t>
      </w:r>
      <w:r w:rsidR="006009D9">
        <w:rPr>
          <w:rFonts w:ascii="Calibri" w:eastAsia="Calibri" w:hAnsi="Calibri" w:cs="Calibri"/>
        </w:rPr>
        <w:t>form</w:t>
      </w:r>
      <w:r w:rsidR="00752C1B">
        <w:rPr>
          <w:rFonts w:ascii="Calibri" w:eastAsia="Calibri" w:hAnsi="Calibri" w:cs="Calibri"/>
        </w:rPr>
        <w:t xml:space="preserve"> – </w:t>
      </w:r>
      <w:r w:rsidR="006009D9">
        <w:rPr>
          <w:rFonts w:ascii="Calibri" w:eastAsia="Calibri" w:hAnsi="Calibri" w:cs="Calibri"/>
        </w:rPr>
        <w:t>as</w:t>
      </w:r>
      <w:r w:rsidR="00752C1B">
        <w:rPr>
          <w:rFonts w:ascii="Calibri" w:eastAsia="Calibri" w:hAnsi="Calibri" w:cs="Calibri"/>
        </w:rPr>
        <w:t xml:space="preserve"> dedicated boxed sections, as examples of particular phenomena, or within curated libraries of initiatives. </w:t>
      </w:r>
      <w:r w:rsidR="009F5D4C">
        <w:rPr>
          <w:rFonts w:ascii="Calibri" w:eastAsia="Calibri" w:hAnsi="Calibri" w:cs="Calibri"/>
        </w:rPr>
        <w:t>A</w:t>
      </w:r>
      <w:r w:rsidR="00752C1B">
        <w:rPr>
          <w:rFonts w:ascii="Calibri" w:eastAsia="Calibri" w:hAnsi="Calibri" w:cs="Calibri"/>
        </w:rPr>
        <w:t xml:space="preserve"> lack of rigorous literature selection procedures in assessments (and in reviews generally) means that potentially relevant cases remain </w:t>
      </w:r>
      <w:r>
        <w:rPr>
          <w:rFonts w:ascii="Calibri" w:eastAsia="Calibri" w:hAnsi="Calibri" w:cs="Calibri"/>
        </w:rPr>
        <w:t>overlooked</w:t>
      </w:r>
      <w:r w:rsidR="009F5D4C">
        <w:rPr>
          <w:rFonts w:ascii="Calibri" w:eastAsia="Calibri" w:hAnsi="Calibri" w:cs="Calibri"/>
        </w:rPr>
        <w:t xml:space="preserve"> </w:t>
      </w:r>
      <w:r w:rsidR="009F5D4C">
        <w:rPr>
          <w:rFonts w:ascii="Calibri" w:eastAsia="Calibri" w:hAnsi="Calibri" w:cs="Calibri"/>
        </w:rPr>
        <w:fldChar w:fldCharType="begin" w:fldLock="1"/>
      </w:r>
      <w:r w:rsidR="007F500C">
        <w:rPr>
          <w:rFonts w:ascii="Calibri" w:eastAsia="Calibri" w:hAnsi="Calibri" w:cs="Calibri"/>
        </w:rPr>
        <w:instrText>ADDIN CSL_CITATION {"citationItems":[{"id":"ITEM-1","itemData":{"DOI":"10.1016/j.envsci.2017.05.014","ISSN":"18736416","abstract":"©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author":[{"dropping-particle":"","family":"Minx","given":"J.C.","non-dropping-particle":"","parse-names":false,"suffix":""},{"dropping-particle":"","family":"Callaghan","given":"M.","non-dropping-particle":"","parse-names":false,"suffix":""},{"dropping-particle":"","family":"Lamb","given":"W.F.","non-dropping-particle":"","parse-names":false,"suffix":""},{"dropping-particle":"","family":"Garard","given":"J.","non-dropping-particle":"","parse-names":false,"suffix":""},{"dropping-particle":"","family":"Edenhofer","given":"O.","non-dropping-particle":"","parse-names":false,"suffix":""}],"container-title":"Environmental Science and Policy","id":"ITEM-1","issued":{"date-parts":[["2017"]]},"title":"Learning about climate change solutions in the IPCC and beyond","type":"article-journal","volume":"77"},"uris":["http://www.mendeley.com/documents/?uuid=5f29a900-7eee-3fbb-b4e1-422e4f2f2900"]}],"mendeley":{"formattedCitation":"&lt;sup&gt;3&lt;/sup&gt;","plainTextFormattedCitation":"3","previouslyFormattedCitation":"&lt;sup&gt;3&lt;/sup&gt;"},"properties":{"noteIndex":0},"schema":"https://github.com/citation-style-language/schema/raw/master/csl-citation.json"}</w:instrText>
      </w:r>
      <w:r w:rsidR="009F5D4C">
        <w:rPr>
          <w:rFonts w:ascii="Calibri" w:eastAsia="Calibri" w:hAnsi="Calibri" w:cs="Calibri"/>
        </w:rPr>
        <w:fldChar w:fldCharType="separate"/>
      </w:r>
      <w:r w:rsidR="009F5D4C" w:rsidRPr="009F5D4C">
        <w:rPr>
          <w:rFonts w:ascii="Calibri" w:eastAsia="Calibri" w:hAnsi="Calibri" w:cs="Calibri"/>
          <w:noProof/>
          <w:vertAlign w:val="superscript"/>
        </w:rPr>
        <w:t>3</w:t>
      </w:r>
      <w:r w:rsidR="009F5D4C">
        <w:rPr>
          <w:rFonts w:ascii="Calibri" w:eastAsia="Calibri" w:hAnsi="Calibri" w:cs="Calibri"/>
        </w:rPr>
        <w:fldChar w:fldCharType="end"/>
      </w:r>
      <w:r w:rsidR="009F5D4C">
        <w:rPr>
          <w:rFonts w:ascii="Calibri" w:eastAsia="Calibri" w:hAnsi="Calibri" w:cs="Calibri"/>
        </w:rPr>
        <w:t>. Above all, the potential for coordination and mutual learning across epistemic communities, global and data-driven on the one hand, bottom-up and case-based on the other, has been neglected.</w:t>
      </w:r>
    </w:p>
    <w:p w14:paraId="072A86F5" w14:textId="507E714F" w:rsidR="00752C1B" w:rsidRDefault="00752C1B" w:rsidP="007D404C">
      <w:pPr>
        <w:spacing w:line="480" w:lineRule="auto"/>
        <w:rPr>
          <w:rFonts w:ascii="Calibri" w:eastAsia="Calibri" w:hAnsi="Calibri" w:cs="Calibri"/>
        </w:rPr>
      </w:pPr>
      <w:r>
        <w:rPr>
          <w:rFonts w:ascii="Calibri" w:eastAsia="Calibri" w:hAnsi="Calibri" w:cs="Calibri"/>
        </w:rPr>
        <w:t xml:space="preserve">Urban case studies can add to our understanding of climate mitigation solutions, but an overview of the field is urgently needed. Which cities do we know about? What topics do we know about? What comparative and secondary analysis is there of cases? And how can generalizable knowledge be derived from urban cases? In this </w:t>
      </w:r>
      <w:del w:id="16" w:author="William Lamb" w:date="2019-02-05T14:42:00Z">
        <w:r w:rsidDel="00F45112">
          <w:rPr>
            <w:rFonts w:ascii="Calibri" w:eastAsia="Calibri" w:hAnsi="Calibri" w:cs="Calibri"/>
          </w:rPr>
          <w:delText xml:space="preserve">perspective </w:delText>
        </w:r>
      </w:del>
      <w:ins w:id="17" w:author="William Lamb" w:date="2019-02-05T14:42:00Z">
        <w:r w:rsidR="00F45112">
          <w:rPr>
            <w:rFonts w:ascii="Calibri" w:eastAsia="Calibri" w:hAnsi="Calibri" w:cs="Calibri"/>
          </w:rPr>
          <w:t xml:space="preserve">review </w:t>
        </w:r>
      </w:ins>
      <w:r>
        <w:rPr>
          <w:rFonts w:ascii="Calibri" w:eastAsia="Calibri" w:hAnsi="Calibri" w:cs="Calibri"/>
        </w:rPr>
        <w:t xml:space="preserve">we address these questions, </w:t>
      </w:r>
      <w:r w:rsidR="00C77E68">
        <w:rPr>
          <w:rFonts w:ascii="Calibri" w:eastAsia="Calibri" w:hAnsi="Calibri" w:cs="Calibri"/>
        </w:rPr>
        <w:t xml:space="preserve">using </w:t>
      </w:r>
      <w:ins w:id="18" w:author="William Lamb" w:date="2019-02-05T14:43:00Z">
        <w:r w:rsidR="00F45112">
          <w:rPr>
            <w:rFonts w:ascii="Calibri" w:eastAsia="Calibri" w:hAnsi="Calibri" w:cs="Calibri"/>
          </w:rPr>
          <w:t xml:space="preserve">a </w:t>
        </w:r>
      </w:ins>
      <w:r w:rsidR="00C77E68">
        <w:rPr>
          <w:rFonts w:ascii="Calibri" w:eastAsia="Calibri" w:hAnsi="Calibri" w:cs="Calibri"/>
        </w:rPr>
        <w:t>literature mapping approach</w:t>
      </w:r>
      <w:del w:id="19" w:author="William Lamb" w:date="2019-02-05T14:43:00Z">
        <w:r w:rsidR="00C77E68" w:rsidDel="00F45112">
          <w:rPr>
            <w:rFonts w:ascii="Calibri" w:eastAsia="Calibri" w:hAnsi="Calibri" w:cs="Calibri"/>
          </w:rPr>
          <w:delText>es</w:delText>
        </w:r>
      </w:del>
      <w:r w:rsidR="00C77E68">
        <w:rPr>
          <w:rFonts w:ascii="Calibri" w:eastAsia="Calibri" w:hAnsi="Calibri" w:cs="Calibri"/>
        </w:rPr>
        <w:t xml:space="preserve"> to </w:t>
      </w:r>
      <w:r w:rsidR="00B76B45">
        <w:rPr>
          <w:rFonts w:ascii="Calibri" w:eastAsia="Calibri" w:hAnsi="Calibri" w:cs="Calibri"/>
        </w:rPr>
        <w:t>discover and characterise the e</w:t>
      </w:r>
      <w:r w:rsidR="00261B6E">
        <w:rPr>
          <w:rFonts w:ascii="Calibri" w:eastAsia="Calibri" w:hAnsi="Calibri" w:cs="Calibri"/>
        </w:rPr>
        <w:t xml:space="preserve">xisting case </w:t>
      </w:r>
      <w:r w:rsidR="00106825">
        <w:rPr>
          <w:rFonts w:ascii="Calibri" w:eastAsia="Calibri" w:hAnsi="Calibri" w:cs="Calibri"/>
        </w:rPr>
        <w:t>studies</w:t>
      </w:r>
      <w:r w:rsidR="00B76B45">
        <w:rPr>
          <w:rFonts w:ascii="Calibri" w:eastAsia="Calibri" w:hAnsi="Calibri" w:cs="Calibri"/>
        </w:rPr>
        <w:t xml:space="preserve">. </w:t>
      </w:r>
      <w:r>
        <w:rPr>
          <w:rFonts w:ascii="Calibri" w:eastAsia="Calibri" w:hAnsi="Calibri" w:cs="Calibri"/>
        </w:rPr>
        <w:t xml:space="preserve">Overall we identify a </w:t>
      </w:r>
      <w:r w:rsidR="00AD5FF6">
        <w:rPr>
          <w:rFonts w:ascii="Calibri" w:eastAsia="Calibri" w:hAnsi="Calibri" w:cs="Calibri"/>
        </w:rPr>
        <w:t xml:space="preserve">large </w:t>
      </w:r>
      <w:r>
        <w:rPr>
          <w:rFonts w:ascii="Calibri" w:eastAsia="Calibri" w:hAnsi="Calibri" w:cs="Calibri"/>
        </w:rPr>
        <w:t>and varied case</w:t>
      </w:r>
      <w:r w:rsidR="00106825">
        <w:rPr>
          <w:rFonts w:ascii="Calibri" w:eastAsia="Calibri" w:hAnsi="Calibri" w:cs="Calibri"/>
        </w:rPr>
        <w:t xml:space="preserve"> literature</w:t>
      </w:r>
      <w:r>
        <w:rPr>
          <w:rFonts w:ascii="Calibri" w:eastAsia="Calibri" w:hAnsi="Calibri" w:cs="Calibri"/>
        </w:rPr>
        <w:t xml:space="preserve">, albeit one with regional and topic biases. </w:t>
      </w:r>
      <w:r w:rsidR="00431184">
        <w:rPr>
          <w:rFonts w:ascii="Calibri" w:eastAsia="Calibri" w:hAnsi="Calibri" w:cs="Calibri"/>
        </w:rPr>
        <w:t xml:space="preserve">To bring the policy relevance </w:t>
      </w:r>
      <w:r w:rsidR="00106825">
        <w:rPr>
          <w:rFonts w:ascii="Calibri" w:eastAsia="Calibri" w:hAnsi="Calibri" w:cs="Calibri"/>
        </w:rPr>
        <w:t xml:space="preserve">of cases </w:t>
      </w:r>
      <w:r w:rsidR="00431184">
        <w:rPr>
          <w:rFonts w:ascii="Calibri" w:eastAsia="Calibri" w:hAnsi="Calibri" w:cs="Calibri"/>
        </w:rPr>
        <w:t>to the forefront, w</w:t>
      </w:r>
      <w:r>
        <w:rPr>
          <w:rFonts w:ascii="Calibri" w:eastAsia="Calibri" w:hAnsi="Calibri" w:cs="Calibri"/>
        </w:rPr>
        <w:t>e</w:t>
      </w:r>
      <w:r w:rsidR="0034754E">
        <w:rPr>
          <w:rFonts w:ascii="Calibri" w:eastAsia="Calibri" w:hAnsi="Calibri" w:cs="Calibri"/>
        </w:rPr>
        <w:t xml:space="preserve"> </w:t>
      </w:r>
      <w:r w:rsidR="009A35AF">
        <w:rPr>
          <w:rFonts w:ascii="Calibri" w:eastAsia="Calibri" w:hAnsi="Calibri" w:cs="Calibri"/>
        </w:rPr>
        <w:t xml:space="preserve">discuss the different opportunities </w:t>
      </w:r>
      <w:r w:rsidR="00106825">
        <w:rPr>
          <w:rFonts w:ascii="Calibri" w:eastAsia="Calibri" w:hAnsi="Calibri" w:cs="Calibri"/>
        </w:rPr>
        <w:t xml:space="preserve">they present </w:t>
      </w:r>
      <w:r w:rsidR="009A35AF">
        <w:rPr>
          <w:rFonts w:ascii="Calibri" w:eastAsia="Calibri" w:hAnsi="Calibri" w:cs="Calibri"/>
        </w:rPr>
        <w:t>for learning</w:t>
      </w:r>
      <w:r w:rsidR="00106825">
        <w:rPr>
          <w:rFonts w:ascii="Calibri" w:eastAsia="Calibri" w:hAnsi="Calibri" w:cs="Calibri"/>
        </w:rPr>
        <w:t>. We argue</w:t>
      </w:r>
      <w:r w:rsidR="00431184">
        <w:rPr>
          <w:rFonts w:ascii="Calibri" w:eastAsia="Calibri" w:hAnsi="Calibri" w:cs="Calibri"/>
        </w:rPr>
        <w:t xml:space="preserve"> for more ambition in comparative </w:t>
      </w:r>
      <w:r w:rsidR="00C1613D">
        <w:rPr>
          <w:rFonts w:ascii="Calibri" w:eastAsia="Calibri" w:hAnsi="Calibri" w:cs="Calibri"/>
        </w:rPr>
        <w:t>studies</w:t>
      </w:r>
      <w:r w:rsidR="00261B6E">
        <w:rPr>
          <w:rFonts w:ascii="Calibri" w:eastAsia="Calibri" w:hAnsi="Calibri" w:cs="Calibri"/>
        </w:rPr>
        <w:t>, the need for</w:t>
      </w:r>
      <w:r w:rsidR="00431184">
        <w:rPr>
          <w:rFonts w:ascii="Calibri" w:eastAsia="Calibri" w:hAnsi="Calibri" w:cs="Calibri"/>
        </w:rPr>
        <w:t xml:space="preserve"> systematic reviews</w:t>
      </w:r>
      <w:r w:rsidR="00261B6E">
        <w:rPr>
          <w:rFonts w:ascii="Calibri" w:eastAsia="Calibri" w:hAnsi="Calibri" w:cs="Calibri"/>
        </w:rPr>
        <w:t xml:space="preserve"> of cases, and</w:t>
      </w:r>
      <w:r w:rsidR="00431184">
        <w:rPr>
          <w:rFonts w:ascii="Calibri" w:eastAsia="Calibri" w:hAnsi="Calibri" w:cs="Calibri"/>
        </w:rPr>
        <w:t xml:space="preserve"> </w:t>
      </w:r>
      <w:r w:rsidR="00261B6E">
        <w:rPr>
          <w:rFonts w:ascii="Calibri" w:eastAsia="Calibri" w:hAnsi="Calibri" w:cs="Calibri"/>
        </w:rPr>
        <w:t xml:space="preserve">the potential to </w:t>
      </w:r>
      <w:r w:rsidR="00C1613D">
        <w:rPr>
          <w:rFonts w:ascii="Calibri" w:eastAsia="Calibri" w:hAnsi="Calibri" w:cs="Calibri"/>
        </w:rPr>
        <w:t>organise</w:t>
      </w:r>
      <w:r w:rsidR="00261B6E">
        <w:rPr>
          <w:rFonts w:ascii="Calibri" w:eastAsia="Calibri" w:hAnsi="Calibri" w:cs="Calibri"/>
        </w:rPr>
        <w:t xml:space="preserve"> case </w:t>
      </w:r>
      <w:r w:rsidR="00C1613D">
        <w:rPr>
          <w:rFonts w:ascii="Calibri" w:eastAsia="Calibri" w:hAnsi="Calibri" w:cs="Calibri"/>
        </w:rPr>
        <w:t xml:space="preserve">study insights using </w:t>
      </w:r>
      <w:r w:rsidR="00261B6E">
        <w:rPr>
          <w:rFonts w:ascii="Calibri" w:eastAsia="Calibri" w:hAnsi="Calibri" w:cs="Calibri"/>
        </w:rPr>
        <w:t>quantitative typologies of cities.</w:t>
      </w:r>
    </w:p>
    <w:p w14:paraId="0588175C" w14:textId="21AF85C8" w:rsidR="00752C1B" w:rsidRDefault="0089464F" w:rsidP="00611174">
      <w:pPr>
        <w:spacing w:line="480" w:lineRule="auto"/>
        <w:rPr>
          <w:rFonts w:ascii="Calibri" w:eastAsia="Calibri" w:hAnsi="Calibri" w:cs="Calibri"/>
        </w:rPr>
      </w:pPr>
      <w:r>
        <w:rPr>
          <w:rFonts w:ascii="Calibri" w:eastAsia="Calibri" w:hAnsi="Calibri" w:cs="Calibri"/>
        </w:rPr>
        <w:lastRenderedPageBreak/>
        <w:t>As a starting point to our analysis, we</w:t>
      </w:r>
      <w:r w:rsidR="00752C1B">
        <w:rPr>
          <w:rFonts w:ascii="Calibri" w:eastAsia="Calibri" w:hAnsi="Calibri" w:cs="Calibri"/>
        </w:rPr>
        <w:t xml:space="preserve"> obtain a sample of urban mitigation articles </w:t>
      </w:r>
      <w:r>
        <w:rPr>
          <w:rFonts w:ascii="Calibri" w:eastAsia="Calibri" w:hAnsi="Calibri" w:cs="Calibri"/>
        </w:rPr>
        <w:t>using</w:t>
      </w:r>
      <w:r w:rsidR="00752C1B">
        <w:rPr>
          <w:rFonts w:ascii="Calibri" w:eastAsia="Calibri" w:hAnsi="Calibri" w:cs="Calibri"/>
        </w:rPr>
        <w:t xml:space="preserve"> a search query that combines synonyms for “urban” and “mitigation” in the Web of Science and Scopus literature databases (see methods). Our interpretation of case study research is straightforward: if an article mentions a city name in the abstract or title, we assume it is a case study located in the city (or cities) mentioned</w:t>
      </w:r>
      <w:r w:rsidR="00D82FAA">
        <w:rPr>
          <w:rFonts w:ascii="Calibri" w:eastAsia="Calibri" w:hAnsi="Calibri" w:cs="Calibri"/>
        </w:rPr>
        <w:t>. We</w:t>
      </w:r>
      <w:r w:rsidR="0007163D">
        <w:rPr>
          <w:rFonts w:ascii="Calibri" w:eastAsia="Calibri" w:hAnsi="Calibri" w:cs="Calibri"/>
        </w:rPr>
        <w:t xml:space="preserve"> validate this assumption subsequently for a representative sample of cases</w:t>
      </w:r>
      <w:r w:rsidR="00752C1B">
        <w:rPr>
          <w:rFonts w:ascii="Calibri" w:eastAsia="Calibri" w:hAnsi="Calibri" w:cs="Calibri"/>
        </w:rPr>
        <w:t>.</w:t>
      </w:r>
      <w:r w:rsidR="0034754E">
        <w:rPr>
          <w:rFonts w:ascii="Calibri" w:eastAsia="Calibri" w:hAnsi="Calibri" w:cs="Calibri"/>
        </w:rPr>
        <w:t xml:space="preserve"> Our dataset for the proceeding analysis consists of </w:t>
      </w:r>
      <w:r w:rsidR="00F55922">
        <w:rPr>
          <w:rFonts w:ascii="Calibri" w:eastAsia="Calibri" w:hAnsi="Calibri" w:cs="Calibri"/>
        </w:rPr>
        <w:t xml:space="preserve">4,051 </w:t>
      </w:r>
      <w:r w:rsidR="006009D9">
        <w:rPr>
          <w:rFonts w:ascii="Calibri" w:eastAsia="Calibri" w:hAnsi="Calibri" w:cs="Calibri"/>
        </w:rPr>
        <w:t xml:space="preserve">case study </w:t>
      </w:r>
      <w:r w:rsidR="0034754E">
        <w:rPr>
          <w:rFonts w:ascii="Calibri" w:eastAsia="Calibri" w:hAnsi="Calibri" w:cs="Calibri"/>
        </w:rPr>
        <w:t>publications</w:t>
      </w:r>
      <w:r w:rsidR="00FA3AA1">
        <w:rPr>
          <w:rFonts w:ascii="Calibri" w:eastAsia="Calibri" w:hAnsi="Calibri" w:cs="Calibri"/>
        </w:rPr>
        <w:t xml:space="preserve">. We use language processing methods to extract relevant </w:t>
      </w:r>
      <w:r w:rsidR="0054092B">
        <w:rPr>
          <w:rFonts w:ascii="Calibri" w:eastAsia="Calibri" w:hAnsi="Calibri" w:cs="Calibri"/>
        </w:rPr>
        <w:t xml:space="preserve">meta-data on </w:t>
      </w:r>
      <w:r w:rsidR="00FA3AA1">
        <w:rPr>
          <w:rFonts w:ascii="Calibri" w:eastAsia="Calibri" w:hAnsi="Calibri" w:cs="Calibri"/>
        </w:rPr>
        <w:t>case study locations, topics, review studies, and other information.</w:t>
      </w:r>
      <w:r w:rsidR="00B775B7">
        <w:rPr>
          <w:rFonts w:ascii="Calibri" w:eastAsia="Calibri" w:hAnsi="Calibri" w:cs="Calibri"/>
        </w:rPr>
        <w:t xml:space="preserve"> </w:t>
      </w:r>
      <w:r w:rsidR="00A64FAF">
        <w:rPr>
          <w:rFonts w:ascii="Calibri" w:eastAsia="Calibri" w:hAnsi="Calibri" w:cs="Calibri"/>
        </w:rPr>
        <w:t>In our article, this</w:t>
      </w:r>
      <w:r w:rsidR="00B775B7">
        <w:rPr>
          <w:rFonts w:ascii="Calibri" w:eastAsia="Calibri" w:hAnsi="Calibri" w:cs="Calibri"/>
        </w:rPr>
        <w:t xml:space="preserve"> ‘mapping’ of the case literature is limited in analytical depth</w:t>
      </w:r>
      <w:r w:rsidR="00A64FAF">
        <w:rPr>
          <w:rFonts w:ascii="Calibri" w:eastAsia="Calibri" w:hAnsi="Calibri" w:cs="Calibri"/>
        </w:rPr>
        <w:t>,</w:t>
      </w:r>
      <w:r w:rsidR="00B775B7">
        <w:rPr>
          <w:rFonts w:ascii="Calibri" w:eastAsia="Calibri" w:hAnsi="Calibri" w:cs="Calibri"/>
        </w:rPr>
        <w:t xml:space="preserve"> but </w:t>
      </w:r>
      <w:r w:rsidR="00A64FAF">
        <w:rPr>
          <w:rFonts w:ascii="Calibri" w:eastAsia="Calibri" w:hAnsi="Calibri" w:cs="Calibri"/>
        </w:rPr>
        <w:t xml:space="preserve">it is </w:t>
      </w:r>
      <w:r w:rsidR="00B775B7">
        <w:rPr>
          <w:rFonts w:ascii="Calibri" w:eastAsia="Calibri" w:hAnsi="Calibri" w:cs="Calibri"/>
        </w:rPr>
        <w:t>highly comprehensive in scope</w:t>
      </w:r>
      <w:r w:rsidR="00A64FAF">
        <w:rPr>
          <w:rFonts w:ascii="Calibri" w:eastAsia="Calibri" w:hAnsi="Calibri" w:cs="Calibri"/>
        </w:rPr>
        <w:t>. The database of case studies we provide</w:t>
      </w:r>
      <w:r w:rsidR="00FF56F8">
        <w:rPr>
          <w:rFonts w:ascii="Calibri" w:eastAsia="Calibri" w:hAnsi="Calibri" w:cs="Calibri"/>
        </w:rPr>
        <w:t xml:space="preserve"> with this article</w:t>
      </w:r>
      <w:r w:rsidR="00A64FAF">
        <w:rPr>
          <w:rFonts w:ascii="Calibri" w:eastAsia="Calibri" w:hAnsi="Calibri" w:cs="Calibri"/>
        </w:rPr>
        <w:t xml:space="preserve"> </w:t>
      </w:r>
      <w:r w:rsidR="00106825">
        <w:rPr>
          <w:rFonts w:ascii="Calibri" w:eastAsia="Calibri" w:hAnsi="Calibri" w:cs="Calibri"/>
        </w:rPr>
        <w:t xml:space="preserve">thus </w:t>
      </w:r>
      <w:r w:rsidR="00A64FAF">
        <w:rPr>
          <w:rFonts w:ascii="Calibri" w:eastAsia="Calibri" w:hAnsi="Calibri" w:cs="Calibri"/>
        </w:rPr>
        <w:t>enables</w:t>
      </w:r>
      <w:r w:rsidR="00B775B7">
        <w:rPr>
          <w:rFonts w:ascii="Calibri" w:eastAsia="Calibri" w:hAnsi="Calibri" w:cs="Calibri"/>
        </w:rPr>
        <w:t xml:space="preserve"> researchers to ‘zoom in’ on particular topics or places of interest</w:t>
      </w:r>
      <w:r w:rsidR="00A64FAF">
        <w:rPr>
          <w:rFonts w:ascii="Calibri" w:eastAsia="Calibri" w:hAnsi="Calibri" w:cs="Calibri"/>
        </w:rPr>
        <w:t>, with the intention of stimulating future work</w:t>
      </w:r>
      <w:r w:rsidR="00AD5FF6">
        <w:rPr>
          <w:rFonts w:ascii="Calibri" w:eastAsia="Calibri" w:hAnsi="Calibri" w:cs="Calibri"/>
        </w:rPr>
        <w:t>,</w:t>
      </w:r>
      <w:r w:rsidR="00D82FAA">
        <w:rPr>
          <w:rFonts w:ascii="Calibri" w:eastAsia="Calibri" w:hAnsi="Calibri" w:cs="Calibri"/>
        </w:rPr>
        <w:t xml:space="preserve"> refinement</w:t>
      </w:r>
      <w:r w:rsidR="00285959">
        <w:rPr>
          <w:rFonts w:ascii="Calibri" w:eastAsia="Calibri" w:hAnsi="Calibri" w:cs="Calibri"/>
        </w:rPr>
        <w:t>,</w:t>
      </w:r>
      <w:r w:rsidR="00106825">
        <w:rPr>
          <w:rFonts w:ascii="Calibri" w:eastAsia="Calibri" w:hAnsi="Calibri" w:cs="Calibri"/>
        </w:rPr>
        <w:t xml:space="preserve"> and large-scale assessment</w:t>
      </w:r>
      <w:r w:rsidR="007A33EF">
        <w:rPr>
          <w:rFonts w:ascii="Calibri" w:eastAsia="Calibri" w:hAnsi="Calibri" w:cs="Calibri"/>
        </w:rPr>
        <w:t>s</w:t>
      </w:r>
      <w:r w:rsidR="00A64FAF">
        <w:rPr>
          <w:rFonts w:ascii="Calibri" w:eastAsia="Calibri" w:hAnsi="Calibri" w:cs="Calibri"/>
        </w:rPr>
        <w:t>.</w:t>
      </w:r>
    </w:p>
    <w:p w14:paraId="5E2A129B" w14:textId="24BC1A71" w:rsidR="00FF4827" w:rsidRPr="00FF4827" w:rsidRDefault="00F742D2" w:rsidP="00F351C8">
      <w:pPr>
        <w:pStyle w:val="Heading2"/>
        <w:spacing w:line="480" w:lineRule="auto"/>
      </w:pPr>
      <w:r>
        <w:t>Urban case studies are</w:t>
      </w:r>
      <w:r w:rsidR="00CC3801">
        <w:t xml:space="preserve"> biased towards large cities</w:t>
      </w:r>
      <w:r w:rsidR="007A7F6F">
        <w:t xml:space="preserve"> and the global North</w:t>
      </w:r>
    </w:p>
    <w:p w14:paraId="242791AE" w14:textId="3197E05C" w:rsidR="004866B8" w:rsidRDefault="004866B8" w:rsidP="00EB245C">
      <w:pPr>
        <w:spacing w:line="480" w:lineRule="auto"/>
        <w:rPr>
          <w:rFonts w:ascii="Calibri" w:eastAsia="Calibri" w:hAnsi="Calibri" w:cs="Calibri"/>
        </w:rPr>
      </w:pPr>
      <w:r>
        <w:rPr>
          <w:rFonts w:ascii="Calibri" w:eastAsia="Calibri" w:hAnsi="Calibri" w:cs="Calibri"/>
        </w:rPr>
        <w:t xml:space="preserve">Cities vary in many dimensions, including size, </w:t>
      </w:r>
      <w:r w:rsidR="0076504B">
        <w:rPr>
          <w:rFonts w:ascii="Calibri" w:eastAsia="Calibri" w:hAnsi="Calibri" w:cs="Calibri"/>
        </w:rPr>
        <w:t xml:space="preserve">income </w:t>
      </w:r>
      <w:r>
        <w:rPr>
          <w:rFonts w:ascii="Calibri" w:eastAsia="Calibri" w:hAnsi="Calibri" w:cs="Calibri"/>
        </w:rPr>
        <w:t xml:space="preserve">and </w:t>
      </w:r>
      <w:r w:rsidR="009A35AF">
        <w:rPr>
          <w:rFonts w:ascii="Calibri" w:eastAsia="Calibri" w:hAnsi="Calibri" w:cs="Calibri"/>
        </w:rPr>
        <w:t>levels</w:t>
      </w:r>
      <w:r w:rsidR="00516C52">
        <w:rPr>
          <w:rFonts w:ascii="Calibri" w:eastAsia="Calibri" w:hAnsi="Calibri" w:cs="Calibri"/>
        </w:rPr>
        <w:t xml:space="preserve"> of </w:t>
      </w:r>
      <w:r w:rsidR="0076504B">
        <w:rPr>
          <w:rFonts w:ascii="Calibri" w:eastAsia="Calibri" w:hAnsi="Calibri" w:cs="Calibri"/>
        </w:rPr>
        <w:t>access</w:t>
      </w:r>
      <w:r w:rsidR="00516C52">
        <w:rPr>
          <w:rFonts w:ascii="Calibri" w:eastAsia="Calibri" w:hAnsi="Calibri" w:cs="Calibri"/>
        </w:rPr>
        <w:t xml:space="preserve"> to different infrastructures (such as </w:t>
      </w:r>
      <w:r w:rsidR="009A35AF">
        <w:rPr>
          <w:rFonts w:ascii="Calibri" w:eastAsia="Calibri" w:hAnsi="Calibri" w:cs="Calibri"/>
        </w:rPr>
        <w:t>public transportation</w:t>
      </w:r>
      <w:r w:rsidR="00516C52">
        <w:rPr>
          <w:rFonts w:ascii="Calibri" w:eastAsia="Calibri" w:hAnsi="Calibri" w:cs="Calibri"/>
        </w:rPr>
        <w:t xml:space="preserve"> and energy services)</w:t>
      </w:r>
      <w:r>
        <w:rPr>
          <w:rFonts w:ascii="Calibri" w:eastAsia="Calibri" w:hAnsi="Calibri" w:cs="Calibri"/>
        </w:rPr>
        <w:t xml:space="preserve">. </w:t>
      </w:r>
      <w:r w:rsidR="00A200BB">
        <w:rPr>
          <w:rFonts w:ascii="Calibri" w:eastAsia="Calibri" w:hAnsi="Calibri" w:cs="Calibri"/>
        </w:rPr>
        <w:t xml:space="preserve">As different types of cities face different challenges, learning </w:t>
      </w:r>
      <w:r w:rsidR="00271A62">
        <w:rPr>
          <w:rFonts w:ascii="Calibri" w:eastAsia="Calibri" w:hAnsi="Calibri" w:cs="Calibri"/>
        </w:rPr>
        <w:t>about solutions</w:t>
      </w:r>
      <w:r w:rsidR="00A200BB">
        <w:rPr>
          <w:rFonts w:ascii="Calibri" w:eastAsia="Calibri" w:hAnsi="Calibri" w:cs="Calibri"/>
        </w:rPr>
        <w:t xml:space="preserve"> </w:t>
      </w:r>
      <w:r w:rsidR="00271A62">
        <w:rPr>
          <w:rFonts w:ascii="Calibri" w:eastAsia="Calibri" w:hAnsi="Calibri" w:cs="Calibri"/>
        </w:rPr>
        <w:t xml:space="preserve">depends </w:t>
      </w:r>
      <w:r w:rsidR="00A200BB">
        <w:rPr>
          <w:rFonts w:ascii="Calibri" w:eastAsia="Calibri" w:hAnsi="Calibri" w:cs="Calibri"/>
        </w:rPr>
        <w:t>on a balanced coverage of case study research.</w:t>
      </w:r>
      <w:r w:rsidR="002C6A9B">
        <w:rPr>
          <w:rFonts w:ascii="Calibri" w:eastAsia="Calibri" w:hAnsi="Calibri" w:cs="Calibri"/>
        </w:rPr>
        <w:t xml:space="preserve"> An obvious question </w:t>
      </w:r>
      <w:r w:rsidR="00A200BB">
        <w:rPr>
          <w:rFonts w:ascii="Calibri" w:eastAsia="Calibri" w:hAnsi="Calibri" w:cs="Calibri"/>
        </w:rPr>
        <w:t xml:space="preserve">therefore </w:t>
      </w:r>
      <w:r w:rsidR="002C6A9B">
        <w:rPr>
          <w:rFonts w:ascii="Calibri" w:eastAsia="Calibri" w:hAnsi="Calibri" w:cs="Calibri"/>
        </w:rPr>
        <w:t>arises: which cities do we actually know about?</w:t>
      </w:r>
    </w:p>
    <w:p w14:paraId="743F10C0" w14:textId="047F025F" w:rsidR="002C6A9B" w:rsidRDefault="002C6A9B" w:rsidP="00EB245C">
      <w:pPr>
        <w:spacing w:line="480" w:lineRule="auto"/>
        <w:rPr>
          <w:rFonts w:ascii="Calibri" w:eastAsia="Calibri" w:hAnsi="Calibri" w:cs="Calibri"/>
        </w:rPr>
      </w:pPr>
      <w:r>
        <w:rPr>
          <w:rFonts w:ascii="Calibri" w:eastAsia="Calibri" w:hAnsi="Calibri" w:cs="Calibri"/>
        </w:rPr>
        <w:fldChar w:fldCharType="begin"/>
      </w:r>
      <w:r>
        <w:rPr>
          <w:rFonts w:ascii="Calibri" w:eastAsia="Calibri" w:hAnsi="Calibri" w:cs="Calibri"/>
        </w:rPr>
        <w:instrText xml:space="preserve"> REF _Ref512426545 \h  \* MERGEFORMAT </w:instrText>
      </w:r>
      <w:r>
        <w:rPr>
          <w:rFonts w:ascii="Calibri" w:eastAsia="Calibri" w:hAnsi="Calibri" w:cs="Calibri"/>
        </w:rPr>
      </w:r>
      <w:r>
        <w:rPr>
          <w:rFonts w:ascii="Calibri" w:eastAsia="Calibri" w:hAnsi="Calibri" w:cs="Calibri"/>
        </w:rPr>
        <w:fldChar w:fldCharType="separate"/>
      </w:r>
      <w:r w:rsidR="0032236D" w:rsidRPr="0032236D">
        <w:t xml:space="preserve">Figure </w:t>
      </w:r>
      <w:r w:rsidR="0032236D" w:rsidRPr="0032236D">
        <w:rPr>
          <w:noProof/>
        </w:rPr>
        <w:t>1</w:t>
      </w:r>
      <w:r>
        <w:rPr>
          <w:rFonts w:ascii="Calibri" w:eastAsia="Calibri" w:hAnsi="Calibri" w:cs="Calibri"/>
        </w:rPr>
        <w:fldChar w:fldCharType="end"/>
      </w:r>
      <w:r>
        <w:rPr>
          <w:rFonts w:ascii="Calibri" w:eastAsia="Calibri" w:hAnsi="Calibri" w:cs="Calibri"/>
        </w:rPr>
        <w:t xml:space="preserve"> shows the spread of case study research across </w:t>
      </w:r>
      <w:r w:rsidR="00A211C9">
        <w:rPr>
          <w:rFonts w:ascii="Calibri" w:eastAsia="Calibri" w:hAnsi="Calibri" w:cs="Calibri"/>
        </w:rPr>
        <w:t xml:space="preserve">four </w:t>
      </w:r>
      <w:r>
        <w:rPr>
          <w:rFonts w:ascii="Calibri" w:eastAsia="Calibri" w:hAnsi="Calibri" w:cs="Calibri"/>
        </w:rPr>
        <w:t xml:space="preserve">different city sizes, from a small number of familiar ‘mega-cities’ (over 10m inhabitants), </w:t>
      </w:r>
      <w:r w:rsidR="00A211C9">
        <w:rPr>
          <w:rFonts w:ascii="Calibri" w:eastAsia="Calibri" w:hAnsi="Calibri" w:cs="Calibri"/>
        </w:rPr>
        <w:t xml:space="preserve">to large cities between </w:t>
      </w:r>
      <w:r>
        <w:rPr>
          <w:rFonts w:ascii="Calibri" w:eastAsia="Calibri" w:hAnsi="Calibri" w:cs="Calibri"/>
        </w:rPr>
        <w:t xml:space="preserve">1-10m, </w:t>
      </w:r>
      <w:r w:rsidR="00516C52">
        <w:rPr>
          <w:rFonts w:ascii="Calibri" w:eastAsia="Calibri" w:hAnsi="Calibri" w:cs="Calibri"/>
        </w:rPr>
        <w:t xml:space="preserve">to </w:t>
      </w:r>
      <w:r>
        <w:rPr>
          <w:rFonts w:ascii="Calibri" w:eastAsia="Calibri" w:hAnsi="Calibri" w:cs="Calibri"/>
        </w:rPr>
        <w:t xml:space="preserve">hundreds of </w:t>
      </w:r>
      <w:r w:rsidR="00A211C9">
        <w:rPr>
          <w:rFonts w:ascii="Calibri" w:eastAsia="Calibri" w:hAnsi="Calibri" w:cs="Calibri"/>
        </w:rPr>
        <w:t xml:space="preserve">medium (0.3-1m) and </w:t>
      </w:r>
      <w:r>
        <w:rPr>
          <w:rFonts w:ascii="Calibri" w:eastAsia="Calibri" w:hAnsi="Calibri" w:cs="Calibri"/>
        </w:rPr>
        <w:t xml:space="preserve">smaller </w:t>
      </w:r>
      <w:r w:rsidR="00A211C9">
        <w:rPr>
          <w:rFonts w:ascii="Calibri" w:eastAsia="Calibri" w:hAnsi="Calibri" w:cs="Calibri"/>
        </w:rPr>
        <w:t xml:space="preserve">(&lt;0.3m) </w:t>
      </w:r>
      <w:r w:rsidR="0076504B">
        <w:rPr>
          <w:rFonts w:ascii="Calibri" w:eastAsia="Calibri" w:hAnsi="Calibri" w:cs="Calibri"/>
        </w:rPr>
        <w:t>cities</w:t>
      </w:r>
      <w:r>
        <w:rPr>
          <w:rFonts w:ascii="Calibri" w:eastAsia="Calibri" w:hAnsi="Calibri" w:cs="Calibri"/>
        </w:rPr>
        <w:t>. The majority of research so far has focused on larger cities, with</w:t>
      </w:r>
      <w:r w:rsidR="009A35AF">
        <w:rPr>
          <w:rFonts w:ascii="Calibri" w:eastAsia="Calibri" w:hAnsi="Calibri" w:cs="Calibri"/>
        </w:rPr>
        <w:t xml:space="preserve"> a number of</w:t>
      </w:r>
      <w:r>
        <w:rPr>
          <w:rFonts w:ascii="Calibri" w:eastAsia="Calibri" w:hAnsi="Calibri" w:cs="Calibri"/>
        </w:rPr>
        <w:t xml:space="preserve"> </w:t>
      </w:r>
      <w:r w:rsidR="00A211C9">
        <w:rPr>
          <w:rFonts w:ascii="Calibri" w:eastAsia="Calibri" w:hAnsi="Calibri" w:cs="Calibri"/>
        </w:rPr>
        <w:t>specific</w:t>
      </w:r>
      <w:r>
        <w:rPr>
          <w:rFonts w:ascii="Calibri" w:eastAsia="Calibri" w:hAnsi="Calibri" w:cs="Calibri"/>
        </w:rPr>
        <w:t xml:space="preserve"> mega-cities receiving particular attention: Beijing (</w:t>
      </w:r>
      <w:r w:rsidR="00D15DE6">
        <w:rPr>
          <w:rFonts w:ascii="Calibri" w:eastAsia="Calibri" w:hAnsi="Calibri" w:cs="Calibri"/>
        </w:rPr>
        <w:t>369</w:t>
      </w:r>
      <w:r w:rsidR="00516C52">
        <w:rPr>
          <w:rFonts w:ascii="Calibri" w:eastAsia="Calibri" w:hAnsi="Calibri" w:cs="Calibri"/>
        </w:rPr>
        <w:t xml:space="preserve"> </w:t>
      </w:r>
      <w:r>
        <w:rPr>
          <w:rFonts w:ascii="Calibri" w:eastAsia="Calibri" w:hAnsi="Calibri" w:cs="Calibri"/>
        </w:rPr>
        <w:t xml:space="preserve">articles), </w:t>
      </w:r>
      <w:r w:rsidR="00516C52">
        <w:rPr>
          <w:rFonts w:ascii="Calibri" w:eastAsia="Calibri" w:hAnsi="Calibri" w:cs="Calibri"/>
        </w:rPr>
        <w:t>Shanghai (</w:t>
      </w:r>
      <w:r w:rsidR="00D15DE6">
        <w:rPr>
          <w:rFonts w:ascii="Calibri" w:eastAsia="Calibri" w:hAnsi="Calibri" w:cs="Calibri"/>
        </w:rPr>
        <w:t>194</w:t>
      </w:r>
      <w:r w:rsidR="00516C52">
        <w:rPr>
          <w:rFonts w:ascii="Calibri" w:eastAsia="Calibri" w:hAnsi="Calibri" w:cs="Calibri"/>
        </w:rPr>
        <w:t xml:space="preserve">), </w:t>
      </w:r>
      <w:r>
        <w:rPr>
          <w:rFonts w:ascii="Calibri" w:eastAsia="Calibri" w:hAnsi="Calibri" w:cs="Calibri"/>
        </w:rPr>
        <w:t>New York (</w:t>
      </w:r>
      <w:r w:rsidR="00D15DE6">
        <w:rPr>
          <w:rFonts w:ascii="Calibri" w:eastAsia="Calibri" w:hAnsi="Calibri" w:cs="Calibri"/>
        </w:rPr>
        <w:t>161</w:t>
      </w:r>
      <w:r>
        <w:rPr>
          <w:rFonts w:ascii="Calibri" w:eastAsia="Calibri" w:hAnsi="Calibri" w:cs="Calibri"/>
        </w:rPr>
        <w:t>)</w:t>
      </w:r>
      <w:r w:rsidR="00516C52">
        <w:rPr>
          <w:rFonts w:ascii="Calibri" w:eastAsia="Calibri" w:hAnsi="Calibri" w:cs="Calibri"/>
        </w:rPr>
        <w:t>,</w:t>
      </w:r>
      <w:r>
        <w:rPr>
          <w:rFonts w:ascii="Calibri" w:eastAsia="Calibri" w:hAnsi="Calibri" w:cs="Calibri"/>
        </w:rPr>
        <w:t xml:space="preserve"> London (</w:t>
      </w:r>
      <w:r w:rsidR="00D15DE6">
        <w:rPr>
          <w:rFonts w:ascii="Calibri" w:eastAsia="Calibri" w:hAnsi="Calibri" w:cs="Calibri"/>
        </w:rPr>
        <w:t>128</w:t>
      </w:r>
      <w:r>
        <w:rPr>
          <w:rFonts w:ascii="Calibri" w:eastAsia="Calibri" w:hAnsi="Calibri" w:cs="Calibri"/>
        </w:rPr>
        <w:t>)</w:t>
      </w:r>
      <w:r w:rsidR="00516C52">
        <w:rPr>
          <w:rFonts w:ascii="Calibri" w:eastAsia="Calibri" w:hAnsi="Calibri" w:cs="Calibri"/>
        </w:rPr>
        <w:t xml:space="preserve"> and Tianjin (10</w:t>
      </w:r>
      <w:r w:rsidR="00D15DE6">
        <w:rPr>
          <w:rFonts w:ascii="Calibri" w:eastAsia="Calibri" w:hAnsi="Calibri" w:cs="Calibri"/>
        </w:rPr>
        <w:t>1</w:t>
      </w:r>
      <w:r w:rsidR="00516C52">
        <w:rPr>
          <w:rFonts w:ascii="Calibri" w:eastAsia="Calibri" w:hAnsi="Calibri" w:cs="Calibri"/>
        </w:rPr>
        <w:t>)</w:t>
      </w:r>
      <w:r>
        <w:rPr>
          <w:rFonts w:ascii="Calibri" w:eastAsia="Calibri" w:hAnsi="Calibri" w:cs="Calibri"/>
        </w:rPr>
        <w:t>. Other cities are mentioned in fewer than 100 articles each.</w:t>
      </w:r>
    </w:p>
    <w:p w14:paraId="5B236F87" w14:textId="70D0D6CD" w:rsidR="00AD4DE9" w:rsidRDefault="00AD4DE9" w:rsidP="00EB245C">
      <w:pPr>
        <w:spacing w:line="480" w:lineRule="auto"/>
        <w:rPr>
          <w:rFonts w:ascii="Calibri" w:eastAsia="Calibri" w:hAnsi="Calibri" w:cs="Calibri"/>
        </w:rPr>
      </w:pPr>
      <w:r>
        <w:rPr>
          <w:rFonts w:ascii="Calibri" w:eastAsia="Calibri" w:hAnsi="Calibri" w:cs="Calibri"/>
          <w:noProof/>
        </w:rPr>
        <w:lastRenderedPageBreak/>
        <w:drawing>
          <wp:inline distT="0" distB="0" distL="0" distR="0" wp14:anchorId="16CD6272" wp14:editId="2D488820">
            <wp:extent cx="4183388" cy="3044958"/>
            <wp:effectExtent l="0" t="0" r="762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83388" cy="3044958"/>
                    </a:xfrm>
                    <a:prstGeom prst="rect">
                      <a:avLst/>
                    </a:prstGeom>
                  </pic:spPr>
                </pic:pic>
              </a:graphicData>
            </a:graphic>
          </wp:inline>
        </w:drawing>
      </w:r>
    </w:p>
    <w:p w14:paraId="3AC3A7E0" w14:textId="169F2A9E" w:rsidR="0075626F" w:rsidRDefault="0075626F" w:rsidP="000708F6">
      <w:pPr>
        <w:pStyle w:val="Caption"/>
        <w:spacing w:line="480" w:lineRule="auto"/>
        <w:rPr>
          <w:rFonts w:ascii="Calibri" w:eastAsia="Calibri" w:hAnsi="Calibri" w:cs="Calibri"/>
        </w:rPr>
      </w:pPr>
      <w:bookmarkStart w:id="20" w:name="_Ref512426545"/>
      <w:r w:rsidRPr="00A15631">
        <w:rPr>
          <w:b/>
        </w:rPr>
        <w:t xml:space="preserve">Figure </w:t>
      </w:r>
      <w:r>
        <w:rPr>
          <w:b/>
        </w:rPr>
        <w:fldChar w:fldCharType="begin"/>
      </w:r>
      <w:r>
        <w:rPr>
          <w:b/>
        </w:rPr>
        <w:instrText xml:space="preserve"> SEQ Figure \* ARABIC </w:instrText>
      </w:r>
      <w:r>
        <w:rPr>
          <w:b/>
        </w:rPr>
        <w:fldChar w:fldCharType="separate"/>
      </w:r>
      <w:r w:rsidR="0032236D">
        <w:rPr>
          <w:b/>
          <w:noProof/>
        </w:rPr>
        <w:t>1</w:t>
      </w:r>
      <w:r>
        <w:rPr>
          <w:b/>
        </w:rPr>
        <w:fldChar w:fldCharType="end"/>
      </w:r>
      <w:bookmarkEnd w:id="20"/>
      <w:r w:rsidRPr="00A15631">
        <w:rPr>
          <w:b/>
        </w:rPr>
        <w:t xml:space="preserve">: </w:t>
      </w:r>
      <w:r>
        <w:rPr>
          <w:b/>
        </w:rPr>
        <w:t>Number of</w:t>
      </w:r>
      <w:r w:rsidRPr="00A15631">
        <w:rPr>
          <w:b/>
        </w:rPr>
        <w:t xml:space="preserve"> urban climate mitigation </w:t>
      </w:r>
      <w:r w:rsidR="007F500C">
        <w:rPr>
          <w:b/>
        </w:rPr>
        <w:t>case studies</w:t>
      </w:r>
      <w:r w:rsidRPr="00A15631">
        <w:rPr>
          <w:b/>
        </w:rPr>
        <w:t xml:space="preserve">, grouped according to city size. </w:t>
      </w:r>
      <w:r>
        <w:t xml:space="preserve">The </w:t>
      </w:r>
      <w:r w:rsidR="00D15DE6">
        <w:t xml:space="preserve">12 </w:t>
      </w:r>
      <w:r>
        <w:t>most frequently studied cities are labelled.</w:t>
      </w:r>
      <w:r w:rsidR="00B41750" w:rsidRPr="00B41750">
        <w:t xml:space="preserve"> </w:t>
      </w:r>
      <w:r w:rsidR="00B41750" w:rsidRPr="001500E5">
        <w:t xml:space="preserve">Population data from ref </w:t>
      </w:r>
      <w:r w:rsidR="00B41750" w:rsidRPr="001500E5">
        <w:fldChar w:fldCharType="begin" w:fldLock="1"/>
      </w:r>
      <w:r w:rsidR="004E5E81">
        <w:instrText>ADDIN CSL_CITATION {"citationItems":[{"id":"ITEM-1","itemData":{"author":[{"dropping-particle":"","family":"UN DESA","given":"","non-dropping-particle":"","parse-names":false,"suffix":""}],"id":"ITEM-1","issued":{"date-parts":[["2018"]]},"publisher":"United Nations, Department of Economic and Social Affairs, Population Division","publisher-place":"New York","title":"World Urbanization Prospects: The 2018 Revision","type":"book"},"uris":["http://www.mendeley.com/documents/?uuid=495483fe-5768-42f8-b20c-c42632b970fe"]}],"mendeley":{"formattedCitation":"&lt;sup&gt;7&lt;/sup&gt;","plainTextFormattedCitation":"7","previouslyFormattedCitation":"&lt;sup&gt;7&lt;/sup&gt;"},"properties":{"noteIndex":0},"schema":"https://github.com/citation-style-language/schema/raw/master/csl-citation.json"}</w:instrText>
      </w:r>
      <w:r w:rsidR="00B41750" w:rsidRPr="001500E5">
        <w:fldChar w:fldCharType="separate"/>
      </w:r>
      <w:r w:rsidR="00B41750" w:rsidRPr="001500E5">
        <w:rPr>
          <w:i w:val="0"/>
          <w:noProof/>
        </w:rPr>
        <w:t>7</w:t>
      </w:r>
      <w:r w:rsidR="00B41750" w:rsidRPr="001500E5">
        <w:fldChar w:fldCharType="end"/>
      </w:r>
      <w:r w:rsidR="00B41750" w:rsidRPr="001500E5">
        <w:t>, using agglomeration</w:t>
      </w:r>
      <w:r w:rsidR="00B41750">
        <w:t xml:space="preserve"> data where available.</w:t>
      </w:r>
    </w:p>
    <w:p w14:paraId="268AC922" w14:textId="3A819C3B" w:rsidR="0075626F" w:rsidRDefault="0075626F">
      <w:pPr>
        <w:spacing w:line="480" w:lineRule="auto"/>
      </w:pPr>
      <w:r>
        <w:rPr>
          <w:rFonts w:ascii="Calibri" w:eastAsia="Calibri" w:hAnsi="Calibri" w:cs="Calibri"/>
        </w:rPr>
        <w:t xml:space="preserve">Considering the global distribution of population, the current focus on larger cities does not seem to be justified. Just </w:t>
      </w:r>
      <w:r w:rsidR="00516C52">
        <w:rPr>
          <w:rFonts w:ascii="Calibri" w:eastAsia="Calibri" w:hAnsi="Calibri" w:cs="Calibri"/>
        </w:rPr>
        <w:t>12</w:t>
      </w:r>
      <w:r>
        <w:rPr>
          <w:rFonts w:ascii="Calibri" w:eastAsia="Calibri" w:hAnsi="Calibri" w:cs="Calibri"/>
        </w:rPr>
        <w:t>% of the world’s urban population lives in mega-cities, compared to 4</w:t>
      </w:r>
      <w:r w:rsidR="006E1D84">
        <w:rPr>
          <w:rFonts w:ascii="Calibri" w:eastAsia="Calibri" w:hAnsi="Calibri" w:cs="Calibri"/>
        </w:rPr>
        <w:t>3</w:t>
      </w:r>
      <w:r>
        <w:rPr>
          <w:rFonts w:ascii="Calibri" w:eastAsia="Calibri" w:hAnsi="Calibri" w:cs="Calibri"/>
        </w:rPr>
        <w:t xml:space="preserve">% in small cities – yet both groups are treated </w:t>
      </w:r>
      <w:r w:rsidR="006E1D84">
        <w:rPr>
          <w:rFonts w:ascii="Calibri" w:eastAsia="Calibri" w:hAnsi="Calibri" w:cs="Calibri"/>
        </w:rPr>
        <w:t xml:space="preserve">almost </w:t>
      </w:r>
      <w:r>
        <w:rPr>
          <w:rFonts w:ascii="Calibri" w:eastAsia="Calibri" w:hAnsi="Calibri" w:cs="Calibri"/>
        </w:rPr>
        <w:t xml:space="preserve">equally in research, </w:t>
      </w:r>
      <w:r w:rsidR="00B941C8">
        <w:rPr>
          <w:rFonts w:ascii="Calibri" w:eastAsia="Calibri" w:hAnsi="Calibri" w:cs="Calibri"/>
        </w:rPr>
        <w:t>studied respectively in</w:t>
      </w:r>
      <w:r>
        <w:rPr>
          <w:rFonts w:ascii="Calibri" w:eastAsia="Calibri" w:hAnsi="Calibri" w:cs="Calibri"/>
        </w:rPr>
        <w:t xml:space="preserve"> </w:t>
      </w:r>
      <w:r w:rsidR="00204997">
        <w:rPr>
          <w:rFonts w:ascii="Calibri" w:eastAsia="Calibri" w:hAnsi="Calibri" w:cs="Calibri"/>
        </w:rPr>
        <w:t>23</w:t>
      </w:r>
      <w:r w:rsidR="006E1D84">
        <w:rPr>
          <w:rFonts w:ascii="Calibri" w:eastAsia="Calibri" w:hAnsi="Calibri" w:cs="Calibri"/>
        </w:rPr>
        <w:t xml:space="preserve">% and </w:t>
      </w:r>
      <w:r w:rsidR="00204997">
        <w:rPr>
          <w:rFonts w:ascii="Calibri" w:eastAsia="Calibri" w:hAnsi="Calibri" w:cs="Calibri"/>
        </w:rPr>
        <w:t>19</w:t>
      </w:r>
      <w:r w:rsidR="006E1D84">
        <w:rPr>
          <w:rFonts w:ascii="Calibri" w:eastAsia="Calibri" w:hAnsi="Calibri" w:cs="Calibri"/>
        </w:rPr>
        <w:t>%</w:t>
      </w:r>
      <w:r w:rsidR="00B941C8">
        <w:rPr>
          <w:rFonts w:ascii="Calibri" w:eastAsia="Calibri" w:hAnsi="Calibri" w:cs="Calibri"/>
        </w:rPr>
        <w:t xml:space="preserve"> of cases</w:t>
      </w:r>
      <w:r>
        <w:rPr>
          <w:rFonts w:ascii="Calibri" w:eastAsia="Calibri" w:hAnsi="Calibri" w:cs="Calibri"/>
        </w:rPr>
        <w:t xml:space="preserve"> (</w:t>
      </w:r>
      <w:r>
        <w:rPr>
          <w:rFonts w:ascii="Calibri" w:eastAsia="Calibri" w:hAnsi="Calibri" w:cs="Calibri"/>
        </w:rPr>
        <w:fldChar w:fldCharType="begin"/>
      </w:r>
      <w:r>
        <w:rPr>
          <w:rFonts w:ascii="Calibri" w:eastAsia="Calibri" w:hAnsi="Calibri" w:cs="Calibri"/>
        </w:rPr>
        <w:instrText xml:space="preserve"> REF _Ref512426532 \h  \* MERGEFORMAT </w:instrText>
      </w:r>
      <w:r>
        <w:rPr>
          <w:rFonts w:ascii="Calibri" w:eastAsia="Calibri" w:hAnsi="Calibri" w:cs="Calibri"/>
        </w:rPr>
      </w:r>
      <w:r>
        <w:rPr>
          <w:rFonts w:ascii="Calibri" w:eastAsia="Calibri" w:hAnsi="Calibri" w:cs="Calibri"/>
        </w:rPr>
        <w:fldChar w:fldCharType="separate"/>
      </w:r>
      <w:r w:rsidR="0032236D" w:rsidRPr="0032236D">
        <w:t xml:space="preserve">Figure </w:t>
      </w:r>
      <w:r w:rsidR="0032236D" w:rsidRPr="0032236D">
        <w:rPr>
          <w:noProof/>
        </w:rPr>
        <w:t>2</w:t>
      </w:r>
      <w:r>
        <w:rPr>
          <w:rFonts w:ascii="Calibri" w:eastAsia="Calibri" w:hAnsi="Calibri" w:cs="Calibri"/>
        </w:rPr>
        <w:fldChar w:fldCharType="end"/>
      </w:r>
      <w:r>
        <w:rPr>
          <w:rFonts w:ascii="Calibri" w:eastAsia="Calibri" w:hAnsi="Calibri" w:cs="Calibri"/>
        </w:rPr>
        <w:t>). A particularly stark divide can be seen in Asia, where the low proportion of mega-city inhabitants (</w:t>
      </w:r>
      <w:r w:rsidR="006E1D84">
        <w:rPr>
          <w:rFonts w:ascii="Calibri" w:eastAsia="Calibri" w:hAnsi="Calibri" w:cs="Calibri"/>
        </w:rPr>
        <w:t>7</w:t>
      </w:r>
      <w:r>
        <w:rPr>
          <w:rFonts w:ascii="Calibri" w:eastAsia="Calibri" w:hAnsi="Calibri" w:cs="Calibri"/>
        </w:rPr>
        <w:t>%) is served by over 40% of the urban case study literature in this region.</w:t>
      </w:r>
      <w:r>
        <w:t xml:space="preserve"> Although mega-cities are fast-growing in most regions</w:t>
      </w:r>
      <w:ins w:id="21" w:author="William Lamb" w:date="2019-02-05T11:20:00Z">
        <w:r w:rsidR="00B24A84">
          <w:t xml:space="preserve">, </w:t>
        </w:r>
      </w:ins>
      <w:ins w:id="22" w:author="William Lamb" w:date="2019-02-05T11:33:00Z">
        <w:r w:rsidR="00E25C31">
          <w:t xml:space="preserve">so are small and medium sized cities </w:t>
        </w:r>
      </w:ins>
      <w:del w:id="23" w:author="William Lamb" w:date="2019-02-05T11:33:00Z">
        <w:r w:rsidDel="00E25C31">
          <w:delText xml:space="preserve"> </w:delText>
        </w:r>
      </w:del>
      <w:r>
        <w:t>(</w:t>
      </w:r>
      <w:del w:id="24" w:author="William Lamb" w:date="2019-02-05T11:34:00Z">
        <w:r w:rsidDel="00E25C31">
          <w:delText>SI Text</w:delText>
        </w:r>
      </w:del>
      <w:ins w:id="25" w:author="William Lamb" w:date="2019-02-05T11:34:00Z">
        <w:r w:rsidR="00E25C31">
          <w:t>Supplementary</w:t>
        </w:r>
      </w:ins>
      <w:r w:rsidR="00435728">
        <w:t xml:space="preserve"> Figure 1)</w:t>
      </w:r>
      <w:ins w:id="26" w:author="William Lamb" w:date="2019-02-05T11:34:00Z">
        <w:r w:rsidR="00E25C31">
          <w:t>.</w:t>
        </w:r>
      </w:ins>
      <w:r w:rsidR="00435728">
        <w:t xml:space="preserve"> </w:t>
      </w:r>
      <w:ins w:id="27" w:author="William Lamb" w:date="2019-02-05T11:47:00Z">
        <w:r w:rsidR="005B7374">
          <w:t>The current</w:t>
        </w:r>
      </w:ins>
      <w:del w:id="28" w:author="William Lamb" w:date="2019-02-05T11:47:00Z">
        <w:r w:rsidDel="005B7374">
          <w:delText>this</w:delText>
        </w:r>
      </w:del>
      <w:r>
        <w:t xml:space="preserve"> unbalanced focus leaves smaller urban centres consistently under-represented</w:t>
      </w:r>
      <w:r w:rsidR="00D06C69">
        <w:t xml:space="preserve"> in all regions apart from North America</w:t>
      </w:r>
      <w:r>
        <w:t>.</w:t>
      </w:r>
    </w:p>
    <w:p w14:paraId="640EDD43" w14:textId="417E9524" w:rsidR="00AD4DE9" w:rsidRDefault="00AD4DE9">
      <w:pPr>
        <w:spacing w:line="480" w:lineRule="auto"/>
      </w:pPr>
      <w:r>
        <w:rPr>
          <w:noProof/>
        </w:rPr>
        <w:lastRenderedPageBreak/>
        <w:drawing>
          <wp:inline distT="0" distB="0" distL="0" distR="0" wp14:anchorId="302C54E7" wp14:editId="7BAA7F4F">
            <wp:extent cx="5760720" cy="26644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664460"/>
                    </a:xfrm>
                    <a:prstGeom prst="rect">
                      <a:avLst/>
                    </a:prstGeom>
                  </pic:spPr>
                </pic:pic>
              </a:graphicData>
            </a:graphic>
          </wp:inline>
        </w:drawing>
      </w:r>
    </w:p>
    <w:p w14:paraId="589BE4F3" w14:textId="610977C9" w:rsidR="0075626F" w:rsidRDefault="0075626F">
      <w:pPr>
        <w:pStyle w:val="Caption"/>
        <w:spacing w:line="480" w:lineRule="auto"/>
      </w:pPr>
      <w:bookmarkStart w:id="29" w:name="_Ref512426532"/>
      <w:r w:rsidRPr="00A15631">
        <w:rPr>
          <w:b/>
        </w:rPr>
        <w:t xml:space="preserve">Figure </w:t>
      </w:r>
      <w:r>
        <w:rPr>
          <w:b/>
        </w:rPr>
        <w:fldChar w:fldCharType="begin"/>
      </w:r>
      <w:r>
        <w:rPr>
          <w:b/>
        </w:rPr>
        <w:instrText xml:space="preserve"> SEQ Figure \* ARABIC </w:instrText>
      </w:r>
      <w:r>
        <w:rPr>
          <w:b/>
        </w:rPr>
        <w:fldChar w:fldCharType="separate"/>
      </w:r>
      <w:r w:rsidR="0032236D">
        <w:rPr>
          <w:b/>
          <w:noProof/>
        </w:rPr>
        <w:t>2</w:t>
      </w:r>
      <w:r>
        <w:rPr>
          <w:b/>
        </w:rPr>
        <w:fldChar w:fldCharType="end"/>
      </w:r>
      <w:bookmarkEnd w:id="29"/>
      <w:r w:rsidRPr="00A15631">
        <w:rPr>
          <w:b/>
        </w:rPr>
        <w:t>: Size bias in urban mitigation case study research.</w:t>
      </w:r>
      <w:r>
        <w:t xml:space="preserve"> Fractions of population and case studies are relative to regions.</w:t>
      </w:r>
      <w:r w:rsidR="00B41750">
        <w:t xml:space="preserve"> </w:t>
      </w:r>
      <w:r w:rsidR="00B41750" w:rsidRPr="00E25B05">
        <w:t xml:space="preserve">Population </w:t>
      </w:r>
      <w:r w:rsidR="00B41750" w:rsidRPr="001500E5">
        <w:t>data</w:t>
      </w:r>
      <w:r w:rsidR="00147E3A">
        <w:t xml:space="preserve"> and the United Nations Population Division regionalisation</w:t>
      </w:r>
      <w:r w:rsidR="00B41750" w:rsidRPr="001500E5">
        <w:t xml:space="preserve"> </w:t>
      </w:r>
      <w:r w:rsidR="00147E3A">
        <w:t xml:space="preserve">are </w:t>
      </w:r>
      <w:r w:rsidR="00B41750" w:rsidRPr="001500E5">
        <w:t xml:space="preserve">from ref </w:t>
      </w:r>
      <w:r w:rsidR="00B41750" w:rsidRPr="001500E5">
        <w:fldChar w:fldCharType="begin" w:fldLock="1"/>
      </w:r>
      <w:r w:rsidR="004E5E81">
        <w:instrText>ADDIN CSL_CITATION {"citationItems":[{"id":"ITEM-1","itemData":{"author":[{"dropping-particle":"","family":"UN DESA","given":"","non-dropping-particle":"","parse-names":false,"suffix":""}],"id":"ITEM-1","issued":{"date-parts":[["2018"]]},"publisher":"United Nations, Department of Economic and Social Affairs, Population Division","publisher-place":"New York","title":"World Urbanization Prospects: The 2018 Revision","type":"book"},"uris":["http://www.mendeley.com/documents/?uuid=495483fe-5768-42f8-b20c-c42632b970fe"]}],"mendeley":{"formattedCitation":"&lt;sup&gt;7&lt;/sup&gt;","plainTextFormattedCitation":"7","previouslyFormattedCitation":"&lt;sup&gt;7&lt;/sup&gt;"},"properties":{"noteIndex":0},"schema":"https://github.com/citation-style-language/schema/raw/master/csl-citation.json"}</w:instrText>
      </w:r>
      <w:r w:rsidR="00B41750" w:rsidRPr="001500E5">
        <w:fldChar w:fldCharType="separate"/>
      </w:r>
      <w:r w:rsidR="00B41750" w:rsidRPr="001500E5">
        <w:rPr>
          <w:i w:val="0"/>
          <w:noProof/>
        </w:rPr>
        <w:t>7</w:t>
      </w:r>
      <w:r w:rsidR="00B41750" w:rsidRPr="001500E5">
        <w:fldChar w:fldCharType="end"/>
      </w:r>
      <w:r w:rsidR="00B41750" w:rsidRPr="001500E5">
        <w:t>, using agglomeration</w:t>
      </w:r>
      <w:r w:rsidR="00B41750">
        <w:t xml:space="preserve"> data where available.</w:t>
      </w:r>
    </w:p>
    <w:p w14:paraId="55DB11D7" w14:textId="1FEBCDA6" w:rsidR="0075626F" w:rsidRDefault="0075626F">
      <w:pPr>
        <w:spacing w:line="480" w:lineRule="auto"/>
        <w:rPr>
          <w:rFonts w:ascii="Calibri" w:eastAsia="Calibri" w:hAnsi="Calibri" w:cs="Calibri"/>
        </w:rPr>
      </w:pPr>
      <w:r>
        <w:rPr>
          <w:rFonts w:ascii="Calibri" w:eastAsia="Calibri" w:hAnsi="Calibri" w:cs="Calibri"/>
        </w:rPr>
        <w:t>Regionally, we also observe a clear bias towards Europe, North America and Oceania, which receive an outsized share of articles relative to their small proportion of the global urban population (</w:t>
      </w:r>
      <w:del w:id="30" w:author="William Lamb" w:date="2019-02-05T11:16:00Z">
        <w:r w:rsidDel="00B24A84">
          <w:rPr>
            <w:rFonts w:ascii="Calibri" w:eastAsia="Calibri" w:hAnsi="Calibri" w:cs="Calibri"/>
          </w:rPr>
          <w:delText>SI Text</w:delText>
        </w:r>
        <w:r w:rsidR="00435728" w:rsidDel="00B24A84">
          <w:rPr>
            <w:rFonts w:ascii="Calibri" w:eastAsia="Calibri" w:hAnsi="Calibri" w:cs="Calibri"/>
          </w:rPr>
          <w:delText xml:space="preserve"> </w:delText>
        </w:r>
      </w:del>
      <w:ins w:id="31" w:author="William Lamb" w:date="2019-02-05T11:16:00Z">
        <w:r w:rsidR="00B24A84">
          <w:rPr>
            <w:rFonts w:ascii="Calibri" w:eastAsia="Calibri" w:hAnsi="Calibri" w:cs="Calibri"/>
          </w:rPr>
          <w:t xml:space="preserve">Supplementary </w:t>
        </w:r>
      </w:ins>
      <w:r w:rsidR="00435728">
        <w:rPr>
          <w:rFonts w:ascii="Calibri" w:eastAsia="Calibri" w:hAnsi="Calibri" w:cs="Calibri"/>
        </w:rPr>
        <w:t xml:space="preserve">Figure </w:t>
      </w:r>
      <w:r w:rsidR="00B50BD9">
        <w:rPr>
          <w:rFonts w:ascii="Calibri" w:eastAsia="Calibri" w:hAnsi="Calibri" w:cs="Calibri"/>
        </w:rPr>
        <w:t>2</w:t>
      </w:r>
      <w:r w:rsidRPr="00022DCB">
        <w:rPr>
          <w:rFonts w:ascii="Calibri" w:eastAsia="Calibri" w:hAnsi="Calibri" w:cs="Calibri"/>
        </w:rPr>
        <w:t>).</w:t>
      </w:r>
      <w:r>
        <w:rPr>
          <w:rFonts w:ascii="Calibri" w:eastAsia="Calibri" w:hAnsi="Calibri" w:cs="Calibri"/>
        </w:rPr>
        <w:t xml:space="preserve"> Looking forward to urbanisation trends in 2030, the least well represented region, Africa, has the fastest growing cities</w:t>
      </w:r>
      <w:r w:rsidR="00AF7D5A">
        <w:rPr>
          <w:rFonts w:ascii="Calibri" w:eastAsia="Calibri" w:hAnsi="Calibri" w:cs="Calibri"/>
        </w:rPr>
        <w:t xml:space="preserve"> (</w:t>
      </w:r>
      <w:del w:id="32" w:author="William Lamb" w:date="2019-02-05T11:13:00Z">
        <w:r w:rsidR="00AF7D5A" w:rsidDel="00B35847">
          <w:rPr>
            <w:rFonts w:ascii="Calibri" w:eastAsia="Calibri" w:hAnsi="Calibri" w:cs="Calibri"/>
          </w:rPr>
          <w:delText>SI Text</w:delText>
        </w:r>
      </w:del>
      <w:ins w:id="33" w:author="William Lamb" w:date="2019-02-05T11:13:00Z">
        <w:r w:rsidR="00B35847">
          <w:rPr>
            <w:rFonts w:ascii="Calibri" w:eastAsia="Calibri" w:hAnsi="Calibri" w:cs="Calibri"/>
          </w:rPr>
          <w:t>Supplementary</w:t>
        </w:r>
      </w:ins>
      <w:r w:rsidR="00435728">
        <w:rPr>
          <w:rFonts w:ascii="Calibri" w:eastAsia="Calibri" w:hAnsi="Calibri" w:cs="Calibri"/>
        </w:rPr>
        <w:t xml:space="preserve"> Figure 1</w:t>
      </w:r>
      <w:r w:rsidR="00AF7D5A">
        <w:rPr>
          <w:rFonts w:ascii="Calibri" w:eastAsia="Calibri" w:hAnsi="Calibri" w:cs="Calibri"/>
        </w:rPr>
        <w:t>)</w:t>
      </w:r>
      <w:r>
        <w:rPr>
          <w:rFonts w:ascii="Calibri" w:eastAsia="Calibri" w:hAnsi="Calibri" w:cs="Calibri"/>
        </w:rPr>
        <w:t xml:space="preserve">. And </w:t>
      </w:r>
      <w:r w:rsidR="00853738">
        <w:rPr>
          <w:rFonts w:ascii="Calibri" w:eastAsia="Calibri" w:hAnsi="Calibri" w:cs="Calibri"/>
        </w:rPr>
        <w:t xml:space="preserve">one of </w:t>
      </w:r>
      <w:r>
        <w:rPr>
          <w:rFonts w:ascii="Calibri" w:eastAsia="Calibri" w:hAnsi="Calibri" w:cs="Calibri"/>
        </w:rPr>
        <w:t>the least well represented segment</w:t>
      </w:r>
      <w:r w:rsidR="00853738">
        <w:rPr>
          <w:rFonts w:ascii="Calibri" w:eastAsia="Calibri" w:hAnsi="Calibri" w:cs="Calibri"/>
        </w:rPr>
        <w:t>s</w:t>
      </w:r>
      <w:r>
        <w:rPr>
          <w:rFonts w:ascii="Calibri" w:eastAsia="Calibri" w:hAnsi="Calibri" w:cs="Calibri"/>
        </w:rPr>
        <w:t>, small Asian cities, will have the largest share of the global urban population</w:t>
      </w:r>
      <w:r w:rsidR="00AF7D5A">
        <w:rPr>
          <w:rFonts w:ascii="Calibri" w:eastAsia="Calibri" w:hAnsi="Calibri" w:cs="Calibri"/>
        </w:rPr>
        <w:t xml:space="preserve"> (</w:t>
      </w:r>
      <w:del w:id="34" w:author="William Lamb" w:date="2019-02-05T11:13:00Z">
        <w:r w:rsidR="00AF7D5A" w:rsidDel="00B35847">
          <w:rPr>
            <w:rFonts w:ascii="Calibri" w:eastAsia="Calibri" w:hAnsi="Calibri" w:cs="Calibri"/>
          </w:rPr>
          <w:delText>SI Text</w:delText>
        </w:r>
        <w:r w:rsidR="00435728" w:rsidDel="00B35847">
          <w:rPr>
            <w:rFonts w:ascii="Calibri" w:eastAsia="Calibri" w:hAnsi="Calibri" w:cs="Calibri"/>
          </w:rPr>
          <w:delText xml:space="preserve"> </w:delText>
        </w:r>
      </w:del>
      <w:ins w:id="35" w:author="William Lamb" w:date="2019-02-05T11:13:00Z">
        <w:r w:rsidR="00B35847">
          <w:rPr>
            <w:rFonts w:ascii="Calibri" w:eastAsia="Calibri" w:hAnsi="Calibri" w:cs="Calibri"/>
          </w:rPr>
          <w:t xml:space="preserve">Supplementary </w:t>
        </w:r>
      </w:ins>
      <w:r w:rsidR="00435728">
        <w:rPr>
          <w:rFonts w:ascii="Calibri" w:eastAsia="Calibri" w:hAnsi="Calibri" w:cs="Calibri"/>
        </w:rPr>
        <w:t xml:space="preserve">Figure </w:t>
      </w:r>
      <w:r w:rsidR="00F55922">
        <w:rPr>
          <w:rFonts w:ascii="Calibri" w:eastAsia="Calibri" w:hAnsi="Calibri" w:cs="Calibri"/>
        </w:rPr>
        <w:t>3</w:t>
      </w:r>
      <w:r w:rsidR="00AF7D5A">
        <w:rPr>
          <w:rFonts w:ascii="Calibri" w:eastAsia="Calibri" w:hAnsi="Calibri" w:cs="Calibri"/>
        </w:rPr>
        <w:t>)</w:t>
      </w:r>
      <w:r>
        <w:rPr>
          <w:rFonts w:ascii="Calibri" w:eastAsia="Calibri" w:hAnsi="Calibri" w:cs="Calibri"/>
        </w:rPr>
        <w:t>. Hence, the world regions and city scales with most future relevance in terms of total urban population and growth dynamics are systematically underrepresented in the literature.</w:t>
      </w:r>
      <w:r w:rsidR="00B50BD9">
        <w:rPr>
          <w:rFonts w:ascii="Calibri" w:eastAsia="Calibri" w:hAnsi="Calibri" w:cs="Calibri"/>
        </w:rPr>
        <w:t xml:space="preserve"> </w:t>
      </w:r>
    </w:p>
    <w:p w14:paraId="475265FF" w14:textId="0E5B70B2" w:rsidR="00481147" w:rsidRDefault="005E3FD5">
      <w:pPr>
        <w:spacing w:line="480" w:lineRule="auto"/>
        <w:rPr>
          <w:rFonts w:ascii="Calibri" w:eastAsia="Calibri" w:hAnsi="Calibri" w:cs="Calibri"/>
        </w:rPr>
      </w:pPr>
      <w:r>
        <w:rPr>
          <w:rFonts w:ascii="Calibri" w:eastAsia="Calibri" w:hAnsi="Calibri" w:cs="Calibri"/>
        </w:rPr>
        <w:t xml:space="preserve">With the window on </w:t>
      </w:r>
      <w:r w:rsidR="00731566">
        <w:rPr>
          <w:rFonts w:ascii="Calibri" w:eastAsia="Calibri" w:hAnsi="Calibri" w:cs="Calibri"/>
        </w:rPr>
        <w:t xml:space="preserve">the </w:t>
      </w:r>
      <w:r>
        <w:rPr>
          <w:rFonts w:ascii="Calibri" w:eastAsia="Calibri" w:hAnsi="Calibri" w:cs="Calibri"/>
        </w:rPr>
        <w:t>1.5°C</w:t>
      </w:r>
      <w:r w:rsidR="00731566">
        <w:rPr>
          <w:rFonts w:ascii="Calibri" w:eastAsia="Calibri" w:hAnsi="Calibri" w:cs="Calibri"/>
        </w:rPr>
        <w:t xml:space="preserve"> </w:t>
      </w:r>
      <w:r w:rsidR="00481147">
        <w:rPr>
          <w:rFonts w:ascii="Calibri" w:eastAsia="Calibri" w:hAnsi="Calibri" w:cs="Calibri"/>
        </w:rPr>
        <w:t xml:space="preserve">and 2°C </w:t>
      </w:r>
      <w:r w:rsidR="00731566">
        <w:rPr>
          <w:rFonts w:ascii="Calibri" w:eastAsia="Calibri" w:hAnsi="Calibri" w:cs="Calibri"/>
        </w:rPr>
        <w:t>goal</w:t>
      </w:r>
      <w:r w:rsidR="00481147">
        <w:rPr>
          <w:rFonts w:ascii="Calibri" w:eastAsia="Calibri" w:hAnsi="Calibri" w:cs="Calibri"/>
        </w:rPr>
        <w:t>s</w:t>
      </w:r>
      <w:r>
        <w:rPr>
          <w:rFonts w:ascii="Calibri" w:eastAsia="Calibri" w:hAnsi="Calibri" w:cs="Calibri"/>
        </w:rPr>
        <w:t xml:space="preserve"> rapidly closing i</w:t>
      </w:r>
      <w:r w:rsidR="00745B93">
        <w:rPr>
          <w:rFonts w:ascii="Calibri" w:eastAsia="Calibri" w:hAnsi="Calibri" w:cs="Calibri"/>
        </w:rPr>
        <w:t>t is</w:t>
      </w:r>
      <w:r w:rsidR="00826974">
        <w:rPr>
          <w:rFonts w:ascii="Calibri" w:eastAsia="Calibri" w:hAnsi="Calibri" w:cs="Calibri"/>
        </w:rPr>
        <w:t xml:space="preserve"> </w:t>
      </w:r>
      <w:r w:rsidR="00745B93">
        <w:rPr>
          <w:rFonts w:ascii="Calibri" w:eastAsia="Calibri" w:hAnsi="Calibri" w:cs="Calibri"/>
        </w:rPr>
        <w:t xml:space="preserve">essential to </w:t>
      </w:r>
      <w:r>
        <w:rPr>
          <w:rFonts w:ascii="Calibri" w:eastAsia="Calibri" w:hAnsi="Calibri" w:cs="Calibri"/>
        </w:rPr>
        <w:t>immediately</w:t>
      </w:r>
      <w:r w:rsidR="00CB2B83">
        <w:rPr>
          <w:rFonts w:ascii="Calibri" w:eastAsia="Calibri" w:hAnsi="Calibri" w:cs="Calibri"/>
        </w:rPr>
        <w:t xml:space="preserve"> initiate </w:t>
      </w:r>
      <w:r w:rsidR="0076504B">
        <w:rPr>
          <w:rFonts w:ascii="Calibri" w:eastAsia="Calibri" w:hAnsi="Calibri" w:cs="Calibri"/>
        </w:rPr>
        <w:t xml:space="preserve">urban </w:t>
      </w:r>
      <w:r w:rsidR="00731566">
        <w:rPr>
          <w:rFonts w:ascii="Calibri" w:eastAsia="Calibri" w:hAnsi="Calibri" w:cs="Calibri"/>
        </w:rPr>
        <w:t xml:space="preserve">infrastructure </w:t>
      </w:r>
      <w:r w:rsidR="00CB2B83">
        <w:rPr>
          <w:rFonts w:ascii="Calibri" w:eastAsia="Calibri" w:hAnsi="Calibri" w:cs="Calibri"/>
        </w:rPr>
        <w:t>transform</w:t>
      </w:r>
      <w:r w:rsidR="00591B1D">
        <w:rPr>
          <w:rFonts w:ascii="Calibri" w:eastAsia="Calibri" w:hAnsi="Calibri" w:cs="Calibri"/>
        </w:rPr>
        <w:t xml:space="preserve">ations </w:t>
      </w:r>
      <w:r w:rsidR="0076504B">
        <w:rPr>
          <w:rFonts w:ascii="Calibri" w:eastAsia="Calibri" w:hAnsi="Calibri" w:cs="Calibri"/>
        </w:rPr>
        <w:t>and comprehensive low-carbon retrofitting, worldwide</w:t>
      </w:r>
      <w:r w:rsidR="00481147">
        <w:rPr>
          <w:rFonts w:ascii="Calibri" w:eastAsia="Calibri" w:hAnsi="Calibri" w:cs="Calibri"/>
        </w:rPr>
        <w:t xml:space="preserve">. </w:t>
      </w:r>
      <w:r w:rsidR="000A1E3D">
        <w:rPr>
          <w:rFonts w:ascii="Calibri" w:eastAsia="Calibri" w:hAnsi="Calibri" w:cs="Calibri"/>
        </w:rPr>
        <w:t xml:space="preserve">The current focus of case study research on </w:t>
      </w:r>
      <w:r w:rsidR="0076504B">
        <w:rPr>
          <w:rFonts w:ascii="Calibri" w:eastAsia="Calibri" w:hAnsi="Calibri" w:cs="Calibri"/>
        </w:rPr>
        <w:t xml:space="preserve">wealthier </w:t>
      </w:r>
      <w:r w:rsidR="00F30EFF">
        <w:rPr>
          <w:rFonts w:ascii="Calibri" w:eastAsia="Calibri" w:hAnsi="Calibri" w:cs="Calibri"/>
        </w:rPr>
        <w:t xml:space="preserve">and high-emitting </w:t>
      </w:r>
      <w:r w:rsidR="000A1E3D">
        <w:rPr>
          <w:rFonts w:ascii="Calibri" w:eastAsia="Calibri" w:hAnsi="Calibri" w:cs="Calibri"/>
        </w:rPr>
        <w:t>cities is congru</w:t>
      </w:r>
      <w:r w:rsidR="0079320D">
        <w:rPr>
          <w:rFonts w:ascii="Calibri" w:eastAsia="Calibri" w:hAnsi="Calibri" w:cs="Calibri"/>
        </w:rPr>
        <w:t xml:space="preserve">ent </w:t>
      </w:r>
      <w:r w:rsidR="000A1E3D">
        <w:rPr>
          <w:rFonts w:ascii="Calibri" w:eastAsia="Calibri" w:hAnsi="Calibri" w:cs="Calibri"/>
        </w:rPr>
        <w:t xml:space="preserve">with current debates </w:t>
      </w:r>
      <w:r w:rsidR="000A5F74">
        <w:rPr>
          <w:rFonts w:ascii="Calibri" w:eastAsia="Calibri" w:hAnsi="Calibri" w:cs="Calibri"/>
        </w:rPr>
        <w:t>in</w:t>
      </w:r>
      <w:r w:rsidR="000A1E3D">
        <w:rPr>
          <w:rFonts w:ascii="Calibri" w:eastAsia="Calibri" w:hAnsi="Calibri" w:cs="Calibri"/>
        </w:rPr>
        <w:t xml:space="preserve"> climate ethics</w:t>
      </w:r>
      <w:r w:rsidR="00F30EFF">
        <w:rPr>
          <w:rFonts w:ascii="Calibri" w:eastAsia="Calibri" w:hAnsi="Calibri" w:cs="Calibri"/>
        </w:rPr>
        <w:t>:</w:t>
      </w:r>
      <w:r w:rsidR="000A1E3D">
        <w:rPr>
          <w:rFonts w:ascii="Calibri" w:eastAsia="Calibri" w:hAnsi="Calibri" w:cs="Calibri"/>
        </w:rPr>
        <w:t xml:space="preserve"> </w:t>
      </w:r>
      <w:r w:rsidR="0079320D">
        <w:rPr>
          <w:rFonts w:ascii="Calibri" w:eastAsia="Calibri" w:hAnsi="Calibri" w:cs="Calibri"/>
        </w:rPr>
        <w:t>that</w:t>
      </w:r>
      <w:r w:rsidR="000A1E3D">
        <w:rPr>
          <w:rFonts w:ascii="Calibri" w:eastAsia="Calibri" w:hAnsi="Calibri" w:cs="Calibri"/>
        </w:rPr>
        <w:t xml:space="preserve"> responsibility for drastic mitigation action rests on the shoulders of high-emitters</w:t>
      </w:r>
      <w:r w:rsidR="00F217BC">
        <w:rPr>
          <w:rFonts w:ascii="Calibri" w:eastAsia="Calibri" w:hAnsi="Calibri" w:cs="Calibri"/>
        </w:rPr>
        <w:t xml:space="preserve"> </w:t>
      </w:r>
      <w:r w:rsidR="00F217BC">
        <w:rPr>
          <w:rFonts w:ascii="Calibri" w:eastAsia="Calibri" w:hAnsi="Calibri" w:cs="Calibri"/>
        </w:rPr>
        <w:fldChar w:fldCharType="begin" w:fldLock="1"/>
      </w:r>
      <w:r w:rsidR="004E5E81">
        <w:rPr>
          <w:rFonts w:ascii="Calibri" w:eastAsia="Calibri" w:hAnsi="Calibri" w:cs="Calibri"/>
        </w:rPr>
        <w:instrText>ADDIN CSL_CITATION {"citationItems":[{"id":"ITEM-1","itemData":{"DOI":"10.1038/s41558-018-0152-7","ISSN":"1758-6798","author":[{"dropping-particle":"","family":"Kartha","given":"Sivan","non-dropping-particle":"","parse-names":false,"suffix":""},{"dropping-particle":"","family":"Athanasiou","given":"Tom","non-dropping-particle":"","parse-names":false,"suffix":""},{"dropping-particle":"","family":"Caney","given":"S","non-dropping-particle":"","parse-names":false,"suffix":""},{"dropping-particle":"","family":"Cripps","given":"E","non-dropping-particle":"","parse-names":false,"suffix":""},{"dropping-particle":"","family":"Dooley","given":"K","non-dropping-particle":"","parse-names":false,"suffix":""},{"dropping-particle":"","family":"Dubash","given":"N.K.","non-dropping-particle":"","parse-names":false,"suffix":""},{"dropping-particle":"","family":"Fei","given":"T","non-dropping-particle":"","parse-names":false,"suffix":""},{"dropping-particle":"","family":"Harris","given":"P.G.","non-dropping-particle":"","parse-names":false,"suffix":""},{"dropping-particle":"","family":"Holz","given":"C.","non-dropping-particle":"","parse-names":false,"suffix":""},{"dropping-particle":"","family":"Lahn","given":"B.","non-dropping-particle":"","parse-names":false,"suffix":""},{"dropping-particle":"","family":"Moellendorf","given":"D.","non-dropping-particle":"","parse-names":false,"suffix":""},{"dropping-particle":"","family":"Muller","given":"B.","non-dropping-particle":"","parse-names":false,"suffix":""},{"dropping-particle":"","family":"Roberts","given":"T.J.","non-dropping-particle":"","parse-names":false,"suffix":""},{"dropping-particle":"","family":"Sagar","given":"A.","non-dropping-particle":"","parse-names":false,"suffix":""},{"dropping-particle":"","family":"Shue","given":"H.","non-dropping-particle":"","parse-names":false,"suffix":""},{"dropping-particle":"","family":"Singer","given":"P.","non-dropping-particle":"","parse-names":false,"suffix":""},{"dropping-particle":"","family":"Winkler","given":"H.","non-dropping-particle":"","parse-names":false,"suffix":""}],"container-title":"Nature Climate Change","id":"ITEM-1","issue":"May","issued":{"date-parts":[["2018"]]},"page":"348-349","publisher":"Springer US","title":"Cascading biases against poorer countries","type":"article-journal","volume":"8"},"uris":["http://www.mendeley.com/documents/?uuid=f6c8150b-be2b-4b4d-bcf5-2d0f11c5edda"]}],"mendeley":{"formattedCitation":"&lt;sup&gt;8&lt;/sup&gt;","plainTextFormattedCitation":"8","previouslyFormattedCitation":"&lt;sup&gt;8&lt;/sup&gt;"},"properties":{"noteIndex":0},"schema":"https://github.com/citation-style-language/schema/raw/master/csl-citation.json"}</w:instrText>
      </w:r>
      <w:r w:rsidR="00F217BC">
        <w:rPr>
          <w:rFonts w:ascii="Calibri" w:eastAsia="Calibri" w:hAnsi="Calibri" w:cs="Calibri"/>
        </w:rPr>
        <w:fldChar w:fldCharType="separate"/>
      </w:r>
      <w:r w:rsidR="00B41750" w:rsidRPr="00B41750">
        <w:rPr>
          <w:rFonts w:ascii="Calibri" w:eastAsia="Calibri" w:hAnsi="Calibri" w:cs="Calibri"/>
          <w:noProof/>
          <w:vertAlign w:val="superscript"/>
        </w:rPr>
        <w:t>8</w:t>
      </w:r>
      <w:r w:rsidR="00F217BC">
        <w:rPr>
          <w:rFonts w:ascii="Calibri" w:eastAsia="Calibri" w:hAnsi="Calibri" w:cs="Calibri"/>
        </w:rPr>
        <w:fldChar w:fldCharType="end"/>
      </w:r>
      <w:r w:rsidR="00F217BC">
        <w:rPr>
          <w:rFonts w:ascii="Calibri" w:eastAsia="Calibri" w:hAnsi="Calibri" w:cs="Calibri"/>
        </w:rPr>
        <w:t xml:space="preserve">. Nonetheless, </w:t>
      </w:r>
      <w:r w:rsidR="00B941C8">
        <w:rPr>
          <w:rFonts w:ascii="Calibri" w:eastAsia="Calibri" w:hAnsi="Calibri" w:cs="Calibri"/>
        </w:rPr>
        <w:t xml:space="preserve">a high proportion </w:t>
      </w:r>
      <w:r w:rsidR="00F217BC">
        <w:rPr>
          <w:rFonts w:ascii="Calibri" w:eastAsia="Calibri" w:hAnsi="Calibri" w:cs="Calibri"/>
        </w:rPr>
        <w:t xml:space="preserve">of future urban emissions </w:t>
      </w:r>
      <w:r w:rsidR="005428EB">
        <w:rPr>
          <w:rFonts w:ascii="Calibri" w:eastAsia="Calibri" w:hAnsi="Calibri" w:cs="Calibri"/>
        </w:rPr>
        <w:t xml:space="preserve">growth </w:t>
      </w:r>
      <w:r w:rsidR="00F217BC">
        <w:rPr>
          <w:rFonts w:ascii="Calibri" w:eastAsia="Calibri" w:hAnsi="Calibri" w:cs="Calibri"/>
        </w:rPr>
        <w:t xml:space="preserve">will originate from </w:t>
      </w:r>
      <w:r w:rsidR="00F30EFF">
        <w:rPr>
          <w:rFonts w:ascii="Calibri" w:eastAsia="Calibri" w:hAnsi="Calibri" w:cs="Calibri"/>
        </w:rPr>
        <w:t xml:space="preserve">up-coming </w:t>
      </w:r>
      <w:r w:rsidR="00F217BC">
        <w:rPr>
          <w:rFonts w:ascii="Calibri" w:eastAsia="Calibri" w:hAnsi="Calibri" w:cs="Calibri"/>
        </w:rPr>
        <w:t>Asian and African cities, where ongoing processes of urbanization and infrastructure development provide a window of opportunity for establishing urban designs consistent with low-</w:t>
      </w:r>
      <w:r w:rsidR="00F217BC">
        <w:rPr>
          <w:rFonts w:ascii="Calibri" w:eastAsia="Calibri" w:hAnsi="Calibri" w:cs="Calibri"/>
        </w:rPr>
        <w:lastRenderedPageBreak/>
        <w:t>carbon mode choices and building use</w:t>
      </w:r>
      <w:r w:rsidR="0079320D">
        <w:rPr>
          <w:rFonts w:ascii="Calibri" w:eastAsia="Calibri" w:hAnsi="Calibri" w:cs="Calibri"/>
        </w:rPr>
        <w:t xml:space="preserve"> </w:t>
      </w:r>
      <w:r w:rsidR="007D404C">
        <w:rPr>
          <w:rFonts w:ascii="Calibri" w:eastAsia="Calibri" w:hAnsi="Calibri" w:cs="Calibri"/>
        </w:rPr>
        <w:fldChar w:fldCharType="begin" w:fldLock="1"/>
      </w:r>
      <w:r w:rsidR="00DC374A">
        <w:rPr>
          <w:rFonts w:ascii="Calibri" w:eastAsia="Calibri" w:hAnsi="Calibri" w:cs="Calibri"/>
        </w:rPr>
        <w:instrText>ADDIN CSL_CITATION {"citationItems":[{"id":"ITEM-1","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Sciences","id":"ITEM-1","issued":{"date-parts":[["2015"]]},"title":"Global typology of urban energy use and potentials for an urbanization mitigation wedge","type":"article-journal"},"uris":["http://www.mendeley.com/documents/?uuid=0f6da94c-9a72-40eb-8c7f-ee424de9ed8c"]}],"mendeley":{"formattedCitation":"&lt;sup&gt;4&lt;/sup&gt;","plainTextFormattedCitation":"4","previouslyFormattedCitation":"&lt;sup&gt;4&lt;/sup&gt;"},"properties":{"noteIndex":0},"schema":"https://github.com/citation-style-language/schema/raw/master/csl-citation.json"}</w:instrText>
      </w:r>
      <w:r w:rsidR="007D404C">
        <w:rPr>
          <w:rFonts w:ascii="Calibri" w:eastAsia="Calibri" w:hAnsi="Calibri" w:cs="Calibri"/>
        </w:rPr>
        <w:fldChar w:fldCharType="separate"/>
      </w:r>
      <w:r w:rsidR="007D404C" w:rsidRPr="007D404C">
        <w:rPr>
          <w:rFonts w:ascii="Calibri" w:eastAsia="Calibri" w:hAnsi="Calibri" w:cs="Calibri"/>
          <w:noProof/>
          <w:vertAlign w:val="superscript"/>
        </w:rPr>
        <w:t>4</w:t>
      </w:r>
      <w:r w:rsidR="007D404C">
        <w:rPr>
          <w:rFonts w:ascii="Calibri" w:eastAsia="Calibri" w:hAnsi="Calibri" w:cs="Calibri"/>
        </w:rPr>
        <w:fldChar w:fldCharType="end"/>
      </w:r>
      <w:r w:rsidR="00F217BC">
        <w:rPr>
          <w:rFonts w:ascii="Calibri" w:eastAsia="Calibri" w:hAnsi="Calibri" w:cs="Calibri"/>
        </w:rPr>
        <w:t>. Guiding these</w:t>
      </w:r>
      <w:r w:rsidR="00084749">
        <w:rPr>
          <w:rFonts w:ascii="Calibri" w:eastAsia="Calibri" w:hAnsi="Calibri" w:cs="Calibri"/>
        </w:rPr>
        <w:t xml:space="preserve"> growing</w:t>
      </w:r>
      <w:r w:rsidR="00F217BC">
        <w:rPr>
          <w:rFonts w:ascii="Calibri" w:eastAsia="Calibri" w:hAnsi="Calibri" w:cs="Calibri"/>
        </w:rPr>
        <w:t xml:space="preserve"> cities towards compact, low-carbon urban forms requires a major shift in research focus.</w:t>
      </w:r>
      <w:r w:rsidR="007D3CEE">
        <w:rPr>
          <w:rFonts w:ascii="Calibri" w:eastAsia="Calibri" w:hAnsi="Calibri" w:cs="Calibri"/>
        </w:rPr>
        <w:t xml:space="preserve"> </w:t>
      </w:r>
      <w:r w:rsidR="00853738">
        <w:rPr>
          <w:rFonts w:ascii="Calibri" w:eastAsia="Calibri" w:hAnsi="Calibri" w:cs="Calibri"/>
        </w:rPr>
        <w:t>Although</w:t>
      </w:r>
      <w:r w:rsidR="007D3CEE">
        <w:rPr>
          <w:rFonts w:ascii="Calibri" w:eastAsia="Calibri" w:hAnsi="Calibri" w:cs="Calibri"/>
        </w:rPr>
        <w:t xml:space="preserve"> we do observe an uptake in case studies on Asian cities</w:t>
      </w:r>
      <w:r w:rsidR="00853738">
        <w:rPr>
          <w:rFonts w:ascii="Calibri" w:eastAsia="Calibri" w:hAnsi="Calibri" w:cs="Calibri"/>
        </w:rPr>
        <w:t xml:space="preserve"> since the IPCC 5</w:t>
      </w:r>
      <w:r w:rsidR="00853738" w:rsidRPr="00CE1148">
        <w:rPr>
          <w:rFonts w:ascii="Calibri" w:eastAsia="Calibri" w:hAnsi="Calibri" w:cs="Calibri"/>
          <w:vertAlign w:val="superscript"/>
        </w:rPr>
        <w:t>th</w:t>
      </w:r>
      <w:r w:rsidR="00853738">
        <w:rPr>
          <w:rFonts w:ascii="Calibri" w:eastAsia="Calibri" w:hAnsi="Calibri" w:cs="Calibri"/>
        </w:rPr>
        <w:t xml:space="preserve"> Assessment Report</w:t>
      </w:r>
      <w:r w:rsidR="007D3CEE">
        <w:rPr>
          <w:rFonts w:ascii="Calibri" w:eastAsia="Calibri" w:hAnsi="Calibri" w:cs="Calibri"/>
        </w:rPr>
        <w:t xml:space="preserve">, </w:t>
      </w:r>
      <w:r w:rsidR="00853738">
        <w:rPr>
          <w:rFonts w:ascii="Calibri" w:eastAsia="Calibri" w:hAnsi="Calibri" w:cs="Calibri"/>
        </w:rPr>
        <w:t>there has</w:t>
      </w:r>
      <w:r w:rsidR="007D3CEE">
        <w:rPr>
          <w:rFonts w:ascii="Calibri" w:eastAsia="Calibri" w:hAnsi="Calibri" w:cs="Calibri"/>
        </w:rPr>
        <w:t xml:space="preserve"> </w:t>
      </w:r>
      <w:r w:rsidR="00B941C8">
        <w:rPr>
          <w:rFonts w:ascii="Calibri" w:eastAsia="Calibri" w:hAnsi="Calibri" w:cs="Calibri"/>
        </w:rPr>
        <w:t xml:space="preserve">been </w:t>
      </w:r>
      <w:r w:rsidR="007D3CEE">
        <w:rPr>
          <w:rFonts w:ascii="Calibri" w:eastAsia="Calibri" w:hAnsi="Calibri" w:cs="Calibri"/>
        </w:rPr>
        <w:t>only a very limited expansion of cases on African and Latin American cities</w:t>
      </w:r>
      <w:r w:rsidR="007D404C">
        <w:rPr>
          <w:rFonts w:ascii="Calibri" w:eastAsia="Calibri" w:hAnsi="Calibri" w:cs="Calibri"/>
        </w:rPr>
        <w:t xml:space="preserve"> in recent years</w:t>
      </w:r>
      <w:r w:rsidR="007D3CEE">
        <w:rPr>
          <w:rFonts w:ascii="Calibri" w:eastAsia="Calibri" w:hAnsi="Calibri" w:cs="Calibri"/>
        </w:rPr>
        <w:t xml:space="preserve"> (</w:t>
      </w:r>
      <w:del w:id="36" w:author="William Lamb" w:date="2019-02-05T11:16:00Z">
        <w:r w:rsidR="007D3CEE" w:rsidDel="00B35847">
          <w:rPr>
            <w:rFonts w:ascii="Calibri" w:eastAsia="Calibri" w:hAnsi="Calibri" w:cs="Calibri"/>
          </w:rPr>
          <w:delText>SI Text Fig</w:delText>
        </w:r>
      </w:del>
      <w:ins w:id="37" w:author="William Lamb" w:date="2019-02-05T11:16:00Z">
        <w:r w:rsidR="00B35847">
          <w:rPr>
            <w:rFonts w:ascii="Calibri" w:eastAsia="Calibri" w:hAnsi="Calibri" w:cs="Calibri"/>
          </w:rPr>
          <w:t>Supplementary Figure</w:t>
        </w:r>
      </w:ins>
      <w:r w:rsidR="007D3CEE">
        <w:rPr>
          <w:rFonts w:ascii="Calibri" w:eastAsia="Calibri" w:hAnsi="Calibri" w:cs="Calibri"/>
        </w:rPr>
        <w:t xml:space="preserve"> 4).</w:t>
      </w:r>
    </w:p>
    <w:p w14:paraId="06D057B2" w14:textId="53DDDB2A" w:rsidR="00F217BC" w:rsidRDefault="000A5F74">
      <w:pPr>
        <w:spacing w:line="480" w:lineRule="auto"/>
        <w:rPr>
          <w:rFonts w:ascii="Calibri" w:eastAsia="Calibri" w:hAnsi="Calibri" w:cs="Calibri"/>
        </w:rPr>
      </w:pPr>
      <w:r>
        <w:rPr>
          <w:rFonts w:ascii="Calibri" w:eastAsia="Calibri" w:hAnsi="Calibri" w:cs="Calibri"/>
        </w:rPr>
        <w:t xml:space="preserve">Redressing the lack of focus on </w:t>
      </w:r>
      <w:del w:id="38" w:author="William Lamb" w:date="2019-02-05T11:15:00Z">
        <w:r w:rsidDel="00B35847">
          <w:rPr>
            <w:rFonts w:ascii="Calibri" w:eastAsia="Calibri" w:hAnsi="Calibri" w:cs="Calibri"/>
          </w:rPr>
          <w:delText xml:space="preserve">smaller </w:delText>
        </w:r>
      </w:del>
      <w:ins w:id="39" w:author="William Lamb" w:date="2019-02-05T11:15:00Z">
        <w:r w:rsidR="00B35847">
          <w:rPr>
            <w:rFonts w:ascii="Calibri" w:eastAsia="Calibri" w:hAnsi="Calibri" w:cs="Calibri"/>
          </w:rPr>
          <w:t xml:space="preserve">small and medium-sized </w:t>
        </w:r>
      </w:ins>
      <w:r>
        <w:rPr>
          <w:rFonts w:ascii="Calibri" w:eastAsia="Calibri" w:hAnsi="Calibri" w:cs="Calibri"/>
        </w:rPr>
        <w:t xml:space="preserve">cities </w:t>
      </w:r>
      <w:r w:rsidR="00084749">
        <w:rPr>
          <w:rFonts w:ascii="Calibri" w:eastAsia="Calibri" w:hAnsi="Calibri" w:cs="Calibri"/>
        </w:rPr>
        <w:t>emerges as a second</w:t>
      </w:r>
      <w:r>
        <w:rPr>
          <w:rFonts w:ascii="Calibri" w:eastAsia="Calibri" w:hAnsi="Calibri" w:cs="Calibri"/>
        </w:rPr>
        <w:t xml:space="preserve"> priority</w:t>
      </w:r>
      <w:r w:rsidR="000A1E3D">
        <w:rPr>
          <w:rFonts w:ascii="Calibri" w:eastAsia="Calibri" w:hAnsi="Calibri" w:cs="Calibri"/>
        </w:rPr>
        <w:t>. Yet herein lies a more fundamental problem</w:t>
      </w:r>
      <w:r w:rsidR="00FB5547">
        <w:rPr>
          <w:rFonts w:ascii="Calibri" w:eastAsia="Calibri" w:hAnsi="Calibri" w:cs="Calibri"/>
        </w:rPr>
        <w:t>: whereas large cities are few in number and can be reasonably sure of dedicated case studies</w:t>
      </w:r>
      <w:r w:rsidR="00271A62">
        <w:rPr>
          <w:rFonts w:ascii="Calibri" w:eastAsia="Calibri" w:hAnsi="Calibri" w:cs="Calibri"/>
        </w:rPr>
        <w:t xml:space="preserve"> that address specific policy needs</w:t>
      </w:r>
      <w:r w:rsidR="00FB5547">
        <w:rPr>
          <w:rFonts w:ascii="Calibri" w:eastAsia="Calibri" w:hAnsi="Calibri" w:cs="Calibri"/>
        </w:rPr>
        <w:t>, smaller cities are far more numerous</w:t>
      </w:r>
      <w:r w:rsidR="001754F8">
        <w:rPr>
          <w:rFonts w:ascii="Calibri" w:eastAsia="Calibri" w:hAnsi="Calibri" w:cs="Calibri"/>
        </w:rPr>
        <w:t xml:space="preserve">, rendering direct coverage of </w:t>
      </w:r>
      <w:r w:rsidR="00A200BB">
        <w:rPr>
          <w:rFonts w:ascii="Calibri" w:eastAsia="Calibri" w:hAnsi="Calibri" w:cs="Calibri"/>
        </w:rPr>
        <w:t xml:space="preserve">all such </w:t>
      </w:r>
      <w:r w:rsidR="001754F8">
        <w:rPr>
          <w:rFonts w:ascii="Calibri" w:eastAsia="Calibri" w:hAnsi="Calibri" w:cs="Calibri"/>
        </w:rPr>
        <w:t xml:space="preserve">cities </w:t>
      </w:r>
      <w:r w:rsidR="00F966D5">
        <w:rPr>
          <w:rFonts w:ascii="Calibri" w:eastAsia="Calibri" w:hAnsi="Calibri" w:cs="Calibri"/>
        </w:rPr>
        <w:t>near</w:t>
      </w:r>
      <w:r w:rsidR="001754F8">
        <w:rPr>
          <w:rFonts w:ascii="Calibri" w:eastAsia="Calibri" w:hAnsi="Calibri" w:cs="Calibri"/>
        </w:rPr>
        <w:t xml:space="preserve"> impossible</w:t>
      </w:r>
      <w:r w:rsidR="00FB5547">
        <w:rPr>
          <w:rFonts w:ascii="Calibri" w:eastAsia="Calibri" w:hAnsi="Calibri" w:cs="Calibri"/>
        </w:rPr>
        <w:t>.</w:t>
      </w:r>
      <w:r w:rsidR="001754F8">
        <w:rPr>
          <w:rFonts w:ascii="Calibri" w:eastAsia="Calibri" w:hAnsi="Calibri" w:cs="Calibri"/>
        </w:rPr>
        <w:t xml:space="preserve"> </w:t>
      </w:r>
      <w:r w:rsidR="009C1DBE">
        <w:rPr>
          <w:rFonts w:ascii="Calibri" w:eastAsia="Calibri" w:hAnsi="Calibri" w:cs="Calibri"/>
        </w:rPr>
        <w:t>A</w:t>
      </w:r>
      <w:r w:rsidR="00FB5547">
        <w:rPr>
          <w:rFonts w:ascii="Calibri" w:eastAsia="Calibri" w:hAnsi="Calibri" w:cs="Calibri"/>
        </w:rPr>
        <w:t>lmost 60% of global mega-cities (</w:t>
      </w:r>
      <w:r w:rsidR="001754F8">
        <w:rPr>
          <w:rFonts w:ascii="Calibri" w:eastAsia="Calibri" w:hAnsi="Calibri" w:cs="Calibri"/>
        </w:rPr>
        <w:t>17/29</w:t>
      </w:r>
      <w:r w:rsidR="00FB5547">
        <w:rPr>
          <w:rFonts w:ascii="Calibri" w:eastAsia="Calibri" w:hAnsi="Calibri" w:cs="Calibri"/>
        </w:rPr>
        <w:t xml:space="preserve">) </w:t>
      </w:r>
      <w:r w:rsidR="001754F8">
        <w:rPr>
          <w:rFonts w:ascii="Calibri" w:eastAsia="Calibri" w:hAnsi="Calibri" w:cs="Calibri"/>
        </w:rPr>
        <w:t xml:space="preserve">are directly researched in </w:t>
      </w:r>
      <w:r w:rsidR="009C1DBE">
        <w:rPr>
          <w:rFonts w:ascii="Calibri" w:eastAsia="Calibri" w:hAnsi="Calibri" w:cs="Calibri"/>
        </w:rPr>
        <w:t>our database of</w:t>
      </w:r>
      <w:r w:rsidR="001754F8">
        <w:rPr>
          <w:rFonts w:ascii="Calibri" w:eastAsia="Calibri" w:hAnsi="Calibri" w:cs="Calibri"/>
        </w:rPr>
        <w:t xml:space="preserve"> case study literature. This figure declines to </w:t>
      </w:r>
      <w:r w:rsidR="005428EB">
        <w:rPr>
          <w:rFonts w:ascii="Calibri" w:eastAsia="Calibri" w:hAnsi="Calibri" w:cs="Calibri"/>
        </w:rPr>
        <w:t>2</w:t>
      </w:r>
      <w:r w:rsidR="003E2EAE">
        <w:rPr>
          <w:rFonts w:ascii="Calibri" w:eastAsia="Calibri" w:hAnsi="Calibri" w:cs="Calibri"/>
        </w:rPr>
        <w:t>5</w:t>
      </w:r>
      <w:r w:rsidR="001754F8">
        <w:rPr>
          <w:rFonts w:ascii="Calibri" w:eastAsia="Calibri" w:hAnsi="Calibri" w:cs="Calibri"/>
        </w:rPr>
        <w:t>% (</w:t>
      </w:r>
      <w:r w:rsidR="003E2EAE">
        <w:rPr>
          <w:rFonts w:ascii="Calibri" w:eastAsia="Calibri" w:hAnsi="Calibri" w:cs="Calibri"/>
        </w:rPr>
        <w:t>3</w:t>
      </w:r>
      <w:r w:rsidR="00F55922">
        <w:rPr>
          <w:rFonts w:ascii="Calibri" w:eastAsia="Calibri" w:hAnsi="Calibri" w:cs="Calibri"/>
        </w:rPr>
        <w:t>03</w:t>
      </w:r>
      <w:r w:rsidR="001754F8">
        <w:rPr>
          <w:rFonts w:ascii="Calibri" w:eastAsia="Calibri" w:hAnsi="Calibri" w:cs="Calibri"/>
        </w:rPr>
        <w:t>/1228) for medium-sized cities</w:t>
      </w:r>
      <w:r w:rsidR="005428EB">
        <w:rPr>
          <w:rFonts w:ascii="Calibri" w:eastAsia="Calibri" w:hAnsi="Calibri" w:cs="Calibri"/>
        </w:rPr>
        <w:t xml:space="preserve"> (</w:t>
      </w:r>
      <w:del w:id="40" w:author="William Lamb" w:date="2019-02-05T11:51:00Z">
        <w:r w:rsidR="005428EB" w:rsidRPr="00FD03C6" w:rsidDel="00381442">
          <w:rPr>
            <w:rFonts w:ascii="Calibri" w:eastAsia="Calibri" w:hAnsi="Calibri" w:cs="Calibri"/>
          </w:rPr>
          <w:delText>SI Text</w:delText>
        </w:r>
      </w:del>
      <w:ins w:id="41" w:author="William Lamb" w:date="2019-02-05T11:51:00Z">
        <w:r w:rsidR="00381442">
          <w:rPr>
            <w:rFonts w:ascii="Calibri" w:eastAsia="Calibri" w:hAnsi="Calibri" w:cs="Calibri"/>
          </w:rPr>
          <w:t>Supplementary</w:t>
        </w:r>
      </w:ins>
      <w:r w:rsidR="00435728">
        <w:rPr>
          <w:rFonts w:ascii="Calibri" w:eastAsia="Calibri" w:hAnsi="Calibri" w:cs="Calibri"/>
        </w:rPr>
        <w:t xml:space="preserve"> Figure 5</w:t>
      </w:r>
      <w:r w:rsidR="005428EB">
        <w:rPr>
          <w:rFonts w:ascii="Calibri" w:eastAsia="Calibri" w:hAnsi="Calibri" w:cs="Calibri"/>
        </w:rPr>
        <w:t xml:space="preserve">). We can safely presume that coverage is even worse for small cities, even though data on the number of </w:t>
      </w:r>
      <w:r w:rsidR="00FB5F2C">
        <w:rPr>
          <w:rFonts w:ascii="Calibri" w:eastAsia="Calibri" w:hAnsi="Calibri" w:cs="Calibri"/>
        </w:rPr>
        <w:t>these</w:t>
      </w:r>
      <w:r w:rsidR="005428EB">
        <w:rPr>
          <w:rFonts w:ascii="Calibri" w:eastAsia="Calibri" w:hAnsi="Calibri" w:cs="Calibri"/>
        </w:rPr>
        <w:t xml:space="preserve"> remains incomplete.</w:t>
      </w:r>
      <w:r w:rsidR="001754F8">
        <w:rPr>
          <w:rFonts w:ascii="Calibri" w:eastAsia="Calibri" w:hAnsi="Calibri" w:cs="Calibri"/>
        </w:rPr>
        <w:t xml:space="preserve"> </w:t>
      </w:r>
      <w:r w:rsidR="005428EB">
        <w:rPr>
          <w:rFonts w:ascii="Calibri" w:eastAsia="Calibri" w:hAnsi="Calibri" w:cs="Calibri"/>
        </w:rPr>
        <w:t>As a result, l</w:t>
      </w:r>
      <w:r>
        <w:rPr>
          <w:rFonts w:ascii="Calibri" w:eastAsia="Calibri" w:hAnsi="Calibri" w:cs="Calibri"/>
        </w:rPr>
        <w:t xml:space="preserve">earning about solutions across a </w:t>
      </w:r>
      <w:r w:rsidR="007115BB">
        <w:rPr>
          <w:rFonts w:ascii="Calibri" w:eastAsia="Calibri" w:hAnsi="Calibri" w:cs="Calibri"/>
        </w:rPr>
        <w:t>comprehensive set</w:t>
      </w:r>
      <w:r>
        <w:rPr>
          <w:rFonts w:ascii="Calibri" w:eastAsia="Calibri" w:hAnsi="Calibri" w:cs="Calibri"/>
        </w:rPr>
        <w:t xml:space="preserve"> of contexts and scales requires major innovations in </w:t>
      </w:r>
      <w:r w:rsidR="00796A81">
        <w:rPr>
          <w:rFonts w:ascii="Calibri" w:eastAsia="Calibri" w:hAnsi="Calibri" w:cs="Calibri"/>
        </w:rPr>
        <w:t xml:space="preserve">the </w:t>
      </w:r>
      <w:r>
        <w:rPr>
          <w:rFonts w:ascii="Calibri" w:eastAsia="Calibri" w:hAnsi="Calibri" w:cs="Calibri"/>
        </w:rPr>
        <w:t>synthesis</w:t>
      </w:r>
      <w:r w:rsidR="00796A81">
        <w:rPr>
          <w:rFonts w:ascii="Calibri" w:eastAsia="Calibri" w:hAnsi="Calibri" w:cs="Calibri"/>
        </w:rPr>
        <w:t xml:space="preserve"> of case study knowledge</w:t>
      </w:r>
      <w:r>
        <w:rPr>
          <w:rFonts w:ascii="Calibri" w:eastAsia="Calibri" w:hAnsi="Calibri" w:cs="Calibri"/>
        </w:rPr>
        <w:t>.</w:t>
      </w:r>
    </w:p>
    <w:p w14:paraId="0E34BDC1" w14:textId="6ED39B28" w:rsidR="00BC7C92" w:rsidRDefault="00287B3B" w:rsidP="00F351C8">
      <w:pPr>
        <w:pStyle w:val="Heading2"/>
        <w:spacing w:line="480" w:lineRule="auto"/>
        <w:rPr>
          <w:rFonts w:eastAsia="Calibri"/>
        </w:rPr>
      </w:pPr>
      <w:r>
        <w:rPr>
          <w:rFonts w:ascii="Calibri" w:eastAsia="Calibri" w:hAnsi="Calibri" w:cs="Calibri"/>
        </w:rPr>
        <w:t>A topic map of</w:t>
      </w:r>
      <w:r w:rsidR="005428EB">
        <w:rPr>
          <w:rFonts w:ascii="Calibri" w:eastAsia="Calibri" w:hAnsi="Calibri" w:cs="Calibri"/>
        </w:rPr>
        <w:t xml:space="preserve"> urban mitigation case studies</w:t>
      </w:r>
    </w:p>
    <w:p w14:paraId="7DEC4BA7" w14:textId="2299BA8B" w:rsidR="00F966D5" w:rsidRDefault="0055295C" w:rsidP="00EB245C">
      <w:pPr>
        <w:spacing w:line="480" w:lineRule="auto"/>
        <w:rPr>
          <w:rFonts w:ascii="Calibri" w:eastAsia="Calibri" w:hAnsi="Calibri" w:cs="Calibri"/>
        </w:rPr>
      </w:pPr>
      <w:r>
        <w:rPr>
          <w:rFonts w:ascii="Calibri" w:eastAsia="Calibri" w:hAnsi="Calibri" w:cs="Calibri"/>
        </w:rPr>
        <w:t xml:space="preserve">Urban climate mitigation is a broad church, encompassing </w:t>
      </w:r>
      <w:r w:rsidR="00031989">
        <w:rPr>
          <w:rFonts w:ascii="Calibri" w:eastAsia="Calibri" w:hAnsi="Calibri" w:cs="Calibri"/>
        </w:rPr>
        <w:t xml:space="preserve">research on </w:t>
      </w:r>
      <w:r>
        <w:rPr>
          <w:rFonts w:ascii="Calibri" w:eastAsia="Calibri" w:hAnsi="Calibri" w:cs="Calibri"/>
        </w:rPr>
        <w:t>a variety of sectors (</w:t>
      </w:r>
      <w:r w:rsidR="005428EB">
        <w:rPr>
          <w:rFonts w:ascii="Calibri" w:eastAsia="Calibri" w:hAnsi="Calibri" w:cs="Calibri"/>
        </w:rPr>
        <w:t xml:space="preserve">e.g. </w:t>
      </w:r>
      <w:r>
        <w:rPr>
          <w:rFonts w:ascii="Calibri" w:eastAsia="Calibri" w:hAnsi="Calibri" w:cs="Calibri"/>
        </w:rPr>
        <w:t>buildings, transport, waste), policies (infrastructure provisioning, behavioural incentives) and overarching concerns (</w:t>
      </w:r>
      <w:r w:rsidR="00853738">
        <w:rPr>
          <w:rFonts w:ascii="Calibri" w:eastAsia="Calibri" w:hAnsi="Calibri" w:cs="Calibri"/>
        </w:rPr>
        <w:t xml:space="preserve">social and environmental </w:t>
      </w:r>
      <w:r>
        <w:rPr>
          <w:rFonts w:ascii="Calibri" w:eastAsia="Calibri" w:hAnsi="Calibri" w:cs="Calibri"/>
        </w:rPr>
        <w:t>sustainability</w:t>
      </w:r>
      <w:r w:rsidR="00853738">
        <w:rPr>
          <w:rFonts w:ascii="Calibri" w:eastAsia="Calibri" w:hAnsi="Calibri" w:cs="Calibri"/>
        </w:rPr>
        <w:t xml:space="preserve"> </w:t>
      </w:r>
      <w:r w:rsidR="00853738">
        <w:rPr>
          <w:rFonts w:ascii="Calibri" w:eastAsia="Calibri" w:hAnsi="Calibri" w:cs="Calibri"/>
        </w:rPr>
        <w:fldChar w:fldCharType="begin" w:fldLock="1"/>
      </w:r>
      <w:r w:rsidR="00F45112">
        <w:rPr>
          <w:rFonts w:ascii="Calibri" w:eastAsia="Calibri" w:hAnsi="Calibri" w:cs="Calibri"/>
        </w:rPr>
        <w:instrText>ADDIN CSL_CITATION {"citationItems":[{"id":"ITEM-1","itemData":{"DOI":"10.1038/s41893-018-0021-4","ISSN":"2398-9629","author":[{"dropping-particle":"","family":"O'Neill","given":"Daniel W","non-dropping-particle":"","parse-names":false,"suffix":""},{"dropping-particle":"","family":"Fanning","given":"Andrew L","non-dropping-particle":"","parse-names":false,"suffix":""},{"dropping-particle":"","family":"Lamb","given":"William F","non-dropping-particle":"","parse-names":false,"suffix":""},{"dropping-particle":"","family":"Steinberger","given":"Julia K","non-dropping-particle":"","parse-names":false,"suffix":""}],"container-title":"Nature Sustainability","id":"ITEM-1","issued":{"date-parts":[["2018"]]},"page":"88-95","title":"A good life for all within planetary boundaries","type":"article-journal","volume":"1"},"uris":["http://www.mendeley.com/documents/?uuid=e46f28ae-c802-4e3e-9250-2367f8e41f6e"]}],"mendeley":{"formattedCitation":"&lt;sup&gt;9&lt;/sup&gt;","plainTextFormattedCitation":"9","previouslyFormattedCitation":"&lt;sup&gt;9&lt;/sup&gt;"},"properties":{"noteIndex":0},"schema":"https://github.com/citation-style-language/schema/raw/master/csl-citation.json"}</w:instrText>
      </w:r>
      <w:r w:rsidR="00853738">
        <w:rPr>
          <w:rFonts w:ascii="Calibri" w:eastAsia="Calibri" w:hAnsi="Calibri" w:cs="Calibri"/>
        </w:rPr>
        <w:fldChar w:fldCharType="separate"/>
      </w:r>
      <w:r w:rsidR="007D404C" w:rsidRPr="007D404C">
        <w:rPr>
          <w:rFonts w:ascii="Calibri" w:eastAsia="Calibri" w:hAnsi="Calibri" w:cs="Calibri"/>
          <w:noProof/>
          <w:vertAlign w:val="superscript"/>
        </w:rPr>
        <w:t>9</w:t>
      </w:r>
      <w:r w:rsidR="00853738">
        <w:rPr>
          <w:rFonts w:ascii="Calibri" w:eastAsia="Calibri" w:hAnsi="Calibri" w:cs="Calibri"/>
        </w:rPr>
        <w:fldChar w:fldCharType="end"/>
      </w:r>
      <w:r>
        <w:rPr>
          <w:rFonts w:ascii="Calibri" w:eastAsia="Calibri" w:hAnsi="Calibri" w:cs="Calibri"/>
        </w:rPr>
        <w:t xml:space="preserve">). </w:t>
      </w:r>
      <w:r w:rsidR="006E40A0">
        <w:rPr>
          <w:rFonts w:ascii="Calibri" w:eastAsia="Calibri" w:hAnsi="Calibri" w:cs="Calibri"/>
        </w:rPr>
        <w:t xml:space="preserve">The relevance of a particular research stream </w:t>
      </w:r>
      <w:r w:rsidR="005428EB">
        <w:rPr>
          <w:rFonts w:ascii="Calibri" w:eastAsia="Calibri" w:hAnsi="Calibri" w:cs="Calibri"/>
        </w:rPr>
        <w:t xml:space="preserve">for policy learning </w:t>
      </w:r>
      <w:r w:rsidR="006E40A0">
        <w:rPr>
          <w:rFonts w:ascii="Calibri" w:eastAsia="Calibri" w:hAnsi="Calibri" w:cs="Calibri"/>
        </w:rPr>
        <w:t>depends on the cities and context at hand.</w:t>
      </w:r>
      <w:r>
        <w:rPr>
          <w:rFonts w:ascii="Calibri" w:eastAsia="Calibri" w:hAnsi="Calibri" w:cs="Calibri"/>
        </w:rPr>
        <w:t xml:space="preserve"> </w:t>
      </w:r>
      <w:r w:rsidR="001B5162">
        <w:rPr>
          <w:rFonts w:ascii="Calibri" w:eastAsia="Calibri" w:hAnsi="Calibri" w:cs="Calibri"/>
        </w:rPr>
        <w:t>S</w:t>
      </w:r>
      <w:r w:rsidR="0066132F">
        <w:rPr>
          <w:rFonts w:ascii="Calibri" w:eastAsia="Calibri" w:hAnsi="Calibri" w:cs="Calibri"/>
        </w:rPr>
        <w:t>ome urban iss</w:t>
      </w:r>
      <w:r w:rsidR="00113FB9">
        <w:rPr>
          <w:rFonts w:ascii="Calibri" w:eastAsia="Calibri" w:hAnsi="Calibri" w:cs="Calibri"/>
        </w:rPr>
        <w:t xml:space="preserve">ues are known to be ubiquitous – </w:t>
      </w:r>
      <w:r w:rsidR="0066132F">
        <w:rPr>
          <w:rFonts w:ascii="Calibri" w:eastAsia="Calibri" w:hAnsi="Calibri" w:cs="Calibri"/>
        </w:rPr>
        <w:t>car-</w:t>
      </w:r>
      <w:r>
        <w:rPr>
          <w:rFonts w:ascii="Calibri" w:eastAsia="Calibri" w:hAnsi="Calibri" w:cs="Calibri"/>
        </w:rPr>
        <w:t>centric</w:t>
      </w:r>
      <w:r w:rsidR="0066132F">
        <w:rPr>
          <w:rFonts w:ascii="Calibri" w:eastAsia="Calibri" w:hAnsi="Calibri" w:cs="Calibri"/>
        </w:rPr>
        <w:t xml:space="preserve"> </w:t>
      </w:r>
      <w:r w:rsidR="0092577B">
        <w:rPr>
          <w:rFonts w:ascii="Calibri" w:eastAsia="Calibri" w:hAnsi="Calibri" w:cs="Calibri"/>
        </w:rPr>
        <w:t xml:space="preserve">transportation </w:t>
      </w:r>
      <w:r w:rsidR="0066132F">
        <w:rPr>
          <w:rFonts w:ascii="Calibri" w:eastAsia="Calibri" w:hAnsi="Calibri" w:cs="Calibri"/>
        </w:rPr>
        <w:t>infrastructure</w:t>
      </w:r>
      <w:r w:rsidR="00113FB9">
        <w:rPr>
          <w:rFonts w:ascii="Calibri" w:eastAsia="Calibri" w:hAnsi="Calibri" w:cs="Calibri"/>
        </w:rPr>
        <w:t>s</w:t>
      </w:r>
      <w:r w:rsidR="0066132F">
        <w:rPr>
          <w:rFonts w:ascii="Calibri" w:eastAsia="Calibri" w:hAnsi="Calibri" w:cs="Calibri"/>
        </w:rPr>
        <w:t xml:space="preserve"> </w:t>
      </w:r>
      <w:r w:rsidR="0092577B">
        <w:rPr>
          <w:rFonts w:ascii="Calibri" w:eastAsia="Calibri" w:hAnsi="Calibri" w:cs="Calibri"/>
        </w:rPr>
        <w:t>often result in a variety of harms to human health, civic life and equal access to services</w:t>
      </w:r>
      <w:r w:rsidR="00113FB9">
        <w:rPr>
          <w:rFonts w:ascii="Calibri" w:eastAsia="Calibri" w:hAnsi="Calibri" w:cs="Calibri"/>
        </w:rPr>
        <w:t xml:space="preserve"> –</w:t>
      </w:r>
      <w:r w:rsidR="0092577B">
        <w:rPr>
          <w:rFonts w:ascii="Calibri" w:eastAsia="Calibri" w:hAnsi="Calibri" w:cs="Calibri"/>
        </w:rPr>
        <w:t xml:space="preserve"> </w:t>
      </w:r>
      <w:r w:rsidR="001B5162">
        <w:rPr>
          <w:rFonts w:ascii="Calibri" w:eastAsia="Calibri" w:hAnsi="Calibri" w:cs="Calibri"/>
        </w:rPr>
        <w:t xml:space="preserve">while </w:t>
      </w:r>
      <w:r w:rsidR="00113FB9">
        <w:rPr>
          <w:rFonts w:ascii="Calibri" w:eastAsia="Calibri" w:hAnsi="Calibri" w:cs="Calibri"/>
        </w:rPr>
        <w:t>o</w:t>
      </w:r>
      <w:r w:rsidR="003A275B">
        <w:rPr>
          <w:rFonts w:ascii="Calibri" w:eastAsia="Calibri" w:hAnsi="Calibri" w:cs="Calibri"/>
        </w:rPr>
        <w:t xml:space="preserve">thers </w:t>
      </w:r>
      <w:r w:rsidR="0092577B">
        <w:rPr>
          <w:rFonts w:ascii="Calibri" w:eastAsia="Calibri" w:hAnsi="Calibri" w:cs="Calibri"/>
        </w:rPr>
        <w:t xml:space="preserve">are far more </w:t>
      </w:r>
      <w:r w:rsidR="006E40A0">
        <w:rPr>
          <w:rFonts w:ascii="Calibri" w:eastAsia="Calibri" w:hAnsi="Calibri" w:cs="Calibri"/>
        </w:rPr>
        <w:t xml:space="preserve">location </w:t>
      </w:r>
      <w:r w:rsidR="0092577B">
        <w:rPr>
          <w:rFonts w:ascii="Calibri" w:eastAsia="Calibri" w:hAnsi="Calibri" w:cs="Calibri"/>
        </w:rPr>
        <w:t>spe</w:t>
      </w:r>
      <w:r w:rsidR="00113FB9">
        <w:rPr>
          <w:rFonts w:ascii="Calibri" w:eastAsia="Calibri" w:hAnsi="Calibri" w:cs="Calibri"/>
        </w:rPr>
        <w:t xml:space="preserve">cific, such as </w:t>
      </w:r>
      <w:r w:rsidR="0092577B">
        <w:rPr>
          <w:rFonts w:ascii="Calibri" w:eastAsia="Calibri" w:hAnsi="Calibri" w:cs="Calibri"/>
        </w:rPr>
        <w:t xml:space="preserve">high heating demands </w:t>
      </w:r>
      <w:r w:rsidR="00113FB9">
        <w:rPr>
          <w:rFonts w:ascii="Calibri" w:eastAsia="Calibri" w:hAnsi="Calibri" w:cs="Calibri"/>
        </w:rPr>
        <w:t xml:space="preserve">in </w:t>
      </w:r>
      <w:r w:rsidR="0092577B">
        <w:rPr>
          <w:rFonts w:ascii="Calibri" w:eastAsia="Calibri" w:hAnsi="Calibri" w:cs="Calibri"/>
        </w:rPr>
        <w:t>northern latitudes</w:t>
      </w:r>
      <w:r w:rsidR="001B5162">
        <w:rPr>
          <w:rFonts w:ascii="Calibri" w:eastAsia="Calibri" w:hAnsi="Calibri" w:cs="Calibri"/>
        </w:rPr>
        <w:t>,</w:t>
      </w:r>
      <w:r>
        <w:rPr>
          <w:rFonts w:ascii="Calibri" w:eastAsia="Calibri" w:hAnsi="Calibri" w:cs="Calibri"/>
        </w:rPr>
        <w:t xml:space="preserve"> </w:t>
      </w:r>
      <w:r w:rsidR="003A275B">
        <w:rPr>
          <w:rFonts w:ascii="Calibri" w:eastAsia="Calibri" w:hAnsi="Calibri" w:cs="Calibri"/>
        </w:rPr>
        <w:t xml:space="preserve">or </w:t>
      </w:r>
      <w:r w:rsidR="0092577B">
        <w:rPr>
          <w:rFonts w:ascii="Calibri" w:eastAsia="Calibri" w:hAnsi="Calibri" w:cs="Calibri"/>
        </w:rPr>
        <w:t>climate adaptation</w:t>
      </w:r>
      <w:r w:rsidR="00F07C33">
        <w:rPr>
          <w:rFonts w:ascii="Calibri" w:eastAsia="Calibri" w:hAnsi="Calibri" w:cs="Calibri"/>
        </w:rPr>
        <w:t xml:space="preserve"> needs</w:t>
      </w:r>
      <w:r w:rsidR="0092577B">
        <w:rPr>
          <w:rFonts w:ascii="Calibri" w:eastAsia="Calibri" w:hAnsi="Calibri" w:cs="Calibri"/>
        </w:rPr>
        <w:t xml:space="preserve"> </w:t>
      </w:r>
      <w:r w:rsidR="00113FB9">
        <w:rPr>
          <w:rFonts w:ascii="Calibri" w:eastAsia="Calibri" w:hAnsi="Calibri" w:cs="Calibri"/>
        </w:rPr>
        <w:t xml:space="preserve">in </w:t>
      </w:r>
      <w:r w:rsidR="0092577B">
        <w:rPr>
          <w:rFonts w:ascii="Calibri" w:eastAsia="Calibri" w:hAnsi="Calibri" w:cs="Calibri"/>
        </w:rPr>
        <w:t>low-lying coastal cities</w:t>
      </w:r>
      <w:r>
        <w:rPr>
          <w:rFonts w:ascii="Calibri" w:eastAsia="Calibri" w:hAnsi="Calibri" w:cs="Calibri"/>
        </w:rPr>
        <w:t>.</w:t>
      </w:r>
      <w:r w:rsidR="0092577B">
        <w:rPr>
          <w:rFonts w:ascii="Calibri" w:eastAsia="Calibri" w:hAnsi="Calibri" w:cs="Calibri"/>
        </w:rPr>
        <w:t xml:space="preserve"> </w:t>
      </w:r>
      <w:r w:rsidR="006E40A0">
        <w:rPr>
          <w:rFonts w:ascii="Calibri" w:eastAsia="Calibri" w:hAnsi="Calibri" w:cs="Calibri"/>
        </w:rPr>
        <w:t xml:space="preserve">Understanding the scope of </w:t>
      </w:r>
      <w:r w:rsidR="00084749">
        <w:rPr>
          <w:rFonts w:ascii="Calibri" w:eastAsia="Calibri" w:hAnsi="Calibri" w:cs="Calibri"/>
        </w:rPr>
        <w:t xml:space="preserve">mitigation </w:t>
      </w:r>
      <w:r w:rsidR="006E40A0">
        <w:rPr>
          <w:rFonts w:ascii="Calibri" w:eastAsia="Calibri" w:hAnsi="Calibri" w:cs="Calibri"/>
        </w:rPr>
        <w:t xml:space="preserve">research carried out on cities </w:t>
      </w:r>
      <w:r w:rsidR="00084749">
        <w:rPr>
          <w:rFonts w:ascii="Calibri" w:eastAsia="Calibri" w:hAnsi="Calibri" w:cs="Calibri"/>
        </w:rPr>
        <w:t>is</w:t>
      </w:r>
      <w:r w:rsidR="006E40A0">
        <w:rPr>
          <w:rFonts w:ascii="Calibri" w:eastAsia="Calibri" w:hAnsi="Calibri" w:cs="Calibri"/>
        </w:rPr>
        <w:t xml:space="preserve"> an entry point to structured learning </w:t>
      </w:r>
      <w:r w:rsidR="001B5162">
        <w:rPr>
          <w:rFonts w:ascii="Calibri" w:eastAsia="Calibri" w:hAnsi="Calibri" w:cs="Calibri"/>
        </w:rPr>
        <w:t>on</w:t>
      </w:r>
      <w:r w:rsidR="006E40A0">
        <w:rPr>
          <w:rFonts w:ascii="Calibri" w:eastAsia="Calibri" w:hAnsi="Calibri" w:cs="Calibri"/>
        </w:rPr>
        <w:t xml:space="preserve"> solutions.</w:t>
      </w:r>
    </w:p>
    <w:p w14:paraId="078B13DE" w14:textId="7C82FCB5" w:rsidR="004B5351" w:rsidRDefault="00BA4927" w:rsidP="00EB245C">
      <w:pPr>
        <w:spacing w:line="480" w:lineRule="auto"/>
        <w:rPr>
          <w:rFonts w:ascii="Calibri" w:eastAsia="Calibri" w:hAnsi="Calibri" w:cs="Calibri"/>
        </w:rPr>
      </w:pPr>
      <w:r>
        <w:rPr>
          <w:rFonts w:ascii="Calibri" w:eastAsia="Calibri" w:hAnsi="Calibri" w:cs="Calibri"/>
        </w:rPr>
        <w:t>However, i</w:t>
      </w:r>
      <w:r w:rsidR="00F52E6F">
        <w:rPr>
          <w:rFonts w:ascii="Calibri" w:eastAsia="Calibri" w:hAnsi="Calibri" w:cs="Calibri"/>
        </w:rPr>
        <w:t xml:space="preserve">t is increasingly difficult to track the development of </w:t>
      </w:r>
      <w:r w:rsidR="008E2951">
        <w:rPr>
          <w:rFonts w:ascii="Calibri" w:eastAsia="Calibri" w:hAnsi="Calibri" w:cs="Calibri"/>
        </w:rPr>
        <w:t xml:space="preserve">rapidly growing </w:t>
      </w:r>
      <w:r w:rsidR="007F533E">
        <w:rPr>
          <w:rFonts w:ascii="Calibri" w:eastAsia="Calibri" w:hAnsi="Calibri" w:cs="Calibri"/>
        </w:rPr>
        <w:t>scientific fields</w:t>
      </w:r>
      <w:r>
        <w:rPr>
          <w:rFonts w:ascii="Calibri" w:eastAsia="Calibri" w:hAnsi="Calibri" w:cs="Calibri"/>
        </w:rPr>
        <w:t>. W</w:t>
      </w:r>
      <w:r w:rsidR="002A1FFB">
        <w:rPr>
          <w:rFonts w:ascii="Calibri" w:eastAsia="Calibri" w:hAnsi="Calibri" w:cs="Calibri"/>
        </w:rPr>
        <w:t>e</w:t>
      </w:r>
      <w:r w:rsidR="006B0909">
        <w:rPr>
          <w:rFonts w:ascii="Calibri" w:eastAsia="Calibri" w:hAnsi="Calibri" w:cs="Calibri"/>
        </w:rPr>
        <w:t xml:space="preserve"> </w:t>
      </w:r>
      <w:r>
        <w:rPr>
          <w:rFonts w:ascii="Calibri" w:eastAsia="Calibri" w:hAnsi="Calibri" w:cs="Calibri"/>
        </w:rPr>
        <w:t xml:space="preserve">therefore </w:t>
      </w:r>
      <w:r w:rsidR="006B0909">
        <w:rPr>
          <w:rFonts w:ascii="Calibri" w:eastAsia="Calibri" w:hAnsi="Calibri" w:cs="Calibri"/>
        </w:rPr>
        <w:t xml:space="preserve">turn to natural language processing methods </w:t>
      </w:r>
      <w:r w:rsidR="00084749">
        <w:rPr>
          <w:rFonts w:ascii="Calibri" w:eastAsia="Calibri" w:hAnsi="Calibri" w:cs="Calibri"/>
        </w:rPr>
        <w:t xml:space="preserve">to explore the </w:t>
      </w:r>
      <w:r w:rsidR="000C4464">
        <w:rPr>
          <w:rFonts w:ascii="Calibri" w:eastAsia="Calibri" w:hAnsi="Calibri" w:cs="Calibri"/>
        </w:rPr>
        <w:t>thematic</w:t>
      </w:r>
      <w:r w:rsidR="00084749">
        <w:rPr>
          <w:rFonts w:ascii="Calibri" w:eastAsia="Calibri" w:hAnsi="Calibri" w:cs="Calibri"/>
        </w:rPr>
        <w:t xml:space="preserve"> content of urban </w:t>
      </w:r>
      <w:r w:rsidR="00084749">
        <w:rPr>
          <w:rFonts w:ascii="Calibri" w:eastAsia="Calibri" w:hAnsi="Calibri" w:cs="Calibri"/>
        </w:rPr>
        <w:lastRenderedPageBreak/>
        <w:t>case studies</w:t>
      </w:r>
      <w:r w:rsidR="006B0909">
        <w:rPr>
          <w:rFonts w:ascii="Calibri" w:eastAsia="Calibri" w:hAnsi="Calibri" w:cs="Calibri"/>
        </w:rPr>
        <w:t xml:space="preserve">. </w:t>
      </w:r>
      <w:r w:rsidR="007B525F">
        <w:rPr>
          <w:rFonts w:ascii="Calibri" w:eastAsia="Calibri" w:hAnsi="Calibri" w:cs="Calibri"/>
        </w:rPr>
        <w:t>Using the identified</w:t>
      </w:r>
      <w:r w:rsidR="00F52E6F">
        <w:rPr>
          <w:rFonts w:ascii="Calibri" w:eastAsia="Calibri" w:hAnsi="Calibri" w:cs="Calibri"/>
        </w:rPr>
        <w:t xml:space="preserve"> corpus of </w:t>
      </w:r>
      <w:r w:rsidR="00F55922">
        <w:rPr>
          <w:rFonts w:ascii="Calibri" w:eastAsia="Calibri" w:hAnsi="Calibri" w:cs="Calibri"/>
        </w:rPr>
        <w:t>4,051</w:t>
      </w:r>
      <w:r w:rsidR="007B525F">
        <w:rPr>
          <w:rFonts w:ascii="Calibri" w:eastAsia="Calibri" w:hAnsi="Calibri" w:cs="Calibri"/>
        </w:rPr>
        <w:t xml:space="preserve"> case studies w</w:t>
      </w:r>
      <w:r w:rsidR="006B0909">
        <w:rPr>
          <w:rFonts w:ascii="Calibri" w:eastAsia="Calibri" w:hAnsi="Calibri" w:cs="Calibri"/>
        </w:rPr>
        <w:t xml:space="preserve">e construct a matrix of </w:t>
      </w:r>
      <w:r w:rsidR="00800CE3">
        <w:rPr>
          <w:rFonts w:ascii="Calibri" w:eastAsia="Calibri" w:hAnsi="Calibri" w:cs="Calibri"/>
        </w:rPr>
        <w:t>documents and the words contain</w:t>
      </w:r>
      <w:r w:rsidR="003A275B">
        <w:rPr>
          <w:rFonts w:ascii="Calibri" w:eastAsia="Calibri" w:hAnsi="Calibri" w:cs="Calibri"/>
        </w:rPr>
        <w:t xml:space="preserve">ed in their </w:t>
      </w:r>
      <w:r w:rsidR="00800CE3">
        <w:rPr>
          <w:rFonts w:ascii="Calibri" w:eastAsia="Calibri" w:hAnsi="Calibri" w:cs="Calibri"/>
        </w:rPr>
        <w:t xml:space="preserve">abstracts, factorising to obtain the </w:t>
      </w:r>
      <w:r w:rsidR="00864093">
        <w:rPr>
          <w:rFonts w:ascii="Calibri" w:eastAsia="Calibri" w:hAnsi="Calibri" w:cs="Calibri"/>
        </w:rPr>
        <w:t>‘</w:t>
      </w:r>
      <w:r w:rsidR="00800CE3">
        <w:rPr>
          <w:rFonts w:ascii="Calibri" w:eastAsia="Calibri" w:hAnsi="Calibri" w:cs="Calibri"/>
        </w:rPr>
        <w:t>topics</w:t>
      </w:r>
      <w:r w:rsidR="00864093">
        <w:rPr>
          <w:rFonts w:ascii="Calibri" w:eastAsia="Calibri" w:hAnsi="Calibri" w:cs="Calibri"/>
        </w:rPr>
        <w:t>’</w:t>
      </w:r>
      <w:r w:rsidR="00800CE3">
        <w:rPr>
          <w:rFonts w:ascii="Calibri" w:eastAsia="Calibri" w:hAnsi="Calibri" w:cs="Calibri"/>
        </w:rPr>
        <w:t xml:space="preserve"> that describe commonly co-occurring words across the document set (</w:t>
      </w:r>
      <w:r w:rsidR="008E2951">
        <w:rPr>
          <w:rFonts w:ascii="Calibri" w:eastAsia="Calibri" w:hAnsi="Calibri" w:cs="Calibri"/>
        </w:rPr>
        <w:t xml:space="preserve">we subsequently refer to this as </w:t>
      </w:r>
      <w:del w:id="42" w:author="William Lamb" w:date="2019-02-05T14:47:00Z">
        <w:r w:rsidR="008E2951" w:rsidDel="00F45112">
          <w:rPr>
            <w:rFonts w:ascii="Calibri" w:eastAsia="Calibri" w:hAnsi="Calibri" w:cs="Calibri"/>
          </w:rPr>
          <w:delText>“</w:delText>
        </w:r>
      </w:del>
      <w:ins w:id="43" w:author="William Lamb" w:date="2019-02-05T14:47:00Z">
        <w:r w:rsidR="00F45112">
          <w:rPr>
            <w:rFonts w:ascii="Calibri" w:eastAsia="Calibri" w:hAnsi="Calibri" w:cs="Calibri"/>
          </w:rPr>
          <w:t>‘</w:t>
        </w:r>
      </w:ins>
      <w:r w:rsidR="008E2951">
        <w:rPr>
          <w:rFonts w:ascii="Calibri" w:eastAsia="Calibri" w:hAnsi="Calibri" w:cs="Calibri"/>
        </w:rPr>
        <w:t>topic modelling</w:t>
      </w:r>
      <w:del w:id="44" w:author="William Lamb" w:date="2019-02-05T14:47:00Z">
        <w:r w:rsidR="008E2951" w:rsidDel="00F45112">
          <w:rPr>
            <w:rFonts w:ascii="Calibri" w:eastAsia="Calibri" w:hAnsi="Calibri" w:cs="Calibri"/>
          </w:rPr>
          <w:delText>”</w:delText>
        </w:r>
      </w:del>
      <w:ins w:id="45" w:author="William Lamb" w:date="2019-02-05T14:47:00Z">
        <w:r w:rsidR="00F45112">
          <w:rPr>
            <w:rFonts w:ascii="Calibri" w:eastAsia="Calibri" w:hAnsi="Calibri" w:cs="Calibri"/>
          </w:rPr>
          <w:t>’</w:t>
        </w:r>
      </w:ins>
      <w:r w:rsidR="008E2951">
        <w:rPr>
          <w:rFonts w:ascii="Calibri" w:eastAsia="Calibri" w:hAnsi="Calibri" w:cs="Calibri"/>
        </w:rPr>
        <w:t>; see methods</w:t>
      </w:r>
      <w:r w:rsidR="00800CE3">
        <w:rPr>
          <w:rFonts w:ascii="Calibri" w:eastAsia="Calibri" w:hAnsi="Calibri" w:cs="Calibri"/>
        </w:rPr>
        <w:t>).</w:t>
      </w:r>
      <w:r w:rsidR="00D87FCA">
        <w:rPr>
          <w:rFonts w:ascii="Calibri" w:eastAsia="Calibri" w:hAnsi="Calibri" w:cs="Calibri"/>
        </w:rPr>
        <w:t xml:space="preserve"> In essence</w:t>
      </w:r>
      <w:r w:rsidR="00864093">
        <w:rPr>
          <w:rFonts w:ascii="Calibri" w:eastAsia="Calibri" w:hAnsi="Calibri" w:cs="Calibri"/>
        </w:rPr>
        <w:t>,</w:t>
      </w:r>
      <w:r w:rsidR="00D87FCA">
        <w:rPr>
          <w:rFonts w:ascii="Calibri" w:eastAsia="Calibri" w:hAnsi="Calibri" w:cs="Calibri"/>
        </w:rPr>
        <w:t xml:space="preserve"> machine reading software </w:t>
      </w:r>
      <w:r w:rsidR="00864093">
        <w:rPr>
          <w:rFonts w:ascii="Calibri" w:eastAsia="Calibri" w:hAnsi="Calibri" w:cs="Calibri"/>
        </w:rPr>
        <w:t xml:space="preserve">discovers the latent </w:t>
      </w:r>
      <w:r w:rsidR="00A5626E">
        <w:rPr>
          <w:rFonts w:ascii="Calibri" w:eastAsia="Calibri" w:hAnsi="Calibri" w:cs="Calibri"/>
        </w:rPr>
        <w:t xml:space="preserve">topics </w:t>
      </w:r>
      <w:r w:rsidR="00864093">
        <w:rPr>
          <w:rFonts w:ascii="Calibri" w:eastAsia="Calibri" w:hAnsi="Calibri" w:cs="Calibri"/>
        </w:rPr>
        <w:t xml:space="preserve">that permeate the document set and categorises each document accordingly, substituting </w:t>
      </w:r>
      <w:r w:rsidR="007A3671">
        <w:rPr>
          <w:rFonts w:ascii="Calibri" w:eastAsia="Calibri" w:hAnsi="Calibri" w:cs="Calibri"/>
        </w:rPr>
        <w:t xml:space="preserve">for the laborious task of reading and </w:t>
      </w:r>
      <w:r w:rsidR="00864093">
        <w:rPr>
          <w:rFonts w:ascii="Calibri" w:eastAsia="Calibri" w:hAnsi="Calibri" w:cs="Calibri"/>
        </w:rPr>
        <w:t xml:space="preserve">tagging </w:t>
      </w:r>
      <w:r w:rsidR="00E71A86">
        <w:rPr>
          <w:rFonts w:ascii="Calibri" w:eastAsia="Calibri" w:hAnsi="Calibri" w:cs="Calibri"/>
        </w:rPr>
        <w:t xml:space="preserve">each </w:t>
      </w:r>
      <w:r w:rsidR="00864093">
        <w:rPr>
          <w:rFonts w:ascii="Calibri" w:eastAsia="Calibri" w:hAnsi="Calibri" w:cs="Calibri"/>
        </w:rPr>
        <w:t>article</w:t>
      </w:r>
      <w:r w:rsidR="007A3671">
        <w:rPr>
          <w:rFonts w:ascii="Calibri" w:eastAsia="Calibri" w:hAnsi="Calibri" w:cs="Calibri"/>
        </w:rPr>
        <w:t xml:space="preserve"> by hand</w:t>
      </w:r>
      <w:r w:rsidR="00D87FCA">
        <w:rPr>
          <w:rFonts w:ascii="Calibri" w:eastAsia="Calibri" w:hAnsi="Calibri" w:cs="Calibri"/>
        </w:rPr>
        <w:t>.</w:t>
      </w:r>
    </w:p>
    <w:p w14:paraId="7C4A31AA" w14:textId="5A82B95B" w:rsidR="00AD4DE9" w:rsidRDefault="00AD4DE9" w:rsidP="00EB245C">
      <w:pPr>
        <w:spacing w:line="480" w:lineRule="auto"/>
        <w:rPr>
          <w:rFonts w:ascii="Calibri" w:eastAsia="Calibri" w:hAnsi="Calibri" w:cs="Calibri"/>
        </w:rPr>
      </w:pPr>
      <w:del w:id="46" w:author="William Lamb" w:date="2019-02-05T14:48:00Z">
        <w:r w:rsidDel="00F45112">
          <w:rPr>
            <w:rFonts w:ascii="Calibri" w:eastAsia="Calibri" w:hAnsi="Calibri" w:cs="Calibri"/>
            <w:noProof/>
          </w:rPr>
          <w:drawing>
            <wp:inline distT="0" distB="0" distL="0" distR="0" wp14:anchorId="23D9F4D0" wp14:editId="6AF52E66">
              <wp:extent cx="5760720" cy="36950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695065"/>
                      </a:xfrm>
                      <a:prstGeom prst="rect">
                        <a:avLst/>
                      </a:prstGeom>
                    </pic:spPr>
                  </pic:pic>
                </a:graphicData>
              </a:graphic>
            </wp:inline>
          </w:drawing>
        </w:r>
      </w:del>
      <w:ins w:id="47" w:author="William Lamb" w:date="2019-02-05T14:48:00Z">
        <w:r w:rsidR="00F45112">
          <w:rPr>
            <w:rFonts w:ascii="Calibri" w:eastAsia="Calibri" w:hAnsi="Calibri" w:cs="Calibri"/>
            <w:noProof/>
          </w:rPr>
          <w:drawing>
            <wp:inline distT="0" distB="0" distL="0" distR="0" wp14:anchorId="640DC0BB" wp14:editId="323F8867">
              <wp:extent cx="5760720" cy="3629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629025"/>
                      </a:xfrm>
                      <a:prstGeom prst="rect">
                        <a:avLst/>
                      </a:prstGeom>
                    </pic:spPr>
                  </pic:pic>
                </a:graphicData>
              </a:graphic>
            </wp:inline>
          </w:drawing>
        </w:r>
      </w:ins>
    </w:p>
    <w:p w14:paraId="6E99FCD2" w14:textId="5B416241" w:rsidR="00994AE5" w:rsidRPr="00D66384" w:rsidRDefault="008637D8" w:rsidP="000708F6">
      <w:pPr>
        <w:pStyle w:val="Caption"/>
        <w:spacing w:line="480" w:lineRule="auto"/>
        <w:rPr>
          <w:b/>
        </w:rPr>
      </w:pPr>
      <w:bookmarkStart w:id="48" w:name="_Ref512603180"/>
      <w:r w:rsidRPr="00D66384">
        <w:rPr>
          <w:b/>
        </w:rPr>
        <w:t xml:space="preserve">Figure </w:t>
      </w:r>
      <w:r w:rsidR="003A275B" w:rsidRPr="00D66384">
        <w:rPr>
          <w:b/>
        </w:rPr>
        <w:fldChar w:fldCharType="begin"/>
      </w:r>
      <w:r w:rsidR="003A275B" w:rsidRPr="00D66384">
        <w:rPr>
          <w:b/>
        </w:rPr>
        <w:instrText xml:space="preserve"> SEQ Figure \* ARABIC </w:instrText>
      </w:r>
      <w:r w:rsidR="003A275B" w:rsidRPr="00D66384">
        <w:rPr>
          <w:b/>
        </w:rPr>
        <w:fldChar w:fldCharType="separate"/>
      </w:r>
      <w:r w:rsidR="0032236D">
        <w:rPr>
          <w:b/>
          <w:noProof/>
        </w:rPr>
        <w:t>3</w:t>
      </w:r>
      <w:r w:rsidR="003A275B" w:rsidRPr="00D66384">
        <w:rPr>
          <w:b/>
        </w:rPr>
        <w:fldChar w:fldCharType="end"/>
      </w:r>
      <w:bookmarkEnd w:id="48"/>
      <w:r w:rsidRPr="00D66384">
        <w:rPr>
          <w:b/>
        </w:rPr>
        <w:t xml:space="preserve">: </w:t>
      </w:r>
      <w:r w:rsidR="007726A3">
        <w:rPr>
          <w:b/>
        </w:rPr>
        <w:t>Global coverage of urban case studies.</w:t>
      </w:r>
      <w:r w:rsidR="007726A3" w:rsidRPr="00D66384">
        <w:t xml:space="preserve"> C</w:t>
      </w:r>
      <w:r w:rsidR="007726A3">
        <w:t xml:space="preserve">ities </w:t>
      </w:r>
      <w:r w:rsidR="007726A3" w:rsidRPr="00D66384">
        <w:t xml:space="preserve">are scaled by the number of </w:t>
      </w:r>
      <w:r w:rsidR="007726A3">
        <w:t xml:space="preserve">identified </w:t>
      </w:r>
      <w:r w:rsidR="007726A3" w:rsidRPr="00D66384">
        <w:t>case studies</w:t>
      </w:r>
      <w:r w:rsidR="007726A3" w:rsidRPr="00B41750">
        <w:t xml:space="preserve">. </w:t>
      </w:r>
      <w:r w:rsidR="007726A3">
        <w:t>For each region, the topic distribution of associated case studies is summed, and the highest/lowest scoring topics are shown (see Methods).</w:t>
      </w:r>
    </w:p>
    <w:p w14:paraId="627D0A01" w14:textId="33E8574B" w:rsidR="002D3326" w:rsidRDefault="00CD6C64" w:rsidP="000708F6">
      <w:pPr>
        <w:spacing w:line="480" w:lineRule="auto"/>
        <w:rPr>
          <w:rFonts w:ascii="Calibri" w:eastAsia="Calibri" w:hAnsi="Calibri" w:cs="Calibri"/>
        </w:rPr>
      </w:pPr>
      <w:r>
        <w:rPr>
          <w:rFonts w:ascii="Calibri" w:eastAsia="Calibri" w:hAnsi="Calibri" w:cs="Calibri"/>
        </w:rPr>
        <w:t xml:space="preserve">Demand-side topics (i.e. those that focus on end-use sectors and behaviours) are prevalent in case studies. These include </w:t>
      </w:r>
      <w:r w:rsidR="00A32826" w:rsidRPr="005140EE">
        <w:rPr>
          <w:rFonts w:ascii="Calibri" w:eastAsia="Calibri" w:hAnsi="Calibri" w:cs="Calibri"/>
        </w:rPr>
        <w:t>transportation, waste management</w:t>
      </w:r>
      <w:r w:rsidR="00271A62">
        <w:rPr>
          <w:rFonts w:ascii="Calibri" w:eastAsia="Calibri" w:hAnsi="Calibri" w:cs="Calibri"/>
        </w:rPr>
        <w:t>,</w:t>
      </w:r>
      <w:r w:rsidR="00A32826">
        <w:rPr>
          <w:rFonts w:ascii="Calibri" w:eastAsia="Calibri" w:hAnsi="Calibri" w:cs="Calibri"/>
        </w:rPr>
        <w:t xml:space="preserve"> and energy</w:t>
      </w:r>
      <w:r w:rsidR="00F620F5">
        <w:rPr>
          <w:rFonts w:ascii="Calibri" w:eastAsia="Calibri" w:hAnsi="Calibri" w:cs="Calibri"/>
        </w:rPr>
        <w:t xml:space="preserve">, </w:t>
      </w:r>
      <w:r w:rsidR="002D3326">
        <w:rPr>
          <w:rFonts w:ascii="Calibri" w:eastAsia="Calibri" w:hAnsi="Calibri" w:cs="Calibri"/>
        </w:rPr>
        <w:t xml:space="preserve">heat </w:t>
      </w:r>
      <w:r w:rsidR="00F620F5">
        <w:rPr>
          <w:rFonts w:ascii="Calibri" w:eastAsia="Calibri" w:hAnsi="Calibri" w:cs="Calibri"/>
        </w:rPr>
        <w:t xml:space="preserve">and cooling </w:t>
      </w:r>
      <w:r w:rsidR="00A32826">
        <w:rPr>
          <w:rFonts w:ascii="Calibri" w:eastAsia="Calibri" w:hAnsi="Calibri" w:cs="Calibri"/>
        </w:rPr>
        <w:t xml:space="preserve">demand in buildings – alongside issues of urban </w:t>
      </w:r>
      <w:r w:rsidR="009251C5">
        <w:rPr>
          <w:rFonts w:ascii="Calibri" w:eastAsia="Calibri" w:hAnsi="Calibri" w:cs="Calibri"/>
        </w:rPr>
        <w:t xml:space="preserve">climate </w:t>
      </w:r>
      <w:r w:rsidR="00A32826">
        <w:rPr>
          <w:rFonts w:ascii="Calibri" w:eastAsia="Calibri" w:hAnsi="Calibri" w:cs="Calibri"/>
        </w:rPr>
        <w:t>governance, urban form and CO</w:t>
      </w:r>
      <w:r w:rsidR="00A32826" w:rsidRPr="00A32826">
        <w:rPr>
          <w:rFonts w:ascii="Calibri" w:eastAsia="Calibri" w:hAnsi="Calibri" w:cs="Calibri"/>
          <w:vertAlign w:val="subscript"/>
        </w:rPr>
        <w:t>2</w:t>
      </w:r>
      <w:r w:rsidR="00A32826">
        <w:rPr>
          <w:rFonts w:ascii="Calibri" w:eastAsia="Calibri" w:hAnsi="Calibri" w:cs="Calibri"/>
        </w:rPr>
        <w:t xml:space="preserve"> emissions accounting</w:t>
      </w:r>
      <w:r>
        <w:rPr>
          <w:rFonts w:ascii="Calibri" w:eastAsia="Calibri" w:hAnsi="Calibri" w:cs="Calibri"/>
        </w:rPr>
        <w:t xml:space="preserve"> (</w:t>
      </w:r>
      <w:r w:rsidR="00314D21" w:rsidRPr="00F620F5">
        <w:rPr>
          <w:rFonts w:ascii="Calibri" w:eastAsia="Calibri" w:hAnsi="Calibri" w:cs="Calibri"/>
        </w:rPr>
        <w:fldChar w:fldCharType="begin"/>
      </w:r>
      <w:r w:rsidR="00314D21" w:rsidRPr="00314D21">
        <w:rPr>
          <w:rFonts w:ascii="Calibri" w:eastAsia="Calibri" w:hAnsi="Calibri" w:cs="Calibri"/>
        </w:rPr>
        <w:instrText xml:space="preserve"> REF _Ref515539893 \h </w:instrText>
      </w:r>
      <w:r w:rsidR="00314D21" w:rsidRPr="00F351C8">
        <w:rPr>
          <w:rFonts w:ascii="Calibri" w:eastAsia="Calibri" w:hAnsi="Calibri" w:cs="Calibri"/>
        </w:rPr>
        <w:instrText xml:space="preserve"> \* MERGEFORMAT </w:instrText>
      </w:r>
      <w:r w:rsidR="00314D21" w:rsidRPr="00F620F5">
        <w:rPr>
          <w:rFonts w:ascii="Calibri" w:eastAsia="Calibri" w:hAnsi="Calibri" w:cs="Calibri"/>
        </w:rPr>
      </w:r>
      <w:r w:rsidR="00314D21" w:rsidRPr="00F620F5">
        <w:rPr>
          <w:rFonts w:ascii="Calibri" w:eastAsia="Calibri" w:hAnsi="Calibri" w:cs="Calibri"/>
        </w:rPr>
        <w:fldChar w:fldCharType="separate"/>
      </w:r>
      <w:r w:rsidR="0032236D" w:rsidRPr="0032236D">
        <w:t xml:space="preserve">Figure </w:t>
      </w:r>
      <w:r w:rsidR="0032236D" w:rsidRPr="0032236D">
        <w:rPr>
          <w:noProof/>
        </w:rPr>
        <w:t>4</w:t>
      </w:r>
      <w:r w:rsidR="00314D21" w:rsidRPr="00F620F5">
        <w:rPr>
          <w:rFonts w:ascii="Calibri" w:eastAsia="Calibri" w:hAnsi="Calibri" w:cs="Calibri"/>
        </w:rPr>
        <w:fldChar w:fldCharType="end"/>
      </w:r>
      <w:r w:rsidR="00314D21" w:rsidRPr="00F620F5">
        <w:rPr>
          <w:rFonts w:ascii="Calibri" w:eastAsia="Calibri" w:hAnsi="Calibri" w:cs="Calibri"/>
        </w:rPr>
        <w:t>;</w:t>
      </w:r>
      <w:r w:rsidR="00314D21">
        <w:rPr>
          <w:rFonts w:ascii="Calibri" w:eastAsia="Calibri" w:hAnsi="Calibri" w:cs="Calibri"/>
        </w:rPr>
        <w:t xml:space="preserve"> </w:t>
      </w:r>
      <w:r>
        <w:rPr>
          <w:rFonts w:ascii="Calibri" w:eastAsia="Calibri" w:hAnsi="Calibri" w:cs="Calibri"/>
        </w:rPr>
        <w:t>SI Text</w:t>
      </w:r>
      <w:r w:rsidR="00435728">
        <w:rPr>
          <w:rFonts w:ascii="Calibri" w:eastAsia="Calibri" w:hAnsi="Calibri" w:cs="Calibri"/>
        </w:rPr>
        <w:t xml:space="preserve"> Table 1</w:t>
      </w:r>
      <w:r w:rsidRPr="005140EE">
        <w:rPr>
          <w:rFonts w:ascii="Calibri" w:eastAsia="Calibri" w:hAnsi="Calibri" w:cs="Calibri"/>
        </w:rPr>
        <w:t>)</w:t>
      </w:r>
      <w:r>
        <w:rPr>
          <w:rFonts w:ascii="Calibri" w:eastAsia="Calibri" w:hAnsi="Calibri" w:cs="Calibri"/>
        </w:rPr>
        <w:t>. Of the 1</w:t>
      </w:r>
      <w:r w:rsidR="009251C5">
        <w:rPr>
          <w:rFonts w:ascii="Calibri" w:eastAsia="Calibri" w:hAnsi="Calibri" w:cs="Calibri"/>
        </w:rPr>
        <w:t>6</w:t>
      </w:r>
      <w:r>
        <w:rPr>
          <w:rFonts w:ascii="Calibri" w:eastAsia="Calibri" w:hAnsi="Calibri" w:cs="Calibri"/>
        </w:rPr>
        <w:t xml:space="preserve"> topics we identify, only </w:t>
      </w:r>
      <w:r w:rsidR="008F3623">
        <w:rPr>
          <w:rFonts w:ascii="Calibri" w:eastAsia="Calibri" w:hAnsi="Calibri" w:cs="Calibri"/>
        </w:rPr>
        <w:t>two</w:t>
      </w:r>
      <w:r>
        <w:rPr>
          <w:rFonts w:ascii="Calibri" w:eastAsia="Calibri" w:hAnsi="Calibri" w:cs="Calibri"/>
        </w:rPr>
        <w:t xml:space="preserve"> focus on supply-side mitigation – on</w:t>
      </w:r>
      <w:r w:rsidR="008F3623">
        <w:rPr>
          <w:rFonts w:ascii="Calibri" w:eastAsia="Calibri" w:hAnsi="Calibri" w:cs="Calibri"/>
        </w:rPr>
        <w:t xml:space="preserve"> energy systems</w:t>
      </w:r>
      <w:r w:rsidR="007C46E3">
        <w:rPr>
          <w:rFonts w:ascii="Calibri" w:eastAsia="Calibri" w:hAnsi="Calibri" w:cs="Calibri"/>
        </w:rPr>
        <w:t xml:space="preserve"> (e.g. grid management and storage)</w:t>
      </w:r>
      <w:r w:rsidR="008F3623">
        <w:rPr>
          <w:rFonts w:ascii="Calibri" w:eastAsia="Calibri" w:hAnsi="Calibri" w:cs="Calibri"/>
        </w:rPr>
        <w:t xml:space="preserve"> and</w:t>
      </w:r>
      <w:r>
        <w:rPr>
          <w:rFonts w:ascii="Calibri" w:eastAsia="Calibri" w:hAnsi="Calibri" w:cs="Calibri"/>
        </w:rPr>
        <w:t xml:space="preserve"> </w:t>
      </w:r>
      <w:r w:rsidR="00660609">
        <w:rPr>
          <w:rFonts w:ascii="Calibri" w:eastAsia="Calibri" w:hAnsi="Calibri" w:cs="Calibri"/>
        </w:rPr>
        <w:t>renewable energy</w:t>
      </w:r>
      <w:r w:rsidR="007C46E3">
        <w:rPr>
          <w:rFonts w:ascii="Calibri" w:eastAsia="Calibri" w:hAnsi="Calibri" w:cs="Calibri"/>
        </w:rPr>
        <w:t xml:space="preserve"> (most prominently, solar PV)</w:t>
      </w:r>
      <w:r w:rsidR="00A32826">
        <w:rPr>
          <w:rFonts w:ascii="Calibri" w:eastAsia="Calibri" w:hAnsi="Calibri" w:cs="Calibri"/>
        </w:rPr>
        <w:t>.</w:t>
      </w:r>
      <w:r w:rsidR="001857F0">
        <w:rPr>
          <w:rFonts w:ascii="Calibri" w:eastAsia="Calibri" w:hAnsi="Calibri" w:cs="Calibri"/>
        </w:rPr>
        <w:t xml:space="preserve"> </w:t>
      </w:r>
      <w:r>
        <w:rPr>
          <w:rFonts w:ascii="Calibri" w:eastAsia="Calibri" w:hAnsi="Calibri" w:cs="Calibri"/>
        </w:rPr>
        <w:t>Because t</w:t>
      </w:r>
      <w:r w:rsidR="00271A62">
        <w:rPr>
          <w:rFonts w:ascii="Calibri" w:eastAsia="Calibri" w:hAnsi="Calibri" w:cs="Calibri"/>
        </w:rPr>
        <w:t>opic modelling ascribes multiple topics to each document</w:t>
      </w:r>
      <w:r>
        <w:rPr>
          <w:rFonts w:ascii="Calibri" w:eastAsia="Calibri" w:hAnsi="Calibri" w:cs="Calibri"/>
        </w:rPr>
        <w:t>,</w:t>
      </w:r>
      <w:r w:rsidR="00271A62">
        <w:rPr>
          <w:rFonts w:ascii="Calibri" w:eastAsia="Calibri" w:hAnsi="Calibri" w:cs="Calibri"/>
        </w:rPr>
        <w:t xml:space="preserve"> combinations of issues </w:t>
      </w:r>
      <w:r>
        <w:rPr>
          <w:rFonts w:ascii="Calibri" w:eastAsia="Calibri" w:hAnsi="Calibri" w:cs="Calibri"/>
        </w:rPr>
        <w:t xml:space="preserve">can </w:t>
      </w:r>
      <w:r w:rsidR="00271A62">
        <w:rPr>
          <w:rFonts w:ascii="Calibri" w:eastAsia="Calibri" w:hAnsi="Calibri" w:cs="Calibri"/>
        </w:rPr>
        <w:lastRenderedPageBreak/>
        <w:t>be found</w:t>
      </w:r>
      <w:r>
        <w:rPr>
          <w:rFonts w:ascii="Calibri" w:eastAsia="Calibri" w:hAnsi="Calibri" w:cs="Calibri"/>
        </w:rPr>
        <w:t>. H</w:t>
      </w:r>
      <w:r w:rsidR="0079320D">
        <w:rPr>
          <w:rFonts w:ascii="Calibri" w:eastAsia="Calibri" w:hAnsi="Calibri" w:cs="Calibri"/>
        </w:rPr>
        <w:t xml:space="preserve">ence </w:t>
      </w:r>
      <w:r w:rsidR="00271A62">
        <w:rPr>
          <w:rFonts w:ascii="Calibri" w:eastAsia="Calibri" w:hAnsi="Calibri" w:cs="Calibri"/>
        </w:rPr>
        <w:t xml:space="preserve">we </w:t>
      </w:r>
      <w:r>
        <w:rPr>
          <w:rFonts w:ascii="Calibri" w:eastAsia="Calibri" w:hAnsi="Calibri" w:cs="Calibri"/>
        </w:rPr>
        <w:t xml:space="preserve">also </w:t>
      </w:r>
      <w:r w:rsidR="00271A62">
        <w:rPr>
          <w:rFonts w:ascii="Calibri" w:eastAsia="Calibri" w:hAnsi="Calibri" w:cs="Calibri"/>
        </w:rPr>
        <w:t xml:space="preserve">see a wider set of sustainability concerns represented </w:t>
      </w:r>
      <w:r w:rsidR="00660609">
        <w:rPr>
          <w:rFonts w:ascii="Calibri" w:eastAsia="Calibri" w:hAnsi="Calibri" w:cs="Calibri"/>
        </w:rPr>
        <w:t xml:space="preserve">alongside </w:t>
      </w:r>
      <w:r w:rsidR="00271A62">
        <w:rPr>
          <w:rFonts w:ascii="Calibri" w:eastAsia="Calibri" w:hAnsi="Calibri" w:cs="Calibri"/>
        </w:rPr>
        <w:t>urban mitigation</w:t>
      </w:r>
      <w:r w:rsidR="00660609">
        <w:rPr>
          <w:rFonts w:ascii="Calibri" w:eastAsia="Calibri" w:hAnsi="Calibri" w:cs="Calibri"/>
        </w:rPr>
        <w:t xml:space="preserve"> issues</w:t>
      </w:r>
      <w:r w:rsidR="0079320D">
        <w:rPr>
          <w:rFonts w:ascii="Calibri" w:eastAsia="Calibri" w:hAnsi="Calibri" w:cs="Calibri"/>
        </w:rPr>
        <w:t xml:space="preserve">, </w:t>
      </w:r>
      <w:r w:rsidR="00314D21">
        <w:rPr>
          <w:rFonts w:ascii="Calibri" w:eastAsia="Calibri" w:hAnsi="Calibri" w:cs="Calibri"/>
        </w:rPr>
        <w:t xml:space="preserve">such </w:t>
      </w:r>
      <w:r w:rsidR="008B21F9">
        <w:rPr>
          <w:rFonts w:ascii="Calibri" w:eastAsia="Calibri" w:hAnsi="Calibri" w:cs="Calibri"/>
        </w:rPr>
        <w:t xml:space="preserve">as </w:t>
      </w:r>
      <w:r w:rsidR="007D21EC">
        <w:rPr>
          <w:rFonts w:ascii="Calibri" w:eastAsia="Calibri" w:hAnsi="Calibri" w:cs="Calibri"/>
        </w:rPr>
        <w:t>water demand</w:t>
      </w:r>
      <w:r w:rsidR="00660609">
        <w:rPr>
          <w:rFonts w:ascii="Calibri" w:eastAsia="Calibri" w:hAnsi="Calibri" w:cs="Calibri"/>
        </w:rPr>
        <w:t xml:space="preserve"> and</w:t>
      </w:r>
      <w:r w:rsidR="007D21EC">
        <w:rPr>
          <w:rFonts w:ascii="Calibri" w:eastAsia="Calibri" w:hAnsi="Calibri" w:cs="Calibri"/>
        </w:rPr>
        <w:t xml:space="preserve"> urban ecology.</w:t>
      </w:r>
    </w:p>
    <w:p w14:paraId="0F49B939" w14:textId="37899F20" w:rsidR="00A32826" w:rsidRDefault="003F40BD" w:rsidP="00A14D47">
      <w:pPr>
        <w:spacing w:line="480" w:lineRule="auto"/>
        <w:rPr>
          <w:rFonts w:ascii="Calibri" w:eastAsia="Calibri" w:hAnsi="Calibri" w:cs="Calibri"/>
        </w:rPr>
      </w:pPr>
      <w:r>
        <w:rPr>
          <w:rFonts w:ascii="Calibri" w:eastAsia="Calibri" w:hAnsi="Calibri" w:cs="Calibri"/>
        </w:rPr>
        <w:t>T</w:t>
      </w:r>
      <w:r w:rsidR="00356E41">
        <w:rPr>
          <w:rFonts w:ascii="Calibri" w:eastAsia="Calibri" w:hAnsi="Calibri" w:cs="Calibri"/>
        </w:rPr>
        <w:t xml:space="preserve">opics are not evenly distributed </w:t>
      </w:r>
      <w:r w:rsidR="002C01D1">
        <w:rPr>
          <w:rFonts w:ascii="Calibri" w:eastAsia="Calibri" w:hAnsi="Calibri" w:cs="Calibri"/>
        </w:rPr>
        <w:t>across different urban regions</w:t>
      </w:r>
      <w:r w:rsidR="00356E41">
        <w:rPr>
          <w:rFonts w:ascii="Calibri" w:eastAsia="Calibri" w:hAnsi="Calibri" w:cs="Calibri"/>
        </w:rPr>
        <w:t xml:space="preserve">. </w:t>
      </w:r>
      <w:r w:rsidR="002C01D1">
        <w:rPr>
          <w:rFonts w:ascii="Calibri" w:eastAsia="Calibri" w:hAnsi="Calibri" w:cs="Calibri"/>
        </w:rPr>
        <w:t xml:space="preserve">Scaling up the analysis from individual documents to groups of documents, </w:t>
      </w:r>
      <w:r w:rsidR="00A32826">
        <w:rPr>
          <w:rFonts w:ascii="Calibri" w:eastAsia="Calibri" w:hAnsi="Calibri" w:cs="Calibri"/>
        </w:rPr>
        <w:t>we</w:t>
      </w:r>
      <w:r w:rsidR="0079320D">
        <w:rPr>
          <w:rFonts w:ascii="Calibri" w:eastAsia="Calibri" w:hAnsi="Calibri" w:cs="Calibri"/>
        </w:rPr>
        <w:t xml:space="preserve"> </w:t>
      </w:r>
      <w:r w:rsidR="00A32826">
        <w:rPr>
          <w:rFonts w:ascii="Calibri" w:eastAsia="Calibri" w:hAnsi="Calibri" w:cs="Calibri"/>
        </w:rPr>
        <w:t xml:space="preserve">observe that emissions </w:t>
      </w:r>
      <w:r w:rsidR="007C46E3">
        <w:rPr>
          <w:rFonts w:ascii="Calibri" w:eastAsia="Calibri" w:hAnsi="Calibri" w:cs="Calibri"/>
        </w:rPr>
        <w:t xml:space="preserve">and energy </w:t>
      </w:r>
      <w:r w:rsidR="00A32826">
        <w:rPr>
          <w:rFonts w:ascii="Calibri" w:eastAsia="Calibri" w:hAnsi="Calibri" w:cs="Calibri"/>
        </w:rPr>
        <w:t xml:space="preserve">accounting </w:t>
      </w:r>
      <w:r w:rsidR="007C46E3">
        <w:rPr>
          <w:rFonts w:ascii="Calibri" w:eastAsia="Calibri" w:hAnsi="Calibri" w:cs="Calibri"/>
        </w:rPr>
        <w:t xml:space="preserve">is a </w:t>
      </w:r>
      <w:r w:rsidR="00A32826">
        <w:rPr>
          <w:rFonts w:ascii="Calibri" w:eastAsia="Calibri" w:hAnsi="Calibri" w:cs="Calibri"/>
        </w:rPr>
        <w:t xml:space="preserve"> frequent subject of case study research situated in Asia</w:t>
      </w:r>
      <w:r w:rsidR="007179F3">
        <w:rPr>
          <w:rFonts w:ascii="Calibri" w:eastAsia="Calibri" w:hAnsi="Calibri" w:cs="Calibri"/>
        </w:rPr>
        <w:t xml:space="preserve"> (</w:t>
      </w:r>
      <w:r w:rsidR="007179F3" w:rsidRPr="00153D84">
        <w:rPr>
          <w:rFonts w:ascii="Calibri" w:eastAsia="Calibri" w:hAnsi="Calibri" w:cs="Calibri"/>
        </w:rPr>
        <w:fldChar w:fldCharType="begin"/>
      </w:r>
      <w:r w:rsidR="007179F3" w:rsidRPr="00153D84">
        <w:rPr>
          <w:rFonts w:ascii="Calibri" w:eastAsia="Calibri" w:hAnsi="Calibri" w:cs="Calibri"/>
        </w:rPr>
        <w:instrText xml:space="preserve"> REF _Ref512603180 \h </w:instrText>
      </w:r>
      <w:r w:rsidR="00153D84" w:rsidRPr="00153D84">
        <w:rPr>
          <w:rFonts w:ascii="Calibri" w:eastAsia="Calibri" w:hAnsi="Calibri" w:cs="Calibri"/>
        </w:rPr>
        <w:instrText xml:space="preserve"> \* MERGEFORMAT </w:instrText>
      </w:r>
      <w:r w:rsidR="007179F3" w:rsidRPr="00153D84">
        <w:rPr>
          <w:rFonts w:ascii="Calibri" w:eastAsia="Calibri" w:hAnsi="Calibri" w:cs="Calibri"/>
        </w:rPr>
      </w:r>
      <w:r w:rsidR="007179F3" w:rsidRPr="00153D84">
        <w:rPr>
          <w:rFonts w:ascii="Calibri" w:eastAsia="Calibri" w:hAnsi="Calibri" w:cs="Calibri"/>
        </w:rPr>
        <w:fldChar w:fldCharType="separate"/>
      </w:r>
      <w:r w:rsidR="0032236D" w:rsidRPr="0032236D">
        <w:t xml:space="preserve">Figure </w:t>
      </w:r>
      <w:r w:rsidR="0032236D" w:rsidRPr="0032236D">
        <w:rPr>
          <w:noProof/>
        </w:rPr>
        <w:t>3</w:t>
      </w:r>
      <w:r w:rsidR="007179F3" w:rsidRPr="00153D84">
        <w:rPr>
          <w:rFonts w:ascii="Calibri" w:eastAsia="Calibri" w:hAnsi="Calibri" w:cs="Calibri"/>
        </w:rPr>
        <w:fldChar w:fldCharType="end"/>
      </w:r>
      <w:r w:rsidR="007179F3">
        <w:rPr>
          <w:rFonts w:ascii="Calibri" w:eastAsia="Calibri" w:hAnsi="Calibri" w:cs="Calibri"/>
        </w:rPr>
        <w:t>)</w:t>
      </w:r>
      <w:r w:rsidR="009116AF">
        <w:rPr>
          <w:rFonts w:ascii="Calibri" w:eastAsia="Calibri" w:hAnsi="Calibri" w:cs="Calibri"/>
        </w:rPr>
        <w:t xml:space="preserve">, </w:t>
      </w:r>
      <w:r w:rsidR="00356E41">
        <w:rPr>
          <w:rFonts w:ascii="Calibri" w:eastAsia="Calibri" w:hAnsi="Calibri" w:cs="Calibri"/>
        </w:rPr>
        <w:t xml:space="preserve">perhaps reflecting strong investments into </w:t>
      </w:r>
      <w:r w:rsidR="001C3638">
        <w:rPr>
          <w:rFonts w:ascii="Calibri" w:eastAsia="Calibri" w:hAnsi="Calibri" w:cs="Calibri"/>
        </w:rPr>
        <w:t xml:space="preserve">engineering disciplines </w:t>
      </w:r>
      <w:r w:rsidR="00356E41">
        <w:rPr>
          <w:rFonts w:ascii="Calibri" w:eastAsia="Calibri" w:hAnsi="Calibri" w:cs="Calibri"/>
        </w:rPr>
        <w:t xml:space="preserve">and education </w:t>
      </w:r>
      <w:r w:rsidR="001C3638">
        <w:rPr>
          <w:rFonts w:ascii="Calibri" w:eastAsia="Calibri" w:hAnsi="Calibri" w:cs="Calibri"/>
        </w:rPr>
        <w:t>in China and South Korea</w:t>
      </w:r>
      <w:r w:rsidR="009116AF">
        <w:rPr>
          <w:rFonts w:ascii="Calibri" w:eastAsia="Calibri" w:hAnsi="Calibri" w:cs="Calibri"/>
        </w:rPr>
        <w:t xml:space="preserve"> (44% of all students in China graduate in science &amp; engineering, compared with 16% in the US)</w:t>
      </w:r>
      <w:r w:rsidR="0083491F">
        <w:rPr>
          <w:rFonts w:ascii="Calibri" w:eastAsia="Calibri" w:hAnsi="Calibri" w:cs="Calibri"/>
        </w:rPr>
        <w:t xml:space="preserve"> </w:t>
      </w:r>
      <w:r w:rsidR="0083491F">
        <w:rPr>
          <w:rFonts w:ascii="Calibri" w:eastAsia="Calibri" w:hAnsi="Calibri" w:cs="Calibri"/>
        </w:rPr>
        <w:fldChar w:fldCharType="begin" w:fldLock="1"/>
      </w:r>
      <w:r w:rsidR="00DC374A">
        <w:rPr>
          <w:rFonts w:ascii="Calibri" w:eastAsia="Calibri" w:hAnsi="Calibri" w:cs="Calibri"/>
        </w:rPr>
        <w:instrText>ADDIN CSL_CITATION {"citationItems":[{"id":"ITEM-1","itemData":{"DOI":"10.1371/journal.pone.0151328","ISSN":"19326203","PMID":"27023182","abstract":"This paper analyzes science productivity for nine developing countries. Results show that these nations are reducing their science gap, with R&amp;D investments and scientific impact growing at more than double the rate of the developed world. But this \"catching up\" hides a very uneven picture among these nations, especially on what they are able to generate in terms of impact and output relative to their levels of investment and available resources. Moreover, unlike what one might expect, it is clear that the size of the nations and the relative scale of their R&amp;D investments are not the key drivers of efficiency.","author":[{"dropping-particle":"","family":"Gonzalez-Brambila","given":"Claudia N.","non-dropping-particle":"","parse-names":false,"suffix":""},{"dropping-particle":"","family":"Reyes-Gonzalez","given":"Leonardo","non-dropping-particle":"","parse-names":false,"suffix":""},{"dropping-particle":"","family":"Veloso","given":"Francisco","non-dropping-particle":"","parse-names":false,"suffix":""},{"dropping-particle":"","family":"Perez-Angón","given":"Miguel Angel","non-dropping-particle":"","parse-names":false,"suffix":""}],"container-title":"PLoS ONE","id":"ITEM-1","issue":"3","issued":{"date-parts":[["2016"]]},"title":"The scientific impact of developing nations","type":"article-journal","volume":"11"},"uris":["http://www.mendeley.com/documents/?uuid=d8fcfb78-d2c3-479a-bdbf-ef047c7d2b58"]}],"mendeley":{"formattedCitation":"&lt;sup&gt;10&lt;/sup&gt;","plainTextFormattedCitation":"10","previouslyFormattedCitation":"&lt;sup&gt;10&lt;/sup&gt;"},"properties":{"noteIndex":0},"schema":"https://github.com/citation-style-language/schema/raw/master/csl-citation.json"}</w:instrText>
      </w:r>
      <w:r w:rsidR="0083491F">
        <w:rPr>
          <w:rFonts w:ascii="Calibri" w:eastAsia="Calibri" w:hAnsi="Calibri" w:cs="Calibri"/>
        </w:rPr>
        <w:fldChar w:fldCharType="separate"/>
      </w:r>
      <w:r w:rsidR="007D404C" w:rsidRPr="007D404C">
        <w:rPr>
          <w:rFonts w:ascii="Calibri" w:eastAsia="Calibri" w:hAnsi="Calibri" w:cs="Calibri"/>
          <w:noProof/>
          <w:vertAlign w:val="superscript"/>
        </w:rPr>
        <w:t>10</w:t>
      </w:r>
      <w:r w:rsidR="0083491F">
        <w:rPr>
          <w:rFonts w:ascii="Calibri" w:eastAsia="Calibri" w:hAnsi="Calibri" w:cs="Calibri"/>
        </w:rPr>
        <w:fldChar w:fldCharType="end"/>
      </w:r>
      <w:r w:rsidR="001C3638">
        <w:rPr>
          <w:rFonts w:ascii="Calibri" w:eastAsia="Calibri" w:hAnsi="Calibri" w:cs="Calibri"/>
        </w:rPr>
        <w:t xml:space="preserve">. </w:t>
      </w:r>
      <w:r w:rsidR="00A32826">
        <w:rPr>
          <w:rFonts w:ascii="Calibri" w:eastAsia="Calibri" w:hAnsi="Calibri" w:cs="Calibri"/>
        </w:rPr>
        <w:t xml:space="preserve">This contrasts with the </w:t>
      </w:r>
      <w:r w:rsidR="0025301F">
        <w:rPr>
          <w:rFonts w:ascii="Calibri" w:eastAsia="Calibri" w:hAnsi="Calibri" w:cs="Calibri"/>
        </w:rPr>
        <w:t>ubiquity</w:t>
      </w:r>
      <w:r w:rsidR="00A32826">
        <w:rPr>
          <w:rFonts w:ascii="Calibri" w:eastAsia="Calibri" w:hAnsi="Calibri" w:cs="Calibri"/>
        </w:rPr>
        <w:t xml:space="preserve"> of urban governance </w:t>
      </w:r>
      <w:r w:rsidR="0025301F">
        <w:rPr>
          <w:rFonts w:ascii="Calibri" w:eastAsia="Calibri" w:hAnsi="Calibri" w:cs="Calibri"/>
        </w:rPr>
        <w:t xml:space="preserve">research, </w:t>
      </w:r>
      <w:r w:rsidR="0079320D">
        <w:rPr>
          <w:rFonts w:ascii="Calibri" w:eastAsia="Calibri" w:hAnsi="Calibri" w:cs="Calibri"/>
        </w:rPr>
        <w:t>capturing</w:t>
      </w:r>
      <w:r w:rsidR="0025301F">
        <w:rPr>
          <w:rFonts w:ascii="Calibri" w:eastAsia="Calibri" w:hAnsi="Calibri" w:cs="Calibri"/>
        </w:rPr>
        <w:t xml:space="preserve"> </w:t>
      </w:r>
      <w:r>
        <w:rPr>
          <w:rFonts w:ascii="Calibri" w:eastAsia="Calibri" w:hAnsi="Calibri" w:cs="Calibri"/>
        </w:rPr>
        <w:t xml:space="preserve">research on </w:t>
      </w:r>
      <w:r w:rsidR="0025301F">
        <w:rPr>
          <w:rFonts w:ascii="Calibri" w:eastAsia="Calibri" w:hAnsi="Calibri" w:cs="Calibri"/>
        </w:rPr>
        <w:t xml:space="preserve">policies and policy-making, </w:t>
      </w:r>
      <w:r w:rsidR="00A32826">
        <w:rPr>
          <w:rFonts w:ascii="Calibri" w:eastAsia="Calibri" w:hAnsi="Calibri" w:cs="Calibri"/>
        </w:rPr>
        <w:t>in all other regions.</w:t>
      </w:r>
    </w:p>
    <w:p w14:paraId="1B39DD87" w14:textId="508C87AB" w:rsidR="00A535C2" w:rsidRDefault="00D86391" w:rsidP="0074523F">
      <w:pPr>
        <w:spacing w:line="480" w:lineRule="auto"/>
        <w:rPr>
          <w:rFonts w:ascii="Calibri" w:eastAsia="Calibri" w:hAnsi="Calibri" w:cs="Calibri"/>
        </w:rPr>
      </w:pPr>
      <w:r>
        <w:rPr>
          <w:rFonts w:ascii="Calibri" w:eastAsia="Calibri" w:hAnsi="Calibri" w:cs="Calibri"/>
        </w:rPr>
        <w:t xml:space="preserve">Where individual cities already have large literatures, particular topic trends can </w:t>
      </w:r>
      <w:r w:rsidR="0074523F">
        <w:rPr>
          <w:rFonts w:ascii="Calibri" w:eastAsia="Calibri" w:hAnsi="Calibri" w:cs="Calibri"/>
        </w:rPr>
        <w:t>also</w:t>
      </w:r>
      <w:r>
        <w:rPr>
          <w:rFonts w:ascii="Calibri" w:eastAsia="Calibri" w:hAnsi="Calibri" w:cs="Calibri"/>
        </w:rPr>
        <w:t xml:space="preserve"> be observed. </w:t>
      </w:r>
      <w:r w:rsidR="0074523F" w:rsidRPr="00DC374A">
        <w:rPr>
          <w:rFonts w:ascii="Calibri" w:eastAsia="Calibri" w:hAnsi="Calibri" w:cs="Calibri"/>
        </w:rPr>
        <w:fldChar w:fldCharType="begin"/>
      </w:r>
      <w:r w:rsidR="0074523F" w:rsidRPr="00725304">
        <w:rPr>
          <w:rFonts w:ascii="Calibri" w:eastAsia="Calibri" w:hAnsi="Calibri" w:cs="Calibri"/>
        </w:rPr>
        <w:instrText xml:space="preserve"> REF _Ref515539893 \h </w:instrText>
      </w:r>
      <w:r w:rsidR="00725304" w:rsidRPr="00012E92">
        <w:rPr>
          <w:rFonts w:ascii="Calibri" w:eastAsia="Calibri" w:hAnsi="Calibri" w:cs="Calibri"/>
        </w:rPr>
        <w:instrText xml:space="preserve"> \* MERGEFORMAT </w:instrText>
      </w:r>
      <w:r w:rsidR="0074523F" w:rsidRPr="00DC374A">
        <w:rPr>
          <w:rFonts w:ascii="Calibri" w:eastAsia="Calibri" w:hAnsi="Calibri" w:cs="Calibri"/>
        </w:rPr>
      </w:r>
      <w:r w:rsidR="0074523F" w:rsidRPr="00DC374A">
        <w:rPr>
          <w:rFonts w:ascii="Calibri" w:eastAsia="Calibri" w:hAnsi="Calibri" w:cs="Calibri"/>
        </w:rPr>
        <w:fldChar w:fldCharType="separate"/>
      </w:r>
      <w:r w:rsidR="0032236D" w:rsidRPr="0032236D">
        <w:t xml:space="preserve">Figure </w:t>
      </w:r>
      <w:r w:rsidR="0032236D" w:rsidRPr="0032236D">
        <w:rPr>
          <w:noProof/>
        </w:rPr>
        <w:t>4</w:t>
      </w:r>
      <w:r w:rsidR="0074523F" w:rsidRPr="00DC374A">
        <w:rPr>
          <w:rFonts w:ascii="Calibri" w:eastAsia="Calibri" w:hAnsi="Calibri" w:cs="Calibri"/>
        </w:rPr>
        <w:fldChar w:fldCharType="end"/>
      </w:r>
      <w:r>
        <w:rPr>
          <w:rFonts w:ascii="Calibri" w:eastAsia="Calibri" w:hAnsi="Calibri" w:cs="Calibri"/>
        </w:rPr>
        <w:t xml:space="preserve"> presents the distribution of topics within the 10 most studied cities</w:t>
      </w:r>
      <w:r w:rsidR="0074523F">
        <w:rPr>
          <w:rFonts w:ascii="Calibri" w:eastAsia="Calibri" w:hAnsi="Calibri" w:cs="Calibri"/>
        </w:rPr>
        <w:t xml:space="preserve"> as a heat</w:t>
      </w:r>
      <w:r w:rsidR="00725304">
        <w:rPr>
          <w:rFonts w:ascii="Calibri" w:eastAsia="Calibri" w:hAnsi="Calibri" w:cs="Calibri"/>
        </w:rPr>
        <w:t xml:space="preserve"> </w:t>
      </w:r>
      <w:r w:rsidR="0074523F">
        <w:rPr>
          <w:rFonts w:ascii="Calibri" w:eastAsia="Calibri" w:hAnsi="Calibri" w:cs="Calibri"/>
        </w:rPr>
        <w:t>map</w:t>
      </w:r>
      <w:r>
        <w:rPr>
          <w:rFonts w:ascii="Calibri" w:eastAsia="Calibri" w:hAnsi="Calibri" w:cs="Calibri"/>
        </w:rPr>
        <w:t>.</w:t>
      </w:r>
      <w:r w:rsidR="00E32437">
        <w:rPr>
          <w:rFonts w:ascii="Calibri" w:eastAsia="Calibri" w:hAnsi="Calibri" w:cs="Calibri"/>
        </w:rPr>
        <w:t xml:space="preserve"> </w:t>
      </w:r>
      <w:r w:rsidR="00733873">
        <w:rPr>
          <w:rFonts w:ascii="Calibri" w:eastAsia="Calibri" w:hAnsi="Calibri" w:cs="Calibri"/>
        </w:rPr>
        <w:t>Low-carbon t</w:t>
      </w:r>
      <w:r w:rsidR="00E32437">
        <w:rPr>
          <w:rFonts w:ascii="Calibri" w:eastAsia="Calibri" w:hAnsi="Calibri" w:cs="Calibri"/>
        </w:rPr>
        <w:t xml:space="preserve">ransportation case studies are well developed for </w:t>
      </w:r>
      <w:r w:rsidR="00733873">
        <w:rPr>
          <w:rFonts w:ascii="Calibri" w:eastAsia="Calibri" w:hAnsi="Calibri" w:cs="Calibri"/>
        </w:rPr>
        <w:t>Beijing</w:t>
      </w:r>
      <w:r w:rsidR="000B49B0">
        <w:rPr>
          <w:rFonts w:ascii="Calibri" w:eastAsia="Calibri" w:hAnsi="Calibri" w:cs="Calibri"/>
        </w:rPr>
        <w:t>, Shanghai</w:t>
      </w:r>
      <w:r w:rsidR="00733873">
        <w:rPr>
          <w:rFonts w:ascii="Calibri" w:eastAsia="Calibri" w:hAnsi="Calibri" w:cs="Calibri"/>
        </w:rPr>
        <w:t xml:space="preserve"> and </w:t>
      </w:r>
      <w:r w:rsidR="00E32437">
        <w:rPr>
          <w:rFonts w:ascii="Calibri" w:eastAsia="Calibri" w:hAnsi="Calibri" w:cs="Calibri"/>
        </w:rPr>
        <w:t>London, but scarcely researched in New York City</w:t>
      </w:r>
      <w:r w:rsidR="00733873">
        <w:rPr>
          <w:rFonts w:ascii="Calibri" w:eastAsia="Calibri" w:hAnsi="Calibri" w:cs="Calibri"/>
        </w:rPr>
        <w:t xml:space="preserve">, </w:t>
      </w:r>
      <w:r w:rsidR="000B49B0">
        <w:rPr>
          <w:rFonts w:ascii="Calibri" w:eastAsia="Calibri" w:hAnsi="Calibri" w:cs="Calibri"/>
        </w:rPr>
        <w:t xml:space="preserve">where cases have a greater focus on </w:t>
      </w:r>
      <w:r w:rsidR="00410C04">
        <w:rPr>
          <w:rFonts w:ascii="Calibri" w:eastAsia="Calibri" w:hAnsi="Calibri" w:cs="Calibri"/>
        </w:rPr>
        <w:t>buildings</w:t>
      </w:r>
      <w:r w:rsidR="00E32437">
        <w:rPr>
          <w:rFonts w:ascii="Calibri" w:eastAsia="Calibri" w:hAnsi="Calibri" w:cs="Calibri"/>
        </w:rPr>
        <w:t>. Emissions accounting dominates the case study work on top-tier cities in China (Beijing, Shanghai and Tianjin), while</w:t>
      </w:r>
      <w:r w:rsidR="000B49B0">
        <w:rPr>
          <w:rFonts w:ascii="Calibri" w:eastAsia="Calibri" w:hAnsi="Calibri" w:cs="Calibri"/>
        </w:rPr>
        <w:t xml:space="preserve"> issues of water demand, urban ecology and</w:t>
      </w:r>
      <w:r w:rsidR="00E32437">
        <w:rPr>
          <w:rFonts w:ascii="Calibri" w:eastAsia="Calibri" w:hAnsi="Calibri" w:cs="Calibri"/>
        </w:rPr>
        <w:t xml:space="preserve"> </w:t>
      </w:r>
      <w:r w:rsidR="000B49B0">
        <w:rPr>
          <w:rFonts w:ascii="Calibri" w:eastAsia="Calibri" w:hAnsi="Calibri" w:cs="Calibri"/>
        </w:rPr>
        <w:t xml:space="preserve">climate governance receive less attention </w:t>
      </w:r>
      <w:r w:rsidR="00E32437">
        <w:rPr>
          <w:rFonts w:ascii="Calibri" w:eastAsia="Calibri" w:hAnsi="Calibri" w:cs="Calibri"/>
        </w:rPr>
        <w:t xml:space="preserve">– </w:t>
      </w:r>
      <w:del w:id="49" w:author="William Lamb" w:date="2019-02-05T11:53:00Z">
        <w:r w:rsidR="00E32437" w:rsidDel="005008B9">
          <w:rPr>
            <w:rFonts w:ascii="Calibri" w:eastAsia="Calibri" w:hAnsi="Calibri" w:cs="Calibri"/>
          </w:rPr>
          <w:delText xml:space="preserve">at least in the </w:delText>
        </w:r>
      </w:del>
      <w:ins w:id="50" w:author="William Lamb" w:date="2019-02-05T11:53:00Z">
        <w:r w:rsidR="005008B9">
          <w:rPr>
            <w:rFonts w:ascii="Calibri" w:eastAsia="Calibri" w:hAnsi="Calibri" w:cs="Calibri"/>
          </w:rPr>
          <w:t xml:space="preserve">with the caveat </w:t>
        </w:r>
      </w:ins>
      <w:ins w:id="51" w:author="William Lamb" w:date="2019-02-05T12:11:00Z">
        <w:r w:rsidR="002417CD">
          <w:rPr>
            <w:rFonts w:ascii="Calibri" w:eastAsia="Calibri" w:hAnsi="Calibri" w:cs="Calibri"/>
          </w:rPr>
          <w:t xml:space="preserve">that we focus only on </w:t>
        </w:r>
      </w:ins>
      <w:ins w:id="52" w:author="William Lamb" w:date="2019-02-05T12:12:00Z">
        <w:r w:rsidR="002417CD">
          <w:rPr>
            <w:rFonts w:ascii="Calibri" w:eastAsia="Calibri" w:hAnsi="Calibri" w:cs="Calibri"/>
          </w:rPr>
          <w:t xml:space="preserve">climate </w:t>
        </w:r>
      </w:ins>
      <w:r w:rsidR="00E32437">
        <w:rPr>
          <w:rFonts w:ascii="Calibri" w:eastAsia="Calibri" w:hAnsi="Calibri" w:cs="Calibri"/>
        </w:rPr>
        <w:t xml:space="preserve">mitigation </w:t>
      </w:r>
      <w:del w:id="53" w:author="William Lamb" w:date="2019-02-05T12:12:00Z">
        <w:r w:rsidR="00E32437" w:rsidDel="002417CD">
          <w:rPr>
            <w:rFonts w:ascii="Calibri" w:eastAsia="Calibri" w:hAnsi="Calibri" w:cs="Calibri"/>
          </w:rPr>
          <w:delText xml:space="preserve">focused </w:delText>
        </w:r>
      </w:del>
      <w:r w:rsidR="00E32437">
        <w:rPr>
          <w:rFonts w:ascii="Calibri" w:eastAsia="Calibri" w:hAnsi="Calibri" w:cs="Calibri"/>
        </w:rPr>
        <w:t xml:space="preserve">literature </w:t>
      </w:r>
      <w:del w:id="54" w:author="William Lamb" w:date="2019-02-05T12:12:00Z">
        <w:r w:rsidR="00E32437" w:rsidDel="002417CD">
          <w:rPr>
            <w:rFonts w:ascii="Calibri" w:eastAsia="Calibri" w:hAnsi="Calibri" w:cs="Calibri"/>
          </w:rPr>
          <w:delText>we identify</w:delText>
        </w:r>
        <w:r w:rsidR="00CD56ED" w:rsidDel="002417CD">
          <w:rPr>
            <w:rFonts w:ascii="Calibri" w:eastAsia="Calibri" w:hAnsi="Calibri" w:cs="Calibri"/>
          </w:rPr>
          <w:delText xml:space="preserve"> from</w:delText>
        </w:r>
      </w:del>
      <w:ins w:id="55" w:author="William Lamb" w:date="2019-02-05T12:12:00Z">
        <w:r w:rsidR="002417CD">
          <w:rPr>
            <w:rFonts w:ascii="Calibri" w:eastAsia="Calibri" w:hAnsi="Calibri" w:cs="Calibri"/>
          </w:rPr>
          <w:t>identified in the</w:t>
        </w:r>
      </w:ins>
      <w:r w:rsidR="00CD56ED">
        <w:rPr>
          <w:rFonts w:ascii="Calibri" w:eastAsia="Calibri" w:hAnsi="Calibri" w:cs="Calibri"/>
        </w:rPr>
        <w:t xml:space="preserve"> Web of Science and Scopus</w:t>
      </w:r>
      <w:r w:rsidR="00E32437">
        <w:rPr>
          <w:rFonts w:ascii="Calibri" w:eastAsia="Calibri" w:hAnsi="Calibri" w:cs="Calibri"/>
        </w:rPr>
        <w:t xml:space="preserve">. </w:t>
      </w:r>
      <w:ins w:id="56" w:author="William Lamb" w:date="2019-02-05T14:52:00Z">
        <w:r w:rsidR="00F45112">
          <w:rPr>
            <w:rFonts w:ascii="Calibri" w:eastAsia="Calibri" w:hAnsi="Calibri" w:cs="Calibri"/>
          </w:rPr>
          <w:t xml:space="preserve">Supplementary </w:t>
        </w:r>
      </w:ins>
      <w:r w:rsidR="00435728">
        <w:rPr>
          <w:rFonts w:ascii="Calibri" w:eastAsia="Calibri" w:hAnsi="Calibri" w:cs="Calibri"/>
        </w:rPr>
        <w:t>Table 2</w:t>
      </w:r>
      <w:r w:rsidR="00E32437" w:rsidRPr="007179F3">
        <w:rPr>
          <w:rFonts w:ascii="Calibri" w:eastAsia="Calibri" w:hAnsi="Calibri" w:cs="Calibri"/>
        </w:rPr>
        <w:t xml:space="preserve"> </w:t>
      </w:r>
      <w:del w:id="57" w:author="William Lamb" w:date="2019-02-05T14:52:00Z">
        <w:r w:rsidR="00E32437" w:rsidDel="00F45112">
          <w:rPr>
            <w:rFonts w:ascii="Calibri" w:eastAsia="Calibri" w:hAnsi="Calibri" w:cs="Calibri"/>
          </w:rPr>
          <w:delText xml:space="preserve">in the SI text </w:delText>
        </w:r>
      </w:del>
      <w:r w:rsidR="00E32437" w:rsidRPr="007179F3">
        <w:rPr>
          <w:rFonts w:ascii="Calibri" w:eastAsia="Calibri" w:hAnsi="Calibri" w:cs="Calibri"/>
        </w:rPr>
        <w:t>lists the</w:t>
      </w:r>
      <w:r w:rsidR="008C1DB9">
        <w:rPr>
          <w:rFonts w:ascii="Calibri" w:eastAsia="Calibri" w:hAnsi="Calibri" w:cs="Calibri"/>
        </w:rPr>
        <w:t xml:space="preserve"> 9</w:t>
      </w:r>
      <w:r w:rsidR="00E32437" w:rsidRPr="007179F3">
        <w:rPr>
          <w:rFonts w:ascii="Calibri" w:eastAsia="Calibri" w:hAnsi="Calibri" w:cs="Calibri"/>
        </w:rPr>
        <w:t xml:space="preserve"> articles we identify for the largest urban centre in Africa, Cairo, showing not just the</w:t>
      </w:r>
      <w:r w:rsidR="00E32437">
        <w:rPr>
          <w:rFonts w:ascii="Calibri" w:eastAsia="Calibri" w:hAnsi="Calibri" w:cs="Calibri"/>
        </w:rPr>
        <w:t xml:space="preserve"> scarcity of studies on this city, but</w:t>
      </w:r>
      <w:r w:rsidR="00A535C2">
        <w:rPr>
          <w:rFonts w:ascii="Calibri" w:eastAsia="Calibri" w:hAnsi="Calibri" w:cs="Calibri"/>
        </w:rPr>
        <w:t xml:space="preserve"> </w:t>
      </w:r>
      <w:r w:rsidR="00F2001E">
        <w:rPr>
          <w:rFonts w:ascii="Calibri" w:eastAsia="Calibri" w:hAnsi="Calibri" w:cs="Calibri"/>
        </w:rPr>
        <w:t xml:space="preserve">the potential of topic modelling to rapidly </w:t>
      </w:r>
      <w:r w:rsidR="003F40BD">
        <w:rPr>
          <w:rFonts w:ascii="Calibri" w:eastAsia="Calibri" w:hAnsi="Calibri" w:cs="Calibri"/>
        </w:rPr>
        <w:t>expose the main research to date</w:t>
      </w:r>
      <w:r w:rsidR="00C543D3">
        <w:rPr>
          <w:rFonts w:ascii="Calibri" w:eastAsia="Calibri" w:hAnsi="Calibri" w:cs="Calibri"/>
        </w:rPr>
        <w:t xml:space="preserve">, </w:t>
      </w:r>
      <w:r w:rsidR="00DF4486">
        <w:rPr>
          <w:rFonts w:ascii="Calibri" w:eastAsia="Calibri" w:hAnsi="Calibri" w:cs="Calibri"/>
        </w:rPr>
        <w:t>in this case</w:t>
      </w:r>
      <w:r w:rsidR="00C543D3">
        <w:rPr>
          <w:rFonts w:ascii="Calibri" w:eastAsia="Calibri" w:hAnsi="Calibri" w:cs="Calibri"/>
        </w:rPr>
        <w:t xml:space="preserve"> </w:t>
      </w:r>
      <w:r w:rsidR="00DF4486">
        <w:rPr>
          <w:rFonts w:ascii="Calibri" w:eastAsia="Calibri" w:hAnsi="Calibri" w:cs="Calibri"/>
        </w:rPr>
        <w:t>a</w:t>
      </w:r>
      <w:r w:rsidR="00C543D3">
        <w:rPr>
          <w:rFonts w:ascii="Calibri" w:eastAsia="Calibri" w:hAnsi="Calibri" w:cs="Calibri"/>
        </w:rPr>
        <w:t xml:space="preserve"> </w:t>
      </w:r>
      <w:r w:rsidR="00CF43C1">
        <w:rPr>
          <w:rFonts w:ascii="Calibri" w:eastAsia="Calibri" w:hAnsi="Calibri" w:cs="Calibri"/>
        </w:rPr>
        <w:t xml:space="preserve">relatively </w:t>
      </w:r>
      <w:r w:rsidR="003F40BD">
        <w:rPr>
          <w:rFonts w:ascii="Calibri" w:eastAsia="Calibri" w:hAnsi="Calibri" w:cs="Calibri"/>
        </w:rPr>
        <w:t xml:space="preserve">narrow </w:t>
      </w:r>
      <w:r w:rsidR="00C543D3">
        <w:rPr>
          <w:rFonts w:ascii="Calibri" w:eastAsia="Calibri" w:hAnsi="Calibri" w:cs="Calibri"/>
        </w:rPr>
        <w:t>focus on building design.</w:t>
      </w:r>
    </w:p>
    <w:p w14:paraId="3B702D6D" w14:textId="676450F0" w:rsidR="00E32437" w:rsidRDefault="00F16D19">
      <w:pPr>
        <w:keepNext/>
        <w:spacing w:line="480" w:lineRule="auto"/>
      </w:pPr>
      <w:r>
        <w:rPr>
          <w:noProof/>
        </w:rPr>
        <w:lastRenderedPageBreak/>
        <w:drawing>
          <wp:inline distT="0" distB="0" distL="0" distR="0" wp14:anchorId="0FF9ECCB" wp14:editId="55C858DB">
            <wp:extent cx="5760720" cy="4351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351655"/>
                    </a:xfrm>
                    <a:prstGeom prst="rect">
                      <a:avLst/>
                    </a:prstGeom>
                  </pic:spPr>
                </pic:pic>
              </a:graphicData>
            </a:graphic>
          </wp:inline>
        </w:drawing>
      </w:r>
    </w:p>
    <w:p w14:paraId="5F194D09" w14:textId="3A303B09" w:rsidR="007179F3" w:rsidRDefault="00E32437">
      <w:pPr>
        <w:pStyle w:val="Caption"/>
        <w:spacing w:line="480" w:lineRule="auto"/>
      </w:pPr>
      <w:bookmarkStart w:id="58" w:name="_Ref515539893"/>
      <w:r w:rsidRPr="00053266">
        <w:rPr>
          <w:b/>
        </w:rPr>
        <w:t xml:space="preserve">Figure </w:t>
      </w:r>
      <w:r w:rsidRPr="00053266">
        <w:rPr>
          <w:b/>
        </w:rPr>
        <w:fldChar w:fldCharType="begin"/>
      </w:r>
      <w:r w:rsidRPr="00053266">
        <w:rPr>
          <w:b/>
        </w:rPr>
        <w:instrText xml:space="preserve"> SEQ Figure \* ARABIC </w:instrText>
      </w:r>
      <w:r w:rsidRPr="00053266">
        <w:rPr>
          <w:b/>
        </w:rPr>
        <w:fldChar w:fldCharType="separate"/>
      </w:r>
      <w:r w:rsidR="0032236D">
        <w:rPr>
          <w:b/>
          <w:noProof/>
        </w:rPr>
        <w:t>4</w:t>
      </w:r>
      <w:r w:rsidRPr="00053266">
        <w:rPr>
          <w:b/>
        </w:rPr>
        <w:fldChar w:fldCharType="end"/>
      </w:r>
      <w:bookmarkEnd w:id="58"/>
      <w:r w:rsidRPr="00053266">
        <w:rPr>
          <w:b/>
        </w:rPr>
        <w:t xml:space="preserve">: Number of </w:t>
      </w:r>
      <w:r w:rsidR="0077111D">
        <w:rPr>
          <w:b/>
        </w:rPr>
        <w:t xml:space="preserve">mitigation </w:t>
      </w:r>
      <w:r w:rsidRPr="00053266">
        <w:rPr>
          <w:b/>
        </w:rPr>
        <w:t>studies by city and topic</w:t>
      </w:r>
      <w:r w:rsidR="006C64A3">
        <w:rPr>
          <w:b/>
        </w:rPr>
        <w:t xml:space="preserve">. </w:t>
      </w:r>
      <w:r w:rsidR="00A516A5" w:rsidRPr="00A516A5">
        <w:t>1</w:t>
      </w:r>
      <w:r w:rsidR="009E19B2">
        <w:t>0</w:t>
      </w:r>
      <w:r w:rsidR="00A516A5" w:rsidRPr="00A516A5">
        <w:t xml:space="preserve"> cities with the most publications are listed.</w:t>
      </w:r>
      <w:r w:rsidR="00A516A5">
        <w:t xml:space="preserve"> A city/topic combination is counted if the publication meets a minimum topic threshold of 0.02 (see Methods). Publications with multiple topics are double-counted, often when topics are strongly correlated (e.g. Energy use and CO</w:t>
      </w:r>
      <w:r w:rsidR="00A516A5" w:rsidRPr="00D66384">
        <w:rPr>
          <w:vertAlign w:val="subscript"/>
        </w:rPr>
        <w:t>2</w:t>
      </w:r>
      <w:r w:rsidR="00A516A5">
        <w:t xml:space="preserve"> emissions).</w:t>
      </w:r>
      <w:r w:rsidR="00B41750">
        <w:t xml:space="preserve"> The colour scale is normalised by city, indicating the </w:t>
      </w:r>
      <w:r w:rsidR="00E3025F">
        <w:t xml:space="preserve">main </w:t>
      </w:r>
      <w:r w:rsidR="00B41750">
        <w:t xml:space="preserve">topic focus of case study literature within each city. </w:t>
      </w:r>
      <w:r w:rsidR="0077111D">
        <w:t>Note: because our literature search included keywords only for climate mitigation, indicated studies are not comprehensive</w:t>
      </w:r>
      <w:r w:rsidR="006763E3">
        <w:t xml:space="preserve">, particularly where large and relevant </w:t>
      </w:r>
      <w:r w:rsidR="00E3025F">
        <w:t xml:space="preserve">sectoral </w:t>
      </w:r>
      <w:r w:rsidR="006763E3">
        <w:t xml:space="preserve">literatures exist but are not yet framed in terms of emissions reductions (e.g. transport) </w:t>
      </w:r>
      <w:r w:rsidR="006763E3">
        <w:fldChar w:fldCharType="begin" w:fldLock="1"/>
      </w:r>
      <w:r w:rsidR="00F45112">
        <w:instrText>ADDIN CSL_CITATION {"citationItems":[{"id":"ITEM-1","itemData":{"DOI":"10.1016/j.cosust.2018.02.008","ISSN":"18773435","author":[{"dropping-particle":"","family":"Lamb","given":"William F. Wiliam F. William F. Wiliam F.","non-dropping-particle":"","parse-names":false,"suffix":""},{"dropping-particle":"","family":"Callaghan","given":"Max W.","non-dropping-particle":"","parse-names":false,"suffix":""},{"dropping-particle":"","family":"Creutzig","given":"Felix","non-dropping-particle":"","parse-names":false,"suffix":""},{"dropping-particle":"","family":"Khosla","given":"Radhika","non-dropping-particle":"","parse-names":false,"suffix":""},{"dropping-particle":"","family":"Minx","given":"Jan C.","non-dropping-particle":"","parse-names":false,"suffix":""}],"container-title":"Current Opinion in Environmental Sustainability","id":"ITEM-1","issued":{"date-parts":[["2018"]]},"page":"26-34","publisher":"Elsevier B.V.","title":"The literature landscape on 1.5°C Climate Change and Cities","type":"article-journal","volume":"30"},"uris":["http://www.mendeley.com/documents/?uuid=ae258948-c8fe-4782-8161-5e450a489b1b"]}],"mendeley":{"formattedCitation":"&lt;sup&gt;6&lt;/sup&gt;","plainTextFormattedCitation":"6","previouslyFormattedCitation":"&lt;sup&gt;6&lt;/sup&gt;"},"properties":{"noteIndex":0},"schema":"https://github.com/citation-style-language/schema/raw/master/csl-citation.json"}</w:instrText>
      </w:r>
      <w:r w:rsidR="006763E3">
        <w:fldChar w:fldCharType="separate"/>
      </w:r>
      <w:r w:rsidR="008E40C9" w:rsidRPr="008E40C9">
        <w:rPr>
          <w:i w:val="0"/>
          <w:noProof/>
          <w:vertAlign w:val="superscript"/>
        </w:rPr>
        <w:t>6</w:t>
      </w:r>
      <w:r w:rsidR="006763E3">
        <w:fldChar w:fldCharType="end"/>
      </w:r>
      <w:r w:rsidR="006763E3">
        <w:t>.</w:t>
      </w:r>
    </w:p>
    <w:p w14:paraId="3DA180E2" w14:textId="6BCA0DE5" w:rsidR="00E3025F" w:rsidRDefault="00E3025F">
      <w:pPr>
        <w:spacing w:line="480" w:lineRule="auto"/>
        <w:rPr>
          <w:rFonts w:ascii="Calibri" w:eastAsia="Calibri" w:hAnsi="Calibri" w:cs="Calibri"/>
        </w:rPr>
      </w:pPr>
      <w:r>
        <w:rPr>
          <w:rFonts w:ascii="Calibri" w:eastAsia="Calibri" w:hAnsi="Calibri" w:cs="Calibri"/>
        </w:rPr>
        <w:t xml:space="preserve">A key mitigation topic and bottleneck in reaching very low levels of energy demand is urban form –i.e. the spatial characteristics of a city, including density and land-use configuration </w:t>
      </w:r>
      <w:r>
        <w:rPr>
          <w:rFonts w:ascii="Calibri" w:eastAsia="Calibri" w:hAnsi="Calibri" w:cs="Calibri"/>
        </w:rPr>
        <w:fldChar w:fldCharType="begin" w:fldLock="1"/>
      </w:r>
      <w:r w:rsidR="00DC374A">
        <w:rPr>
          <w:rFonts w:ascii="Calibri" w:eastAsia="Calibri" w:hAnsi="Calibri" w:cs="Calibri"/>
        </w:rPr>
        <w:instrText>ADDIN CSL_CITATION {"citationItems":[{"id":"ITEM-1","itemData":{"DOI":"10.1016/j.enpol.2013.07.035","ISBN":"0301-4215","ISSN":"03014215","abstract":"Household consumption requires energy to be used at all stages of the economic process, thereby directly and indirectly leading to environmental impacts across the entire production chain. The levels, structure and determinants of energy requirements of household consumption therefore constitute an important avenue of research. Incorporating the full upstream requirements into the analysis helps to avoid simplistic conclusions which would actually only imply shifts between consumption categories without taking the economy wide effects into account. This paper presents the investigation of the direct and indirect primary energy requirements of Australian households, contrasting urban, suburban and rural consumption patterns as well as inter- and intra-regional levels of inequality in energy requirements. Furthermore the spatial and socio-economic drivers of energy consumption for different categories of energy requirements are identified and quantified. Conclusions regarding the relationships between energy requirements, household characteristics, urban form and urbanization processes are drawn and the respective policy implications are explored. ?? 2013 Elsevier Ltd.","author":[{"dropping-particle":"","family":"Wiedenhofer","given":"Dominik","non-dropping-particle":"","parse-names":false,"suffix":""},{"dropping-particle":"","family":"Lenzen","given":"Manfred","non-dropping-particle":"","parse-names":false,"suffix":""},{"dropping-particle":"","family":"Steinberger","given":"Julia K.","non-dropping-particle":"","parse-names":false,"suffix":""}],"container-title":"Energy Policy","id":"ITEM-1","issued":{"date-parts":[["2013"]]},"page":"696-707","publisher":"Elsevier","title":"Energy requirements of consumption: Urban form, climatic and socio-economic factors, rebounds and their policy implications","type":"article-journal","volume":"63"},"uris":["http://www.mendeley.com/documents/?uuid=43ca3c95-4b79-477b-8c96-c616864cb986"]},{"id":"ITEM-2","itemData":{"DOI":"10.1038/nclimate3169","ISSN":"1758-678X","author":[{"dropping-particle":"","family":"Creutzig","given":"Felix","non-dropping-particle":"","parse-names":false,"suffix":""},{"dropping-particle":"","family":"Agoston","given":"Peter","non-dropping-particle":"","parse-names":false,"suffix":""},{"dropping-particle":"","family":"Minx","given":"Jan C.","non-dropping-particle":"","parse-names":false,"suffix":""},{"dropping-particle":"","family":"Canadell","given":"Josep G.","non-dropping-particle":"","parse-names":false,"suffix":""},{"dropping-particle":"","family":"Andrew","given":"Robbie M.","non-dropping-particle":"","parse-names":false,"suffix":""},{"dropping-particle":"Le","family":"Quéré","given":"Corinne","non-dropping-particle":"","parse-names":false,"suffix":""},{"dropping-particle":"","family":"Peters","given":"Glen P.","non-dropping-particle":"","parse-names":false,"suffix":""},{"dropping-particle":"","family":"Sharifi","given":"Ayyoob","non-dropping-particle":"","parse-names":false,"suffix":""},{"dropping-particle":"","family":"Yamagata","given":"Yoshiki","non-dropping-particle":"","parse-names":false,"suffix":""},{"dropping-particle":"","family":"Dhakal","given":"Shobhakar","non-dropping-particle":"","parse-names":false,"suffix":""}],"container-title":"Nature Climate Change","id":"ITEM-2","issue":"12","issued":{"date-parts":[["2016"]]},"page":"1054","publisher":"Nature Publishing Group","title":"Urban infrastructure choices structure climate solutions","type":"article-journal","volume":"6"},"uris":["http://www.mendeley.com/documents/?uuid=6fc574a6-f3d9-4225-9eea-4da080b3c100"]}],"mendeley":{"formattedCitation":"&lt;sup&gt;11,12&lt;/sup&gt;","plainTextFormattedCitation":"11,12","previouslyFormattedCitation":"&lt;sup&gt;11,12&lt;/sup&gt;"},"properties":{"noteIndex":0},"schema":"https://github.com/citation-style-language/schema/raw/master/csl-citation.json"}</w:instrText>
      </w:r>
      <w:r>
        <w:rPr>
          <w:rFonts w:ascii="Calibri" w:eastAsia="Calibri" w:hAnsi="Calibri" w:cs="Calibri"/>
        </w:rPr>
        <w:fldChar w:fldCharType="separate"/>
      </w:r>
      <w:r w:rsidR="007D404C" w:rsidRPr="007D404C">
        <w:rPr>
          <w:rFonts w:ascii="Calibri" w:eastAsia="Calibri" w:hAnsi="Calibri" w:cs="Calibri"/>
          <w:noProof/>
          <w:vertAlign w:val="superscript"/>
        </w:rPr>
        <w:t>11,12</w:t>
      </w:r>
      <w:r>
        <w:rPr>
          <w:rFonts w:ascii="Calibri" w:eastAsia="Calibri" w:hAnsi="Calibri" w:cs="Calibri"/>
        </w:rPr>
        <w:fldChar w:fldCharType="end"/>
      </w:r>
      <w:r>
        <w:rPr>
          <w:rFonts w:ascii="Calibri" w:eastAsia="Calibri" w:hAnsi="Calibri" w:cs="Calibri"/>
        </w:rPr>
        <w:t>. Urban form is indeed one of the most prevalent topics in the set of case studies (</w:t>
      </w:r>
      <w:del w:id="59" w:author="William Lamb" w:date="2019-02-05T14:53:00Z">
        <w:r w:rsidDel="00F45112">
          <w:rPr>
            <w:rFonts w:ascii="Calibri" w:eastAsia="Calibri" w:hAnsi="Calibri" w:cs="Calibri"/>
          </w:rPr>
          <w:delText>SI Text</w:delText>
        </w:r>
      </w:del>
      <w:ins w:id="60" w:author="William Lamb" w:date="2019-02-05T14:53:00Z">
        <w:r w:rsidR="00F45112">
          <w:rPr>
            <w:rFonts w:ascii="Calibri" w:eastAsia="Calibri" w:hAnsi="Calibri" w:cs="Calibri"/>
          </w:rPr>
          <w:t>Supplementary</w:t>
        </w:r>
      </w:ins>
      <w:r w:rsidR="00435728">
        <w:rPr>
          <w:rFonts w:ascii="Calibri" w:eastAsia="Calibri" w:hAnsi="Calibri" w:cs="Calibri"/>
        </w:rPr>
        <w:t xml:space="preserve"> Table 1</w:t>
      </w:r>
      <w:r w:rsidRPr="002C01D1">
        <w:rPr>
          <w:rFonts w:ascii="Calibri" w:eastAsia="Calibri" w:hAnsi="Calibri" w:cs="Calibri"/>
        </w:rPr>
        <w:t>)</w:t>
      </w:r>
      <w:r>
        <w:rPr>
          <w:rFonts w:ascii="Calibri" w:eastAsia="Calibri" w:hAnsi="Calibri" w:cs="Calibri"/>
        </w:rPr>
        <w:t xml:space="preserve">. </w:t>
      </w:r>
      <w:r w:rsidR="00D56DBD">
        <w:rPr>
          <w:rFonts w:ascii="Calibri" w:eastAsia="Calibri" w:hAnsi="Calibri" w:cs="Calibri"/>
        </w:rPr>
        <w:t>A</w:t>
      </w:r>
      <w:r>
        <w:rPr>
          <w:rFonts w:ascii="Calibri" w:eastAsia="Calibri" w:hAnsi="Calibri" w:cs="Calibri"/>
        </w:rPr>
        <w:t xml:space="preserve">n important question is whether future urbanisation challenges </w:t>
      </w:r>
      <w:r w:rsidR="00D56DBD">
        <w:rPr>
          <w:rFonts w:ascii="Calibri" w:eastAsia="Calibri" w:hAnsi="Calibri" w:cs="Calibri"/>
        </w:rPr>
        <w:t xml:space="preserve">related to urban form </w:t>
      </w:r>
      <w:r>
        <w:rPr>
          <w:rFonts w:ascii="Calibri" w:eastAsia="Calibri" w:hAnsi="Calibri" w:cs="Calibri"/>
        </w:rPr>
        <w:t xml:space="preserve">are being anticipated and mitigated, rather than responded to post-hoc.  We therefore search abstracts directly for keywords that might indicate such “forward looking” studies (e.g. “scenario” or “2050”; see methods for more detail), finding </w:t>
      </w:r>
      <w:r w:rsidR="00224432">
        <w:rPr>
          <w:rFonts w:ascii="Calibri" w:eastAsia="Calibri" w:hAnsi="Calibri" w:cs="Calibri"/>
        </w:rPr>
        <w:t xml:space="preserve">750 </w:t>
      </w:r>
      <w:r>
        <w:rPr>
          <w:rFonts w:ascii="Calibri" w:eastAsia="Calibri" w:hAnsi="Calibri" w:cs="Calibri"/>
        </w:rPr>
        <w:t xml:space="preserve">documents that mainly emphasise </w:t>
      </w:r>
      <w:r w:rsidR="007A4AD8">
        <w:rPr>
          <w:rFonts w:ascii="Calibri" w:eastAsia="Calibri" w:hAnsi="Calibri" w:cs="Calibri"/>
        </w:rPr>
        <w:t xml:space="preserve">GHG </w:t>
      </w:r>
      <w:r>
        <w:rPr>
          <w:rFonts w:ascii="Calibri" w:eastAsia="Calibri" w:hAnsi="Calibri" w:cs="Calibri"/>
        </w:rPr>
        <w:t xml:space="preserve">emissions accounting, </w:t>
      </w:r>
      <w:r w:rsidR="007A4AD8">
        <w:rPr>
          <w:rFonts w:ascii="Calibri" w:eastAsia="Calibri" w:hAnsi="Calibri" w:cs="Calibri"/>
        </w:rPr>
        <w:t xml:space="preserve">climate governance, energy consumption and </w:t>
      </w:r>
      <w:r>
        <w:rPr>
          <w:rFonts w:ascii="Calibri" w:eastAsia="Calibri" w:hAnsi="Calibri" w:cs="Calibri"/>
        </w:rPr>
        <w:t>transportation (</w:t>
      </w:r>
      <w:del w:id="61" w:author="William Lamb" w:date="2019-02-05T14:55:00Z">
        <w:r w:rsidDel="00F45112">
          <w:rPr>
            <w:rFonts w:ascii="Calibri" w:eastAsia="Calibri" w:hAnsi="Calibri" w:cs="Calibri"/>
          </w:rPr>
          <w:delText>SI Text</w:delText>
        </w:r>
      </w:del>
      <w:ins w:id="62" w:author="William Lamb" w:date="2019-02-05T14:55:00Z">
        <w:r w:rsidR="00F45112">
          <w:rPr>
            <w:rFonts w:ascii="Calibri" w:eastAsia="Calibri" w:hAnsi="Calibri" w:cs="Calibri"/>
          </w:rPr>
          <w:t>Supplementary</w:t>
        </w:r>
      </w:ins>
      <w:r w:rsidR="00435728">
        <w:rPr>
          <w:rFonts w:ascii="Calibri" w:eastAsia="Calibri" w:hAnsi="Calibri" w:cs="Calibri"/>
        </w:rPr>
        <w:t xml:space="preserve"> Table 3</w:t>
      </w:r>
      <w:r>
        <w:rPr>
          <w:rFonts w:ascii="Calibri" w:eastAsia="Calibri" w:hAnsi="Calibri" w:cs="Calibri"/>
        </w:rPr>
        <w:t xml:space="preserve">). </w:t>
      </w:r>
      <w:r>
        <w:rPr>
          <w:rFonts w:ascii="Calibri" w:eastAsia="Calibri" w:hAnsi="Calibri" w:cs="Calibri"/>
        </w:rPr>
        <w:lastRenderedPageBreak/>
        <w:t>Notably</w:t>
      </w:r>
      <w:r w:rsidR="007A4AD8">
        <w:rPr>
          <w:rFonts w:ascii="Calibri" w:eastAsia="Calibri" w:hAnsi="Calibri" w:cs="Calibri"/>
        </w:rPr>
        <w:t xml:space="preserve">, </w:t>
      </w:r>
      <w:r w:rsidR="009E19B2">
        <w:rPr>
          <w:rFonts w:ascii="Calibri" w:eastAsia="Calibri" w:hAnsi="Calibri" w:cs="Calibri"/>
        </w:rPr>
        <w:t xml:space="preserve">urban form is less prominent, and </w:t>
      </w:r>
      <w:r w:rsidR="007A4AD8">
        <w:rPr>
          <w:rFonts w:ascii="Calibri" w:eastAsia="Calibri" w:hAnsi="Calibri" w:cs="Calibri"/>
        </w:rPr>
        <w:t>the</w:t>
      </w:r>
      <w:r>
        <w:rPr>
          <w:rFonts w:ascii="Calibri" w:eastAsia="Calibri" w:hAnsi="Calibri" w:cs="Calibri"/>
        </w:rPr>
        <w:t xml:space="preserve"> fastest urbanising region, Africa, is particularly under-represented in this subset of documents. Just </w:t>
      </w:r>
      <w:r w:rsidR="00224432">
        <w:rPr>
          <w:rFonts w:ascii="Calibri" w:eastAsia="Calibri" w:hAnsi="Calibri" w:cs="Calibri"/>
        </w:rPr>
        <w:t>8</w:t>
      </w:r>
      <w:r>
        <w:rPr>
          <w:rFonts w:ascii="Calibri" w:eastAsia="Calibri" w:hAnsi="Calibri" w:cs="Calibri"/>
        </w:rPr>
        <w:t>% of the case study literature in Africa takes a forward looking orientation (</w:t>
      </w:r>
      <w:r w:rsidR="009E19B2">
        <w:rPr>
          <w:rFonts w:ascii="Calibri" w:eastAsia="Calibri" w:hAnsi="Calibri" w:cs="Calibri"/>
        </w:rPr>
        <w:t xml:space="preserve">12 </w:t>
      </w:r>
      <w:r>
        <w:rPr>
          <w:rFonts w:ascii="Calibri" w:eastAsia="Calibri" w:hAnsi="Calibri" w:cs="Calibri"/>
        </w:rPr>
        <w:t xml:space="preserve">studies), contrasting with an average of </w:t>
      </w:r>
      <w:r w:rsidR="00224432">
        <w:rPr>
          <w:rFonts w:ascii="Calibri" w:eastAsia="Calibri" w:hAnsi="Calibri" w:cs="Calibri"/>
        </w:rPr>
        <w:t>16</w:t>
      </w:r>
      <w:r>
        <w:rPr>
          <w:rFonts w:ascii="Calibri" w:eastAsia="Calibri" w:hAnsi="Calibri" w:cs="Calibri"/>
        </w:rPr>
        <w:t>% in other regions (</w:t>
      </w:r>
      <w:del w:id="63" w:author="William Lamb" w:date="2019-02-05T14:55:00Z">
        <w:r w:rsidDel="00F45112">
          <w:rPr>
            <w:rFonts w:ascii="Calibri" w:eastAsia="Calibri" w:hAnsi="Calibri" w:cs="Calibri"/>
          </w:rPr>
          <w:delText>SI Text</w:delText>
        </w:r>
      </w:del>
      <w:ins w:id="64" w:author="William Lamb" w:date="2019-02-05T14:55:00Z">
        <w:r w:rsidR="00F45112">
          <w:rPr>
            <w:rFonts w:ascii="Calibri" w:eastAsia="Calibri" w:hAnsi="Calibri" w:cs="Calibri"/>
          </w:rPr>
          <w:t>Supplementary</w:t>
        </w:r>
      </w:ins>
      <w:r>
        <w:rPr>
          <w:rFonts w:ascii="Calibri" w:eastAsia="Calibri" w:hAnsi="Calibri" w:cs="Calibri"/>
        </w:rPr>
        <w:t xml:space="preserve"> </w:t>
      </w:r>
      <w:r w:rsidR="00435728">
        <w:rPr>
          <w:rFonts w:ascii="Calibri" w:eastAsia="Calibri" w:hAnsi="Calibri" w:cs="Calibri"/>
        </w:rPr>
        <w:t>Table 4</w:t>
      </w:r>
      <w:r>
        <w:rPr>
          <w:rFonts w:ascii="Calibri" w:eastAsia="Calibri" w:hAnsi="Calibri" w:cs="Calibri"/>
        </w:rPr>
        <w:t>).</w:t>
      </w:r>
    </w:p>
    <w:p w14:paraId="41B413E2" w14:textId="496BC455" w:rsidR="00EE350A" w:rsidRDefault="00EE350A">
      <w:pPr>
        <w:spacing w:line="480" w:lineRule="auto"/>
        <w:rPr>
          <w:rFonts w:ascii="Calibri" w:eastAsia="Calibri" w:hAnsi="Calibri" w:cs="Calibri"/>
        </w:rPr>
      </w:pPr>
      <w:r>
        <w:t>Policy focused cases associated with the “climate governance” topic tend to refer to mitigation action plans, multi-level coordination and ge</w:t>
      </w:r>
      <w:r w:rsidR="00725304">
        <w:t>neric governance issues (</w:t>
      </w:r>
      <w:del w:id="65" w:author="William Lamb" w:date="2019-02-05T14:55:00Z">
        <w:r w:rsidR="00725304" w:rsidDel="00F45112">
          <w:delText>SI Text</w:delText>
        </w:r>
      </w:del>
      <w:ins w:id="66" w:author="William Lamb" w:date="2019-02-05T14:55:00Z">
        <w:r w:rsidR="00F45112">
          <w:t>Supplementary</w:t>
        </w:r>
      </w:ins>
      <w:r w:rsidR="00725304">
        <w:t xml:space="preserve"> Table </w:t>
      </w:r>
      <w:r>
        <w:t xml:space="preserve">1). </w:t>
      </w:r>
      <w:r w:rsidR="007E1FC4">
        <w:t xml:space="preserve">Pricing and economic analysis appears to be only a marginal topic in the urban case study literature (as pointed out by a reviewer of this manuscript), despite </w:t>
      </w:r>
      <w:r>
        <w:t xml:space="preserve">the importance of fuel prices as </w:t>
      </w:r>
      <w:r w:rsidR="00562A86">
        <w:t xml:space="preserve">a </w:t>
      </w:r>
      <w:r>
        <w:t xml:space="preserve">long-run determinant of urban form and GHG emissions </w:t>
      </w:r>
      <w:r>
        <w:fldChar w:fldCharType="begin" w:fldLock="1"/>
      </w:r>
      <w:r w:rsidR="00DC374A">
        <w:instrText>ADDIN CSL_CITATION {"citationItems":[{"id":"ITEM-1","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Sciences","id":"ITEM-1","issued":{"date-parts":[["2015"]]},"title":"Global typology of urban energy use and potentials for an urbanization mitigation wedge","type":"article-journal"},"uris":["http://www.mendeley.com/documents/?uuid=0f6da94c-9a72-40eb-8c7f-ee424de9ed8c"]},{"id":"ITEM-2","itemData":{"ISSN":"2212-0955","author":[{"dropping-particle":"","family":"Creutzig","given":"F.","non-dropping-particle":"","parse-names":false,"suffix":""}],"container-title":"Urban Climate","id":"ITEM-2","issued":{"date-parts":[["2014"]]},"page":"63-76","title":"How fuel prices determine public transport infrastructure, modal shares and urban form","type":"article-journal","volume":"10"},"uris":["http://www.mendeley.com/documents/?uuid=e5b07daf-cb24-4f53-bb53-8603bf67ae9d"]}],"mendeley":{"formattedCitation":"&lt;sup&gt;4,13&lt;/sup&gt;","plainTextFormattedCitation":"4,13","previouslyFormattedCitation":"&lt;sup&gt;4,13&lt;/sup&gt;"},"properties":{"noteIndex":0},"schema":"https://github.com/citation-style-language/schema/raw/master/csl-citation.json"}</w:instrText>
      </w:r>
      <w:r>
        <w:fldChar w:fldCharType="separate"/>
      </w:r>
      <w:r w:rsidR="007D404C" w:rsidRPr="007D404C">
        <w:rPr>
          <w:noProof/>
          <w:vertAlign w:val="superscript"/>
        </w:rPr>
        <w:t>4,13</w:t>
      </w:r>
      <w:r>
        <w:fldChar w:fldCharType="end"/>
      </w:r>
      <w:r>
        <w:t>.</w:t>
      </w:r>
    </w:p>
    <w:p w14:paraId="0FCF8763" w14:textId="628D5137" w:rsidR="00B60EC4" w:rsidRDefault="00CF43C1" w:rsidP="002B76FF">
      <w:pPr>
        <w:spacing w:line="480" w:lineRule="auto"/>
      </w:pPr>
      <w:r>
        <w:t xml:space="preserve">Overall, the topic mapping results </w:t>
      </w:r>
      <w:r w:rsidR="00FD03C6">
        <w:t>suggest that</w:t>
      </w:r>
      <w:r w:rsidR="00E3025F">
        <w:t xml:space="preserve"> prior</w:t>
      </w:r>
      <w:r w:rsidR="00FD03C6">
        <w:t xml:space="preserve"> regional biases in case study coverage are compounded by an uneven distribution of topics: </w:t>
      </w:r>
      <w:r w:rsidR="0071275F">
        <w:t xml:space="preserve">given the already limited extent of research on African cities, </w:t>
      </w:r>
      <w:ins w:id="67" w:author="William Lamb" w:date="2019-02-05T12:15:00Z">
        <w:r w:rsidR="002417CD">
          <w:t xml:space="preserve">individual </w:t>
        </w:r>
      </w:ins>
      <w:r w:rsidR="0052404F">
        <w:t xml:space="preserve">topics </w:t>
      </w:r>
      <w:ins w:id="68" w:author="William Lamb" w:date="2019-02-05T12:15:00Z">
        <w:r w:rsidR="002417CD">
          <w:t>are poorly developed</w:t>
        </w:r>
      </w:ins>
      <w:del w:id="69" w:author="William Lamb" w:date="2019-02-05T12:14:00Z">
        <w:r w:rsidR="0052404F" w:rsidDel="002417CD">
          <w:delText>are spread thin</w:delText>
        </w:r>
      </w:del>
      <w:r w:rsidR="0052404F">
        <w:t>. O</w:t>
      </w:r>
      <w:r w:rsidR="0071275F">
        <w:t xml:space="preserve">nly a handful of </w:t>
      </w:r>
      <w:r>
        <w:t xml:space="preserve">urban </w:t>
      </w:r>
      <w:r w:rsidR="0071275F">
        <w:t xml:space="preserve">cases </w:t>
      </w:r>
      <w:r>
        <w:t xml:space="preserve">in Africa </w:t>
      </w:r>
      <w:r w:rsidR="0071275F">
        <w:t xml:space="preserve">can be found on </w:t>
      </w:r>
      <w:r>
        <w:t>issues that will likely have great importance in several decades</w:t>
      </w:r>
      <w:r w:rsidR="0052404F">
        <w:t xml:space="preserve">, </w:t>
      </w:r>
      <w:r>
        <w:t xml:space="preserve">such as urban form and </w:t>
      </w:r>
      <w:r w:rsidR="0052404F">
        <w:t>transportation</w:t>
      </w:r>
      <w:r w:rsidR="0071275F">
        <w:t xml:space="preserve">. </w:t>
      </w:r>
      <w:r w:rsidR="0052404F">
        <w:t xml:space="preserve">In contrast, </w:t>
      </w:r>
      <w:r w:rsidR="00A2708A">
        <w:t xml:space="preserve">some mega-cities already have well-developed literatures across a </w:t>
      </w:r>
      <w:del w:id="70" w:author="William Lamb" w:date="2019-02-05T12:14:00Z">
        <w:r w:rsidR="00A2708A" w:rsidDel="002417CD">
          <w:delText xml:space="preserve">spread </w:delText>
        </w:r>
      </w:del>
      <w:ins w:id="71" w:author="William Lamb" w:date="2019-02-05T12:14:00Z">
        <w:r w:rsidR="002417CD">
          <w:t xml:space="preserve">wide range </w:t>
        </w:r>
      </w:ins>
      <w:r w:rsidR="00A2708A">
        <w:t xml:space="preserve">of topics. </w:t>
      </w:r>
      <w:r w:rsidR="00E3025F">
        <w:t xml:space="preserve">Together this </w:t>
      </w:r>
      <w:r w:rsidR="00A2708A">
        <w:t>suggests</w:t>
      </w:r>
      <w:r w:rsidR="0052404F">
        <w:t xml:space="preserve"> priorities for further primary research, </w:t>
      </w:r>
      <w:r w:rsidR="00A2708A">
        <w:t xml:space="preserve">as well as </w:t>
      </w:r>
      <w:r w:rsidR="00E3025F">
        <w:t xml:space="preserve">a </w:t>
      </w:r>
      <w:r w:rsidR="00035A15">
        <w:t>substantial scope for consolidating and learning from the current evidence</w:t>
      </w:r>
      <w:r w:rsidR="00E3025F">
        <w:t>.</w:t>
      </w:r>
    </w:p>
    <w:p w14:paraId="5A0EAD64" w14:textId="6AB6B8A4" w:rsidR="00B60EC4" w:rsidRDefault="00274FC7" w:rsidP="00F351C8">
      <w:pPr>
        <w:pStyle w:val="Heading2"/>
        <w:spacing w:line="480" w:lineRule="auto"/>
      </w:pPr>
      <w:r>
        <w:t>Three</w:t>
      </w:r>
      <w:r w:rsidR="00B60EC4" w:rsidRPr="00B60EC4">
        <w:t xml:space="preserve"> ways to learn from case study evidence</w:t>
      </w:r>
    </w:p>
    <w:p w14:paraId="403C350E" w14:textId="73E06C5F" w:rsidR="00180FB9" w:rsidRDefault="00A2708A">
      <w:pPr>
        <w:spacing w:line="480" w:lineRule="auto"/>
      </w:pPr>
      <w:r>
        <w:t xml:space="preserve">Mapping </w:t>
      </w:r>
      <w:del w:id="72" w:author="William Lamb" w:date="2019-02-05T12:16:00Z">
        <w:r w:rsidDel="002417CD">
          <w:delText xml:space="preserve">out </w:delText>
        </w:r>
      </w:del>
      <w:r>
        <w:t xml:space="preserve">the literature provides a starting point for in-depth synthesis. </w:t>
      </w:r>
      <w:r w:rsidR="00274FC7">
        <w:t xml:space="preserve">Here we consider the various ways to best make use of the growing body of case studies: </w:t>
      </w:r>
      <w:r w:rsidR="00224ADA">
        <w:t>as individual studies, in comparative settings,</w:t>
      </w:r>
      <w:r w:rsidR="00274FC7">
        <w:t xml:space="preserve"> and</w:t>
      </w:r>
      <w:r w:rsidR="00224ADA">
        <w:t xml:space="preserve"> within reviews and assessments. </w:t>
      </w:r>
      <w:r w:rsidR="00274FC7">
        <w:t>Our review is guided by two questions: w</w:t>
      </w:r>
      <w:r w:rsidR="00224ADA">
        <w:t>hat are the different opportunities for generalisation in each</w:t>
      </w:r>
      <w:r w:rsidR="00274FC7">
        <w:t xml:space="preserve"> approach</w:t>
      </w:r>
      <w:r w:rsidR="00224ADA">
        <w:t>? And how are cases actually used by urban stakeholders, researchers and policy makers?</w:t>
      </w:r>
    </w:p>
    <w:p w14:paraId="001EC50D" w14:textId="62BF9918" w:rsidR="00B60EC4" w:rsidRPr="00CF0AE6" w:rsidRDefault="00011E02" w:rsidP="00F351C8">
      <w:pPr>
        <w:pStyle w:val="Heading3"/>
      </w:pPr>
      <w:r w:rsidRPr="00CF0AE6">
        <w:t>I</w:t>
      </w:r>
      <w:r w:rsidR="00180FB9" w:rsidRPr="00CF0AE6">
        <w:t xml:space="preserve">ndividual cases </w:t>
      </w:r>
    </w:p>
    <w:p w14:paraId="49899CE1" w14:textId="2215C2D3" w:rsidR="008E1C27" w:rsidRDefault="007423B5">
      <w:pPr>
        <w:spacing w:line="480" w:lineRule="auto"/>
      </w:pPr>
      <w:r>
        <w:t>C</w:t>
      </w:r>
      <w:r w:rsidR="00733D02">
        <w:t xml:space="preserve">ase studies </w:t>
      </w:r>
      <w:r w:rsidR="00A81F61">
        <w:t>attract their fair share of epistemological debates</w:t>
      </w:r>
      <w:r w:rsidR="00730F33">
        <w:t xml:space="preserve">. </w:t>
      </w:r>
      <w:r w:rsidR="00B4433B">
        <w:t>Some quantitatively oriented scientists</w:t>
      </w:r>
      <w:r w:rsidR="00730F33">
        <w:t xml:space="preserve"> </w:t>
      </w:r>
      <w:r>
        <w:t>tend</w:t>
      </w:r>
      <w:r w:rsidR="00730F33">
        <w:t xml:space="preserve"> to </w:t>
      </w:r>
      <w:r w:rsidR="00B4433B">
        <w:t xml:space="preserve">dismiss </w:t>
      </w:r>
      <w:del w:id="73" w:author="William Lamb" w:date="2019-02-05T12:21:00Z">
        <w:r w:rsidR="00B4433B" w:rsidDel="002417CD">
          <w:delText>case studies</w:delText>
        </w:r>
      </w:del>
      <w:ins w:id="74" w:author="William Lamb" w:date="2019-02-05T12:21:00Z">
        <w:r w:rsidR="002417CD">
          <w:t>them,</w:t>
        </w:r>
      </w:ins>
      <w:r w:rsidR="00B4433B">
        <w:t xml:space="preserve"> due to </w:t>
      </w:r>
      <w:del w:id="75" w:author="William Lamb" w:date="2019-02-05T12:21:00Z">
        <w:r w:rsidR="00B4433B" w:rsidDel="002417CD">
          <w:delText xml:space="preserve">their </w:delText>
        </w:r>
      </w:del>
      <w:r w:rsidR="000708F6">
        <w:t xml:space="preserve">perceived deficiencies </w:t>
      </w:r>
      <w:r w:rsidR="00224ADA">
        <w:t xml:space="preserve">in </w:t>
      </w:r>
      <w:r w:rsidR="000708F6">
        <w:t>generalisability</w:t>
      </w:r>
      <w:del w:id="76" w:author="William Lamb" w:date="2019-02-05T12:21:00Z">
        <w:r w:rsidR="00A81F61" w:rsidDel="002417CD">
          <w:delText>,</w:delText>
        </w:r>
      </w:del>
      <w:r w:rsidR="000708F6">
        <w:t xml:space="preserve"> relative to </w:t>
      </w:r>
      <w:r w:rsidR="00730F33">
        <w:lastRenderedPageBreak/>
        <w:t>quantitative m</w:t>
      </w:r>
      <w:r w:rsidR="00733D02">
        <w:t xml:space="preserve">ethods </w:t>
      </w:r>
      <w:r w:rsidR="00730F33">
        <w:t>such as regression analysis</w:t>
      </w:r>
      <w:r w:rsidR="00DA4492">
        <w:t xml:space="preserve"> </w:t>
      </w:r>
      <w:r w:rsidR="00DA4492">
        <w:fldChar w:fldCharType="begin" w:fldLock="1"/>
      </w:r>
      <w:r w:rsidR="00DC374A">
        <w:instrText>ADDIN CSL_CITATION {"citationItems":[{"id":"ITEM-1","itemData":{"DOI":"10.1162/GLEP_a_00316","author":[{"dropping-particle":"","family":"Steinberg","given":"Paul F.","non-dropping-particle":"","parse-names":false,"suffix":""}],"container-title":"Global Environmental Politics","id":"ITEM-1","issue":"3","issued":{"date-parts":[["2015"]]},"page":"152-175","title":"Can We Generalize from Case Studies?","type":"article-journal","volume":"15"},"uris":["http://www.mendeley.com/documents/?uuid=66b3aca0-8291-4a25-be06-0553b7e53b88"]}],"mendeley":{"formattedCitation":"&lt;sup&gt;14&lt;/sup&gt;","plainTextFormattedCitation":"14","previouslyFormattedCitation":"&lt;sup&gt;14&lt;/sup&gt;"},"properties":{"noteIndex":0},"schema":"https://github.com/citation-style-language/schema/raw/master/csl-citation.json"}</w:instrText>
      </w:r>
      <w:r w:rsidR="00DA4492">
        <w:fldChar w:fldCharType="separate"/>
      </w:r>
      <w:r w:rsidR="007D404C" w:rsidRPr="007D404C">
        <w:rPr>
          <w:noProof/>
          <w:vertAlign w:val="superscript"/>
        </w:rPr>
        <w:t>14</w:t>
      </w:r>
      <w:r w:rsidR="00DA4492">
        <w:fldChar w:fldCharType="end"/>
      </w:r>
      <w:r w:rsidR="00A81F61">
        <w:t>. B</w:t>
      </w:r>
      <w:r>
        <w:t xml:space="preserve">ecause </w:t>
      </w:r>
      <w:r w:rsidR="00A81F61">
        <w:t xml:space="preserve">an individual </w:t>
      </w:r>
      <w:r>
        <w:t xml:space="preserve">case </w:t>
      </w:r>
      <w:r w:rsidR="00A81F61">
        <w:t xml:space="preserve">study </w:t>
      </w:r>
      <w:r>
        <w:t xml:space="preserve">speaks only to the context at hand, </w:t>
      </w:r>
      <w:r w:rsidR="00A81F61">
        <w:t xml:space="preserve">it </w:t>
      </w:r>
      <w:r w:rsidR="008E1C27">
        <w:t xml:space="preserve">seemingly </w:t>
      </w:r>
      <w:r>
        <w:t>cannot inform contexts elsewhere.</w:t>
      </w:r>
      <w:r w:rsidR="00A81F61">
        <w:t xml:space="preserve"> Case study proponents, on the other hand, emphasize the importance of careful </w:t>
      </w:r>
      <w:r w:rsidR="00047DEC">
        <w:t>case selection</w:t>
      </w:r>
      <w:r w:rsidR="00A81F61">
        <w:t xml:space="preserve"> to support generalisability, </w:t>
      </w:r>
      <w:r w:rsidR="008E1C27">
        <w:t xml:space="preserve">as well as </w:t>
      </w:r>
      <w:r w:rsidR="00A81F61">
        <w:t xml:space="preserve">the </w:t>
      </w:r>
      <w:r w:rsidR="0051549E">
        <w:t xml:space="preserve">intrinsic value </w:t>
      </w:r>
      <w:r w:rsidR="00A81F61">
        <w:t xml:space="preserve">of conducting cases </w:t>
      </w:r>
      <w:r w:rsidR="0051549E">
        <w:t xml:space="preserve">for learning </w:t>
      </w:r>
      <w:r>
        <w:fldChar w:fldCharType="begin" w:fldLock="1"/>
      </w:r>
      <w:r w:rsidR="00DC374A">
        <w:instrText>ADDIN CSL_CITATION {"citationItems":[{"id":"ITEM-1","itemData":{"DOI":"10.1177/1077800405284363","ISBN":"1011771077800","ISSN":"10778004","PMID":"22518518","abstract":"This article examines five common misunderstandings about case-study research: (a) theoretical knowledge is more valuable than practical knowledge; (b) one cannot generalize from a single case, therefore, the single-case study cannot contribute to scientific development; (c) the case study is most useful for generating hypotheses, whereas other methods are more suitable for hypotheses testing and theory building; (d) the case study contains a bias toward verification; and (e) it is often difficult to summarize specific case studies. This article explains and corrects these misunderstandings one by one and concludes with the Kuhnian insight that a scientific discipline without a large number of thoroughly executed case studies is a discipline without systematic production of exemplars, and a discipline without exemplars is an ineffective one. Social science may be strengthened by the execution of a greater number of good case studies.","author":[{"dropping-particle":"","family":"Flyvbjerg","given":"Bent","non-dropping-particle":"","parse-names":false,"suffix":""}],"container-title":"Qualitative Inquiry","id":"ITEM-1","issue":"2","issued":{"date-parts":[["2006"]]},"page":"219-245","title":"Five misunderstandings about case-study research","type":"article-journal","volume":"12"},"uris":["http://www.mendeley.com/documents/?uuid=eb60e3c0-2f70-44bb-bb3c-e89dd1ee5fb2"]},{"id":"ITEM-2","itemData":{"DOI":"10.1162/GLEP_a_00316","author":[{"dropping-particle":"","family":"Steinberg","given":"Paul F.","non-dropping-particle":"","parse-names":false,"suffix":""}],"container-title":"Global Environmental Politics","id":"ITEM-2","issue":"3","issued":{"date-parts":[["2015"]]},"page":"152-175","title":"Can We Generalize from Case Studies?","type":"article-journal","volume":"15"},"uris":["http://www.mendeley.com/documents/?uuid=66b3aca0-8291-4a25-be06-0553b7e53b88"]},{"id":"ITEM-3","itemData":{"DOI":"10.1016/j.aqpro.2013.07.003","ISBN":"0030-8870","ISSN":"00308870","PMID":"24439530","author":[{"dropping-particle":"","family":"Lijphart","given":"Arend","non-dropping-particle":"","parse-names":false,"suffix":""}],"container-title":"The American Political Science Review","id":"ITEM-3","issue":"3","issued":{"date-parts":[["1971"]]},"page":"682-693","title":"Comparative Politics and the Comparative Method","type":"article-journal","volume":"65"},"uris":["http://www.mendeley.com/documents/?uuid=b5f3040a-818c-47bb-ab69-662b5660f013"]}],"mendeley":{"formattedCitation":"&lt;sup&gt;14–16&lt;/sup&gt;","plainTextFormattedCitation":"14–16","previouslyFormattedCitation":"&lt;sup&gt;14–16&lt;/sup&gt;"},"properties":{"noteIndex":0},"schema":"https://github.com/citation-style-language/schema/raw/master/csl-citation.json"}</w:instrText>
      </w:r>
      <w:r>
        <w:fldChar w:fldCharType="separate"/>
      </w:r>
      <w:r w:rsidR="007D404C" w:rsidRPr="007D404C">
        <w:rPr>
          <w:noProof/>
          <w:vertAlign w:val="superscript"/>
        </w:rPr>
        <w:t>14–16</w:t>
      </w:r>
      <w:r>
        <w:fldChar w:fldCharType="end"/>
      </w:r>
      <w:r>
        <w:t xml:space="preserve">. </w:t>
      </w:r>
    </w:p>
    <w:p w14:paraId="2738CAF1" w14:textId="7FD224B9" w:rsidR="000708F6" w:rsidRDefault="008E1C27">
      <w:pPr>
        <w:spacing w:line="480" w:lineRule="auto"/>
      </w:pPr>
      <w:r w:rsidRPr="00F351C8">
        <w:t>A</w:t>
      </w:r>
      <w:r w:rsidR="00047DEC">
        <w:t>n example of careful case selection is the</w:t>
      </w:r>
      <w:r w:rsidR="00A81F61">
        <w:t xml:space="preserve"> </w:t>
      </w:r>
      <w:r w:rsidR="00A81F61" w:rsidRPr="00F351C8">
        <w:rPr>
          <w:i/>
        </w:rPr>
        <w:t>critical case</w:t>
      </w:r>
      <w:r w:rsidR="00047DEC">
        <w:t xml:space="preserve">. </w:t>
      </w:r>
      <w:r>
        <w:t xml:space="preserve">Here </w:t>
      </w:r>
      <w:r w:rsidR="00FB50A4">
        <w:t>researchers aim</w:t>
      </w:r>
      <w:r>
        <w:t xml:space="preserve"> to demonstrate that if X is possible </w:t>
      </w:r>
      <w:r w:rsidR="00047DEC">
        <w:t xml:space="preserve">(or impossible) </w:t>
      </w:r>
      <w:r>
        <w:t xml:space="preserve">in the </w:t>
      </w:r>
      <w:r w:rsidR="00047DEC">
        <w:t xml:space="preserve">critical </w:t>
      </w:r>
      <w:r>
        <w:t xml:space="preserve">case, it is </w:t>
      </w:r>
      <w:r w:rsidR="00047DEC">
        <w:t xml:space="preserve">also so </w:t>
      </w:r>
      <w:r>
        <w:t xml:space="preserve">in all cases. For instance, to demonstrate the technical feasibility of </w:t>
      </w:r>
      <w:r w:rsidR="007C298A">
        <w:t xml:space="preserve">strongly reducing energy demand for </w:t>
      </w:r>
      <w:r>
        <w:t>space heating, the critical case would be an extremely cold urban climate, rather than a mild one</w:t>
      </w:r>
      <w:r w:rsidR="008240BF">
        <w:t xml:space="preserve"> </w:t>
      </w:r>
      <w:r w:rsidR="008240BF">
        <w:fldChar w:fldCharType="begin" w:fldLock="1"/>
      </w:r>
      <w:r w:rsidR="00DC374A">
        <w:instrText>ADDIN CSL_CITATION {"citationItems":[{"id":"ITEM-1","itemData":{"DOI":"10.1016/j.esr.2017.01.001","ISSN":"2211467X","abstract":"More than half of the world's population are living in cities today, and by 2050 almost 75% of the population will live in urban areas. Thus, meeting the energy demand in urban areas in a sustainable way is an important challenge for the future. Oslo wants to show how cities can take leadership in the green change and contribute with innovative ideas and solutions for development of sustainable energy systems. A technology-rich optimisation model has been developed in order to analyse how various energy and climate measures can transform Oslo into a low-carbon city. Consequently, the main focus of this work has been to find optimal ways of reducing the CO2 emissions, and secondly, the energy consumption.","author":[{"dropping-particle":"","family":"Lind","given":"Arne","non-dropping-particle":"","parse-names":false,"suffix":""},{"dropping-particle":"","family":"Espegren","given":"Kari","non-dropping-particle":"","parse-names":false,"suffix":""}],"container-title":"Energy Strategy Reviews","id":"ITEM-1","issued":{"date-parts":[["2017"]]},"page":"44-56","publisher":"Elsevier Ltd","title":"The use of energy system models for analysing the transition to low-carbon cities – The case of Oslo","type":"article-journal","volume":"15"},"uris":["http://www.mendeley.com/documents/?uuid=472221ff-0a0c-4147-9845-7cccd5565792"]}],"mendeley":{"formattedCitation":"&lt;sup&gt;17&lt;/sup&gt;","plainTextFormattedCitation":"17","previouslyFormattedCitation":"&lt;sup&gt;17&lt;/sup&gt;"},"properties":{"noteIndex":0},"schema":"https://github.com/citation-style-language/schema/raw/master/csl-citation.json"}</w:instrText>
      </w:r>
      <w:r w:rsidR="008240BF">
        <w:fldChar w:fldCharType="separate"/>
      </w:r>
      <w:r w:rsidR="00DC374A" w:rsidRPr="00DC374A">
        <w:rPr>
          <w:noProof/>
          <w:vertAlign w:val="superscript"/>
        </w:rPr>
        <w:t>17</w:t>
      </w:r>
      <w:r w:rsidR="008240BF">
        <w:fldChar w:fldCharType="end"/>
      </w:r>
      <w:r>
        <w:t xml:space="preserve">. </w:t>
      </w:r>
      <w:r w:rsidR="00047DEC">
        <w:t xml:space="preserve">An alternative strategy is to identify cases </w:t>
      </w:r>
      <w:r w:rsidR="007423B5">
        <w:t xml:space="preserve">on the merit of </w:t>
      </w:r>
      <w:r w:rsidR="007423B5">
        <w:rPr>
          <w:i/>
        </w:rPr>
        <w:t>influence</w:t>
      </w:r>
      <w:r w:rsidR="007423B5">
        <w:t xml:space="preserve"> – i.e. </w:t>
      </w:r>
      <w:r w:rsidR="00047DEC">
        <w:t>they</w:t>
      </w:r>
      <w:r w:rsidR="00180FB9">
        <w:t xml:space="preserve"> </w:t>
      </w:r>
      <w:r w:rsidR="00604C02">
        <w:t xml:space="preserve">simply </w:t>
      </w:r>
      <w:r w:rsidR="00047DEC">
        <w:t>matter</w:t>
      </w:r>
      <w:r w:rsidR="0009002A">
        <w:t xml:space="preserve"> for</w:t>
      </w:r>
      <w:r w:rsidR="00C26E8F">
        <w:t xml:space="preserve"> the</w:t>
      </w:r>
      <w:r w:rsidR="00180FB9">
        <w:t xml:space="preserve"> wider system under study</w:t>
      </w:r>
      <w:r w:rsidR="00DC374A">
        <w:t xml:space="preserve"> </w:t>
      </w:r>
      <w:r w:rsidR="00DC374A">
        <w:fldChar w:fldCharType="begin" w:fldLock="1"/>
      </w:r>
      <w:r w:rsidR="00E762D9">
        <w:instrText>ADDIN CSL_CITATION {"citationItems":[{"id":"ITEM-1","itemData":{"DOI":"10.1162/GLEP_a_00316","author":[{"dropping-particle":"","family":"Steinberg","given":"Paul F.","non-dropping-particle":"","parse-names":false,"suffix":""}],"container-title":"Global Environmental Politics","id":"ITEM-1","issue":"3","issued":{"date-parts":[["2015"]]},"page":"152-175","title":"Can We Generalize from Case Studies?","type":"article-journal","volume":"15"},"uris":["http://www.mendeley.com/documents/?uuid=66b3aca0-8291-4a25-be06-0553b7e53b88"]}],"mendeley":{"formattedCitation":"&lt;sup&gt;14&lt;/sup&gt;","plainTextFormattedCitation":"14","previouslyFormattedCitation":"&lt;sup&gt;14&lt;/sup&gt;"},"properties":{"noteIndex":0},"schema":"https://github.com/citation-style-language/schema/raw/master/csl-citation.json"}</w:instrText>
      </w:r>
      <w:r w:rsidR="00DC374A">
        <w:fldChar w:fldCharType="separate"/>
      </w:r>
      <w:r w:rsidR="00DC374A" w:rsidRPr="00DC374A">
        <w:rPr>
          <w:noProof/>
          <w:vertAlign w:val="superscript"/>
        </w:rPr>
        <w:t>14</w:t>
      </w:r>
      <w:r w:rsidR="00DC374A">
        <w:fldChar w:fldCharType="end"/>
      </w:r>
      <w:r w:rsidR="00180FB9">
        <w:t>.</w:t>
      </w:r>
      <w:r>
        <w:t xml:space="preserve"> </w:t>
      </w:r>
      <w:r w:rsidR="00A2708A">
        <w:t>Investigating</w:t>
      </w:r>
      <w:r>
        <w:t xml:space="preserve"> the </w:t>
      </w:r>
      <w:r w:rsidR="00180FB9">
        <w:t xml:space="preserve">consumption-based emissions of </w:t>
      </w:r>
      <w:r w:rsidR="00A2708A">
        <w:t xml:space="preserve">mega cities </w:t>
      </w:r>
      <w:r w:rsidR="00180FB9">
        <w:t xml:space="preserve">might be easily justified </w:t>
      </w:r>
      <w:r w:rsidR="00047DEC">
        <w:t>in this manner</w:t>
      </w:r>
      <w:r w:rsidR="00C26E8F">
        <w:t xml:space="preserve">, </w:t>
      </w:r>
      <w:r w:rsidR="00180FB9">
        <w:t xml:space="preserve">on the grounds of </w:t>
      </w:r>
      <w:r w:rsidR="00A2708A">
        <w:t xml:space="preserve">their </w:t>
      </w:r>
      <w:r w:rsidR="00047DEC">
        <w:t xml:space="preserve">influence </w:t>
      </w:r>
      <w:r w:rsidR="00180FB9">
        <w:t>on the global carbon budget</w:t>
      </w:r>
      <w:r w:rsidR="008240BF">
        <w:t xml:space="preserve"> </w:t>
      </w:r>
      <w:r w:rsidR="008240BF">
        <w:fldChar w:fldCharType="begin" w:fldLock="1"/>
      </w:r>
      <w:r w:rsidR="00DC374A">
        <w:instrText>ADDIN CSL_CITATION {"citationItems":[{"id":"ITEM-1","itemData":{"DOI":"10.1016/j.ecolind.2014.04.045","ISBN":"1470-160X","ISSN":"1470160X","abstract":"China has experienced rapid urbanization in the last three decades, with more than half of the population living in cities since 2012. The extent of urban production and urban lifestyles has become one of the main drivers for China's CO2emissions. To analyze drivers of CO2emissions we use a consumption-based accounting approach that allocates all emissions along the production chain to the product and place of final consumption, whereas a production-based approach would allocate all emissions to the place of origin. In this study, we focus on the spatial distribution of production activities leading to CO2emissions across China as a consequence of final consumption in four Chinese mega cities: Beijing, Shanghai, Tianjin, and Chongqing. Urban consumption not only causes a large amount of emissions within its territory, but also imposes even much more emissions to its surrounding provinces via interregional supply chains. Results show that more than 48% of CO2emissions related to goods consumed in Chongqing and more than 70% for Beijing, Shanghai and Tianjin occurred outside of the respective city boundary. In addition to the usual focus on efficiency, our analysis adds insights into the causes of CO2emissions by looking at the drivers and types of consumption. Addressing consumption patterns in China's cities is critical for China's low carbon development.","author":[{"dropping-particle":"","family":"Feng","given":"Kuishuang","non-dropping-particle":"","parse-names":false,"suffix":""},{"dropping-particle":"","family":"Hubacek","given":"Klaus","non-dropping-particle":"","parse-names":false,"suffix":""},{"dropping-particle":"","family":"Sun","given":"Laixiang","non-dropping-particle":"","parse-names":false,"suffix":""},{"dropping-particle":"","family":"Liu","given":"Zhu","non-dropping-particle":"","parse-names":false,"suffix":""}],"container-title":"Ecological Indicators","id":"ITEM-1","issued":{"date-parts":[["2014"]]},"page":"26-31","publisher":"Elsevier Ltd","title":"Consumption-based CO2 accounting of China's megacities: The case of Beijing, Tianjin, Shanghai and Chongqing","type":"article-journal","volume":"47"},"uris":["http://www.mendeley.com/documents/?uuid=a83dfc26-be75-42db-b1dd-e32513c4cf45"]},{"id":"ITEM-2","itemData":{"DOI":"10.1038/s41598-017-15303-x","ISSN":"20452322","abstract":"Cities are economically open systems that depend on goods and services imported from national and global markets to satisfy their material and energy requirements. Greenhouse Gas (GHG) footprints are thus a highly relevant metric for urban climate change mitigation since they not only include direct emissions from urban consumption activities, but also upstream emissions, i.e. emissions that occur along the global production chain of the goods and services purchased by local consumers. This complementary approach to territorially-focused emission accounting has added critical nuance to the debate on climate change mitigation by highlighting the responsibility of consumers in a globalized economy. Yet, city officials are largely either unaware of their upstream emissions or doubtful about their ability to count and control them. This study provides the first internationally comparable GHG footprints for four cities (Berlin, Delhi NCT, Mexico City, and New York metropolitan area) applying a consistent method that can be extended to other global cities using available data. We show that upstream emissions from urban household consumption are in the same order of magnitude as cities’ overall territorial emissions and that local policy leverage to reduce upstream emissions is larger than typically assumed.","author":[{"dropping-particle":"","family":"Pichler","given":"Peter Paul","non-dropping-particle":"","parse-names":false,"suffix":""},{"dropping-particle":"","family":"Zwickel","given":"Timm","non-dropping-particle":"","parse-names":false,"suffix":""},{"dropping-particle":"","family":"Chavez","given":"Abel","non-dropping-particle":"","parse-names":false,"suffix":""},{"dropping-particle":"","family":"Kretschmer","given":"Tino","non-dropping-particle":"","parse-names":false,"suffix":""},{"dropping-particle":"","family":"Seddon","given":"Jessica","non-dropping-particle":"","parse-names":false,"suffix":""},{"dropping-particle":"","family":"Weisz","given":"Helga","non-dropping-particle":"","parse-names":false,"suffix":""}],"container-title":"Scientific Reports","id":"ITEM-2","issue":"14659","issued":{"date-parts":[["2017"]]},"page":"1-11","publisher":"Springer US","title":"Reducing Urban Greenhouse Gas Footprints","type":"article-journal","volume":"7"},"uris":["http://www.mendeley.com/documents/?uuid=1c422f39-c62f-4479-bd6b-e0381320aba5"]}],"mendeley":{"formattedCitation":"&lt;sup&gt;18,19&lt;/sup&gt;","plainTextFormattedCitation":"18,19","previouslyFormattedCitation":"&lt;sup&gt;18,19&lt;/sup&gt;"},"properties":{"noteIndex":0},"schema":"https://github.com/citation-style-language/schema/raw/master/csl-citation.json"}</w:instrText>
      </w:r>
      <w:r w:rsidR="008240BF">
        <w:fldChar w:fldCharType="separate"/>
      </w:r>
      <w:r w:rsidR="00DC374A" w:rsidRPr="00DC374A">
        <w:rPr>
          <w:noProof/>
          <w:vertAlign w:val="superscript"/>
        </w:rPr>
        <w:t>18,19</w:t>
      </w:r>
      <w:r w:rsidR="008240BF">
        <w:fldChar w:fldCharType="end"/>
      </w:r>
      <w:r w:rsidR="00180FB9">
        <w:t xml:space="preserve">. </w:t>
      </w:r>
      <w:r w:rsidR="00047DEC" w:rsidRPr="00CF0AE6">
        <w:rPr>
          <w:i/>
        </w:rPr>
        <w:t>P</w:t>
      </w:r>
      <w:r w:rsidR="00047DEC">
        <w:rPr>
          <w:i/>
        </w:rPr>
        <w:t>aradigm, d</w:t>
      </w:r>
      <w:r w:rsidR="000708F6" w:rsidRPr="00F351C8">
        <w:rPr>
          <w:i/>
        </w:rPr>
        <w:t>eviant</w:t>
      </w:r>
      <w:r w:rsidR="000708F6">
        <w:t xml:space="preserve"> and </w:t>
      </w:r>
      <w:r w:rsidR="000708F6" w:rsidRPr="00F351C8">
        <w:rPr>
          <w:i/>
        </w:rPr>
        <w:t>random</w:t>
      </w:r>
      <w:r w:rsidR="000708F6">
        <w:t xml:space="preserve"> cases are other potential choices </w:t>
      </w:r>
      <w:r w:rsidR="00760604">
        <w:t xml:space="preserve">to support claims of generalisability </w:t>
      </w:r>
      <w:r w:rsidR="000708F6">
        <w:fldChar w:fldCharType="begin" w:fldLock="1"/>
      </w:r>
      <w:r w:rsidR="00DC374A">
        <w:instrText>ADDIN CSL_CITATION {"citationItems":[{"id":"ITEM-1","itemData":{"DOI":"10.1177/1077800405284363","ISBN":"1011771077800","ISSN":"10778004","PMID":"22518518","abstract":"This article examines five common misunderstandings about case-study research: (a) theoretical knowledge is more valuable than practical knowledge; (b) one cannot generalize from a single case, therefore, the single-case study cannot contribute to scientific development; (c) the case study is most useful for generating hypotheses, whereas other methods are more suitable for hypotheses testing and theory building; (d) the case study contains a bias toward verification; and (e) it is often difficult to summarize specific case studies. This article explains and corrects these misunderstandings one by one and concludes with the Kuhnian insight that a scientific discipline without a large number of thoroughly executed case studies is a discipline without systematic production of exemplars, and a discipline without exemplars is an ineffective one. Social science may be strengthened by the execution of a greater number of good case studies.","author":[{"dropping-particle":"","family":"Flyvbjerg","given":"Bent","non-dropping-particle":"","parse-names":false,"suffix":""}],"container-title":"Qualitative Inquiry","id":"ITEM-1","issue":"2","issued":{"date-parts":[["2006"]]},"page":"219-245","title":"Five misunderstandings about case-study research","type":"article-journal","volume":"12"},"uris":["http://www.mendeley.com/documents/?uuid=eb60e3c0-2f70-44bb-bb3c-e89dd1ee5fb2"]}],"mendeley":{"formattedCitation":"&lt;sup&gt;15&lt;/sup&gt;","plainTextFormattedCitation":"15","previouslyFormattedCitation":"&lt;sup&gt;15&lt;/sup&gt;"},"properties":{"noteIndex":0},"schema":"https://github.com/citation-style-language/schema/raw/master/csl-citation.json"}</w:instrText>
      </w:r>
      <w:r w:rsidR="000708F6">
        <w:fldChar w:fldCharType="separate"/>
      </w:r>
      <w:r w:rsidR="007D404C" w:rsidRPr="007D404C">
        <w:rPr>
          <w:noProof/>
          <w:vertAlign w:val="superscript"/>
        </w:rPr>
        <w:t>15</w:t>
      </w:r>
      <w:r w:rsidR="000708F6">
        <w:fldChar w:fldCharType="end"/>
      </w:r>
      <w:r w:rsidR="000708F6">
        <w:t>.</w:t>
      </w:r>
    </w:p>
    <w:p w14:paraId="196F1A14" w14:textId="602D3153" w:rsidR="000708F6" w:rsidRDefault="00733D02" w:rsidP="00BC38A2">
      <w:pPr>
        <w:spacing w:line="480" w:lineRule="auto"/>
      </w:pPr>
      <w:r>
        <w:t>But when it comes to selecting case study locations, practical concerns matter too. W</w:t>
      </w:r>
      <w:r w:rsidR="00397A80">
        <w:t xml:space="preserve">e cannot </w:t>
      </w:r>
      <w:r>
        <w:t>ascertain the</w:t>
      </w:r>
      <w:r w:rsidR="00B474D8">
        <w:t xml:space="preserve"> motivations behind </w:t>
      </w:r>
      <w:r w:rsidR="00047DEC">
        <w:t xml:space="preserve">the </w:t>
      </w:r>
      <w:r w:rsidR="00B474D8">
        <w:t xml:space="preserve">case selections documented </w:t>
      </w:r>
      <w:r w:rsidR="007C298A">
        <w:t xml:space="preserve">in </w:t>
      </w:r>
      <w:r w:rsidR="00B474D8">
        <w:t>this article</w:t>
      </w:r>
      <w:r w:rsidR="00D339C2">
        <w:t xml:space="preserve">, </w:t>
      </w:r>
      <w:r>
        <w:t xml:space="preserve">but </w:t>
      </w:r>
      <w:r w:rsidR="00B474D8">
        <w:t xml:space="preserve">their strong geographic and topic biases </w:t>
      </w:r>
      <w:r w:rsidR="00D339C2">
        <w:t>do</w:t>
      </w:r>
      <w:r w:rsidR="00B474D8">
        <w:t xml:space="preserve"> </w:t>
      </w:r>
      <w:r w:rsidR="00397A80">
        <w:t xml:space="preserve">suggest </w:t>
      </w:r>
      <w:r w:rsidR="00B474D8">
        <w:t>certain practical limitations</w:t>
      </w:r>
      <w:r>
        <w:t>.</w:t>
      </w:r>
      <w:r w:rsidR="00224ADA">
        <w:t xml:space="preserve"> </w:t>
      </w:r>
      <w:r w:rsidR="00047DEC">
        <w:t xml:space="preserve">The dominance of North American and European universities in scientific publishing, </w:t>
      </w:r>
      <w:r w:rsidR="00A2708A">
        <w:t xml:space="preserve">as well as </w:t>
      </w:r>
      <w:r w:rsidR="00047DEC">
        <w:t xml:space="preserve">institutional funding biases, limited </w:t>
      </w:r>
      <w:r w:rsidR="00A2708A">
        <w:t xml:space="preserve">scientific </w:t>
      </w:r>
      <w:r w:rsidR="00047DEC">
        <w:t>capacities in the global South, and everyday travel limitations are all possible factors that confound th</w:t>
      </w:r>
      <w:r>
        <w:t xml:space="preserve">e </w:t>
      </w:r>
      <w:ins w:id="77" w:author="William Lamb" w:date="2019-02-05T12:17:00Z">
        <w:r w:rsidR="002417CD">
          <w:t xml:space="preserve">ideal </w:t>
        </w:r>
      </w:ins>
      <w:r>
        <w:t>selection of cases</w:t>
      </w:r>
      <w:del w:id="78" w:author="William Lamb" w:date="2019-02-05T12:17:00Z">
        <w:r w:rsidDel="002417CD">
          <w:delText xml:space="preserve"> on strong theoretical merit</w:delText>
        </w:r>
      </w:del>
      <w:r>
        <w:t>.</w:t>
      </w:r>
    </w:p>
    <w:p w14:paraId="7E606D87" w14:textId="27591277" w:rsidR="00B60EC4" w:rsidRDefault="00397A80">
      <w:pPr>
        <w:spacing w:line="480" w:lineRule="auto"/>
      </w:pPr>
      <w:r>
        <w:t xml:space="preserve">Nonetheless, </w:t>
      </w:r>
      <w:r w:rsidR="008E1C27">
        <w:t xml:space="preserve">Flyvberg makes a strong argument for the </w:t>
      </w:r>
      <w:r>
        <w:t xml:space="preserve">intrinsic value </w:t>
      </w:r>
      <w:r w:rsidR="008E1C27">
        <w:t xml:space="preserve">of </w:t>
      </w:r>
      <w:r>
        <w:t xml:space="preserve">conducting case study research, as </w:t>
      </w:r>
      <w:r w:rsidR="00FD6F91">
        <w:t>a means to build</w:t>
      </w:r>
      <w:r>
        <w:t xml:space="preserve"> expertise </w:t>
      </w:r>
      <w:r w:rsidR="00B60EC4">
        <w:fldChar w:fldCharType="begin" w:fldLock="1"/>
      </w:r>
      <w:r w:rsidR="00E762D9">
        <w:instrText>ADDIN CSL_CITATION {"citationItems":[{"id":"ITEM-1","itemData":{"DOI":"10.1177/1077800405284363","ISBN":"1011771077800","ISSN":"10778004","PMID":"22518518","abstract":"This article examines five common misunderstandings about case-study research: (a) theoretical knowledge is more valuable than practical knowledge; (b) one cannot generalize from a single case, therefore, the single-case study cannot contribute to scientific development; (c) the case study is most useful for generating hypotheses, whereas other methods are more suitable for hypotheses testing and theory building; (d) the case study contains a bias toward verification; and (e) it is often difficult to summarize specific case studies. This article explains and corrects these misunderstandings one by one and concludes with the Kuhnian insight that a scientific discipline without a large number of thoroughly executed case studies is a discipline without systematic production of exemplars, and a discipline without exemplars is an ineffective one. Social science may be strengthened by the execution of a greater number of good case studies.","author":[{"dropping-particle":"","family":"Flyvbjerg","given":"Bent","non-dropping-particle":"","parse-names":false,"suffix":""}],"container-title":"Qualitative Inquiry","id":"ITEM-1","issue":"2","issued":{"date-parts":[["2006"]]},"page":"219-245","title":"Five misunderstandings about case-study research","type":"article-journal","volume":"12"},"uris":["http://www.mendeley.com/documents/?uuid=eb60e3c0-2f70-44bb-bb3c-e89dd1ee5fb2"]}],"mendeley":{"formattedCitation":"&lt;sup&gt;15&lt;/sup&gt;","plainTextFormattedCitation":"15","previouslyFormattedCitation":"&lt;sup&gt;15&lt;/sup&gt;"},"properties":{"noteIndex":0},"schema":"https://github.com/citation-style-language/schema/raw/master/csl-citation.json"}</w:instrText>
      </w:r>
      <w:r w:rsidR="00B60EC4">
        <w:fldChar w:fldCharType="separate"/>
      </w:r>
      <w:r w:rsidR="00E762D9" w:rsidRPr="00E762D9">
        <w:rPr>
          <w:noProof/>
          <w:vertAlign w:val="superscript"/>
        </w:rPr>
        <w:t>15</w:t>
      </w:r>
      <w:r w:rsidR="00B60EC4">
        <w:fldChar w:fldCharType="end"/>
      </w:r>
      <w:r w:rsidR="00B60EC4">
        <w:t xml:space="preserve">. </w:t>
      </w:r>
      <w:r w:rsidR="00FD6F91">
        <w:t>C</w:t>
      </w:r>
      <w:r w:rsidR="00B60EC4">
        <w:t>ase study methods require a deep</w:t>
      </w:r>
      <w:r w:rsidR="00224ADA">
        <w:t xml:space="preserve"> engagement with actual reality, forcing </w:t>
      </w:r>
      <w:r w:rsidR="00B60EC4">
        <w:t>researchers and practitioners to critically reflect on rule-based knowledge</w:t>
      </w:r>
      <w:r w:rsidR="00FD6F91">
        <w:t xml:space="preserve"> – such </w:t>
      </w:r>
      <w:r w:rsidR="008E1C27">
        <w:t>as</w:t>
      </w:r>
      <w:r w:rsidR="00FD6F91">
        <w:t xml:space="preserve"> whether t</w:t>
      </w:r>
      <w:r w:rsidR="00B60EC4">
        <w:t>heoretical perspectives in the discipline are relevant in a given case. In a similar vein, case studies can hone expertise through direct engagement with urban stakeholders, enabling mutual learning between policy-makers and researchers in diverse forums of science-policy exchange</w:t>
      </w:r>
      <w:r w:rsidR="008240BF">
        <w:t xml:space="preserve"> </w:t>
      </w:r>
      <w:r w:rsidR="00DA4492">
        <w:fldChar w:fldCharType="begin" w:fldLock="1"/>
      </w:r>
      <w:r w:rsidR="002B76FF">
        <w:instrText>ADDIN CSL_CITATION {"citationItems":[{"id":"ITEM-1","itemData":{"author":[{"dropping-particle":"","family":"Romero-Lankao","given":"Patricia","non-dropping-particle":"","parse-names":false,"suffix":""},{"dropping-particle":"","family":"Hardoy","given":"Jorgelina","non-dropping-particle":"","parse-names":false,"suffix":""}],"container-title":"The Urban Climate Challenge: ethinking the Role of Cities in the Global Climate Regime","editor":[{"dropping-particle":"","family":"Johnson","given":"Craig","non-dropping-particle":"","parse-names":false,"suffix":""},{"dropping-particle":"","family":"Toly","given":"Noah","non-dropping-particle":"","parse-names":false,"suffix":""},{"dropping-particle":"","family":"Schroeder","given":"Heike","non-dropping-particle":"","parse-names":false,"suffix":""}],"id":"ITEM-1","issued":{"date-parts":[["2015"]]},"page":"181-204","publisher":"Routledge","publisher-place":"New York","title":"Multilevel Governance and Institutional Capacity for Climate Change Responses in Latin American Cities","type":"chapter"},"uris":["http://www.mendeley.com/documents/?uuid=2679965b-3149-4406-b878-a5c101fc5d69"]}],"mendeley":{"formattedCitation":"&lt;sup&gt;20&lt;/sup&gt;","plainTextFormattedCitation":"20","previouslyFormattedCitation":"&lt;sup&gt;20&lt;/sup&gt;"},"properties":{"noteIndex":0},"schema":"https://github.com/citation-style-language/schema/raw/master/csl-citation.json"}</w:instrText>
      </w:r>
      <w:r w:rsidR="00DA4492">
        <w:fldChar w:fldCharType="separate"/>
      </w:r>
      <w:r w:rsidR="00853738" w:rsidRPr="00853738">
        <w:rPr>
          <w:noProof/>
          <w:vertAlign w:val="superscript"/>
        </w:rPr>
        <w:t>20</w:t>
      </w:r>
      <w:r w:rsidR="00DA4492">
        <w:fldChar w:fldCharType="end"/>
      </w:r>
      <w:r w:rsidR="00B60EC4">
        <w:t xml:space="preserve">. Not least, case study reports have rhetorical strengths and are particularly well suited to engaging lay audiences, being formulated around narratives and concrete phenomena, rather than abstract or </w:t>
      </w:r>
      <w:r w:rsidR="00B60EC4">
        <w:lastRenderedPageBreak/>
        <w:t xml:space="preserve">technical theory. In sum, the practice and deep reading of case studies enables urban practitioners to hold a breadth of context-dependent knowledge at their fingertips – a basic precondition for true expertise </w:t>
      </w:r>
      <w:r w:rsidR="00B60EC4">
        <w:fldChar w:fldCharType="begin" w:fldLock="1"/>
      </w:r>
      <w:r w:rsidR="00E762D9">
        <w:instrText>ADDIN CSL_CITATION {"citationItems":[{"id":"ITEM-1","itemData":{"DOI":"10.1177/1077800405284363","ISBN":"1011771077800","ISSN":"10778004","PMID":"22518518","abstract":"This article examines five common misunderstandings about case-study research: (a) theoretical knowledge is more valuable than practical knowledge; (b) one cannot generalize from a single case, therefore, the single-case study cannot contribute to scientific development; (c) the case study is most useful for generating hypotheses, whereas other methods are more suitable for hypotheses testing and theory building; (d) the case study contains a bias toward verification; and (e) it is often difficult to summarize specific case studies. This article explains and corrects these misunderstandings one by one and concludes with the Kuhnian insight that a scientific discipline without a large number of thoroughly executed case studies is a discipline without systematic production of exemplars, and a discipline without exemplars is an ineffective one. Social science may be strengthened by the execution of a greater number of good case studies.","author":[{"dropping-particle":"","family":"Flyvbjerg","given":"Bent","non-dropping-particle":"","parse-names":false,"suffix":""}],"container-title":"Qualitative Inquiry","id":"ITEM-1","issue":"2","issued":{"date-parts":[["2006"]]},"page":"219-245","title":"Five misunderstandings about case-study research","type":"article-journal","volume":"12"},"uris":["http://www.mendeley.com/documents/?uuid=eb60e3c0-2f70-44bb-bb3c-e89dd1ee5fb2"]}],"mendeley":{"formattedCitation":"&lt;sup&gt;15&lt;/sup&gt;","plainTextFormattedCitation":"15","previouslyFormattedCitation":"&lt;sup&gt;15&lt;/sup&gt;"},"properties":{"noteIndex":0},"schema":"https://github.com/citation-style-language/schema/raw/master/csl-citation.json"}</w:instrText>
      </w:r>
      <w:r w:rsidR="00B60EC4">
        <w:fldChar w:fldCharType="separate"/>
      </w:r>
      <w:r w:rsidR="00E762D9" w:rsidRPr="00E762D9">
        <w:rPr>
          <w:noProof/>
          <w:vertAlign w:val="superscript"/>
        </w:rPr>
        <w:t>15</w:t>
      </w:r>
      <w:r w:rsidR="00B60EC4">
        <w:fldChar w:fldCharType="end"/>
      </w:r>
      <w:r w:rsidR="00235397">
        <w:rPr>
          <w:rFonts w:ascii="Calibri" w:eastAsia="Calibri" w:hAnsi="Calibri" w:cs="Calibri"/>
        </w:rPr>
        <w:t>.</w:t>
      </w:r>
    </w:p>
    <w:p w14:paraId="7958DF32" w14:textId="707277CE" w:rsidR="00035A15" w:rsidRDefault="00035A15">
      <w:pPr>
        <w:spacing w:line="480" w:lineRule="auto"/>
      </w:pPr>
      <w:r>
        <w:t xml:space="preserve">There are </w:t>
      </w:r>
      <w:r w:rsidR="00224ADA">
        <w:t xml:space="preserve">therefore </w:t>
      </w:r>
      <w:r>
        <w:t>many benefits to be derived from individual cases</w:t>
      </w:r>
      <w:r w:rsidR="00B74DED">
        <w:t xml:space="preserve">, </w:t>
      </w:r>
      <w:r w:rsidR="002611A8">
        <w:t xml:space="preserve">but </w:t>
      </w:r>
      <w:r w:rsidR="00802EF2">
        <w:t xml:space="preserve">also </w:t>
      </w:r>
      <w:del w:id="79" w:author="William Lamb" w:date="2019-02-05T12:19:00Z">
        <w:r w:rsidR="00802EF2" w:rsidDel="002417CD">
          <w:delText>risks</w:delText>
        </w:r>
      </w:del>
      <w:ins w:id="80" w:author="William Lamb" w:date="2019-02-05T12:19:00Z">
        <w:r w:rsidR="002417CD">
          <w:t xml:space="preserve">barriers </w:t>
        </w:r>
      </w:ins>
      <w:ins w:id="81" w:author="William Lamb" w:date="2019-02-05T12:23:00Z">
        <w:r w:rsidR="00D61D02">
          <w:t>to a wider project of learning</w:t>
        </w:r>
      </w:ins>
      <w:r w:rsidR="00802EF2">
        <w:t xml:space="preserve">. Cases </w:t>
      </w:r>
      <w:r w:rsidR="002611A8">
        <w:t xml:space="preserve">are </w:t>
      </w:r>
      <w:r w:rsidR="00802EF2">
        <w:t xml:space="preserve">increasingly </w:t>
      </w:r>
      <w:r w:rsidR="002611A8">
        <w:t xml:space="preserve">buried </w:t>
      </w:r>
      <w:r w:rsidR="00802EF2">
        <w:t>amid</w:t>
      </w:r>
      <w:r w:rsidR="002611A8">
        <w:t xml:space="preserve"> thousands of disparate arti</w:t>
      </w:r>
      <w:r w:rsidR="00802EF2">
        <w:t>cles across hundreds of journals; they risk being overlooked, or duplicated in popular settings and topics</w:t>
      </w:r>
      <w:r w:rsidR="002611A8">
        <w:t>. T</w:t>
      </w:r>
      <w:r>
        <w:t xml:space="preserve">o ensure </w:t>
      </w:r>
      <w:r w:rsidR="000F034F">
        <w:t xml:space="preserve">learning from </w:t>
      </w:r>
      <w:r w:rsidR="00B74DED">
        <w:t xml:space="preserve">the different types of cases – critical, </w:t>
      </w:r>
      <w:r w:rsidR="000F034F">
        <w:t>paradigmatic</w:t>
      </w:r>
      <w:r w:rsidR="00B74DED">
        <w:t xml:space="preserve">, deviant – and </w:t>
      </w:r>
      <w:r w:rsidR="000F034F">
        <w:t xml:space="preserve">to enable comparative analysis of </w:t>
      </w:r>
      <w:r w:rsidR="002611A8">
        <w:t>cases</w:t>
      </w:r>
      <w:r w:rsidR="000F034F">
        <w:t xml:space="preserve"> with</w:t>
      </w:r>
      <w:r w:rsidR="00C722DF">
        <w:t>in</w:t>
      </w:r>
      <w:r w:rsidR="000F034F">
        <w:t xml:space="preserve"> similar setting</w:t>
      </w:r>
      <w:r w:rsidR="00C722DF">
        <w:t>s</w:t>
      </w:r>
      <w:r>
        <w:t xml:space="preserve">, dedicated efforts are needed to map </w:t>
      </w:r>
      <w:r w:rsidR="00011E02">
        <w:t xml:space="preserve">them </w:t>
      </w:r>
      <w:r>
        <w:t>out and bring full transparency to</w:t>
      </w:r>
      <w:r w:rsidR="00011E02">
        <w:t xml:space="preserve"> their locations, topics and methodological choices.</w:t>
      </w:r>
    </w:p>
    <w:p w14:paraId="26592CB9" w14:textId="4294B925" w:rsidR="00B60EC4" w:rsidRDefault="00011E02" w:rsidP="00F351C8">
      <w:pPr>
        <w:pStyle w:val="Heading3"/>
      </w:pPr>
      <w:r>
        <w:t>C</w:t>
      </w:r>
      <w:r w:rsidR="00B474D8">
        <w:t>omparative cases</w:t>
      </w:r>
    </w:p>
    <w:p w14:paraId="159478A6" w14:textId="57BBF7AD" w:rsidR="006C7A0A" w:rsidRDefault="00011E02" w:rsidP="006C7A0A">
      <w:pPr>
        <w:spacing w:line="480" w:lineRule="auto"/>
      </w:pPr>
      <w:r>
        <w:t>A</w:t>
      </w:r>
      <w:r w:rsidR="002611A8">
        <w:t xml:space="preserve"> second</w:t>
      </w:r>
      <w:r>
        <w:t xml:space="preserve"> common approach in the design of case studies is to implement a </w:t>
      </w:r>
      <w:r w:rsidR="00C33318">
        <w:t>single</w:t>
      </w:r>
      <w:r>
        <w:t xml:space="preserve"> methodology across multiple case locations. </w:t>
      </w:r>
      <w:r w:rsidR="00C33318">
        <w:t>Th</w:t>
      </w:r>
      <w:r w:rsidR="002611A8">
        <w:t xml:space="preserve">ese comparative case studies have </w:t>
      </w:r>
      <w:r w:rsidR="00C33318">
        <w:t>the advantage of enabling direct tests of generalisability</w:t>
      </w:r>
      <w:r w:rsidR="00A2708A">
        <w:t>,</w:t>
      </w:r>
      <w:r w:rsidR="00497559">
        <w:t xml:space="preserve"> by identifying common patterns</w:t>
      </w:r>
      <w:r w:rsidR="00DA4492">
        <w:t>. For instance, evidence from a</w:t>
      </w:r>
      <w:r w:rsidR="00A2708A">
        <w:t xml:space="preserve"> comparative</w:t>
      </w:r>
      <w:r w:rsidR="00DA4492">
        <w:t xml:space="preserve"> study of 4 cities underscores the crucial need to restrict car traffic rather than rely on advancing public transit alone to decarbonize urban mobility </w:t>
      </w:r>
      <w:r w:rsidR="00DA4492">
        <w:fldChar w:fldCharType="begin" w:fldLock="1"/>
      </w:r>
      <w:r w:rsidR="00DC374A">
        <w:instrText>ADDIN CSL_CITATION {"citationItems":[{"id":"ITEM-1","itemData":{"DOI":"10.1088/1748-9326/7/4/044042","ISBN":"1748-9326","ISSN":"17489326","abstract":"Cities worldwide are increasingly becoming agents of climate change\\nmitigation, while simultaneously aiming for other goals, such as\\nimproved accessibility and clean air. Based on stakeholder interviews\\nand data analysis, we assess the current state of urban mobility\\nin the four European cities of Barcelona, Malmö, Sofia and Freiburg.\\nWe then provide scenarios of increasingly ambitious policy packages,\\nreducing greenhouse gas emissions from urban transport by up to 80%\\nfrom 2010 to 2040. We find significant concurrent co-benefits in\\ncleaner air, reduced noise ambience, fewer traffic-related injuries\\nand deaths, more physical activity, less congestion and monetary\\nfuel savings. Our scenarios suggest that non-motorized transport,\\nespecially bicycles, can occupy high modal shares, particularly in\\ncities with less than 0.5 million inhabitants. We think that this\\nkind of multi-criteria assessment of social costs and benefits is\\na useful complement to cost–benefit analysis of climate change mitigation\\nmeasures.","author":[{"dropping-particle":"","family":"Creutzig","given":"Felix","non-dropping-particle":"","parse-names":false,"suffix":""},{"dropping-particle":"","family":"Mühlhoff","given":"Rainer","non-dropping-particle":"","parse-names":false,"suffix":""},{"dropping-particle":"","family":"Römer","given":"Julia","non-dropping-particle":"","parse-names":false,"suffix":""}],"container-title":"Environmental Research Letters","id":"ITEM-1","issue":"4","issued":{"date-parts":[["2012"]]},"title":"Decarbonizing urban transport in European cities: Four cases show possibly high co-benefits","type":"article-journal","volume":"7"},"uris":["http://www.mendeley.com/documents/?uuid=c34e8718-aa6a-4ae6-b3cf-9455d2c805d7"]}],"mendeley":{"formattedCitation":"&lt;sup&gt;21&lt;/sup&gt;","plainTextFormattedCitation":"21","previouslyFormattedCitation":"&lt;sup&gt;21&lt;/sup&gt;"},"properties":{"noteIndex":0},"schema":"https://github.com/citation-style-language/schema/raw/master/csl-citation.json"}</w:instrText>
      </w:r>
      <w:r w:rsidR="00DA4492">
        <w:fldChar w:fldCharType="separate"/>
      </w:r>
      <w:r w:rsidR="00DC374A" w:rsidRPr="00DC374A">
        <w:rPr>
          <w:noProof/>
          <w:vertAlign w:val="superscript"/>
        </w:rPr>
        <w:t>21</w:t>
      </w:r>
      <w:r w:rsidR="00DA4492">
        <w:fldChar w:fldCharType="end"/>
      </w:r>
      <w:r w:rsidR="00DA4492">
        <w:t>.</w:t>
      </w:r>
      <w:r w:rsidR="00E762D9">
        <w:t xml:space="preserve"> Another study found that across 4 cities, urban </w:t>
      </w:r>
      <w:del w:id="82" w:author="William Lamb" w:date="2019-02-05T14:56:00Z">
        <w:r w:rsidR="00E762D9" w:rsidDel="00F45112">
          <w:delText xml:space="preserve">leaders </w:delText>
        </w:r>
      </w:del>
      <w:ins w:id="83" w:author="William Lamb" w:date="2019-02-05T14:56:00Z">
        <w:r w:rsidR="00F45112">
          <w:t xml:space="preserve">policy makers </w:t>
        </w:r>
      </w:ins>
      <w:r w:rsidR="00E762D9">
        <w:t xml:space="preserve">retain influence over the composition and magnitude of a large portion of upstream (consumption-based) greenhouse gas emissions </w:t>
      </w:r>
      <w:r w:rsidR="00E762D9">
        <w:fldChar w:fldCharType="begin" w:fldLock="1"/>
      </w:r>
      <w:r w:rsidR="00E762D9">
        <w:instrText>ADDIN CSL_CITATION {"citationItems":[{"id":"ITEM-1","itemData":{"DOI":"10.1038/s41598-017-15303-x","ISSN":"20452322","abstract":"Cities are economically open systems that depend on goods and services imported from national and global markets to satisfy their material and energy requirements. Greenhouse Gas (GHG) footprints are thus a highly relevant metric for urban climate change mitigation since they not only include direct emissions from urban consumption activities, but also upstream emissions, i.e. emissions that occur along the global production chain of the goods and services purchased by local consumers. This complementary approach to territorially-focused emission accounting has added critical nuance to the debate on climate change mitigation by highlighting the responsibility of consumers in a globalized economy. Yet, city officials are largely either unaware of their upstream emissions or doubtful about their ability to count and control them. This study provides the first internationally comparable GHG footprints for four cities (Berlin, Delhi NCT, Mexico City, and New York metropolitan area) applying a consistent method that can be extended to other global cities using available data. We show that upstream emissions from urban household consumption are in the same order of magnitude as cities’ overall territorial emissions and that local policy leverage to reduce upstream emissions is larger than typically assumed.","author":[{"dropping-particle":"","family":"Pichler","given":"Peter Paul","non-dropping-particle":"","parse-names":false,"suffix":""},{"dropping-particle":"","family":"Zwickel","given":"Timm","non-dropping-particle":"","parse-names":false,"suffix":""},{"dropping-particle":"","family":"Chavez","given":"Abel","non-dropping-particle":"","parse-names":false,"suffix":""},{"dropping-particle":"","family":"Kretschmer","given":"Tino","non-dropping-particle":"","parse-names":false,"suffix":""},{"dropping-particle":"","family":"Seddon","given":"Jessica","non-dropping-particle":"","parse-names":false,"suffix":""},{"dropping-particle":"","family":"Weisz","given":"Helga","non-dropping-particle":"","parse-names":false,"suffix":""}],"container-title":"Scientific Reports","id":"ITEM-1","issue":"14659","issued":{"date-parts":[["2017"]]},"page":"1-11","publisher":"Springer US","title":"Reducing Urban Greenhouse Gas Footprints","type":"article-journal","volume":"7"},"uris":["http://www.mendeley.com/documents/?uuid=1c422f39-c62f-4479-bd6b-e0381320aba5"]}],"mendeley":{"formattedCitation":"&lt;sup&gt;19&lt;/sup&gt;","plainTextFormattedCitation":"19","previouslyFormattedCitation":"&lt;sup&gt;19&lt;/sup&gt;"},"properties":{"noteIndex":0},"schema":"https://github.com/citation-style-language/schema/raw/master/csl-citation.json"}</w:instrText>
      </w:r>
      <w:r w:rsidR="00E762D9">
        <w:fldChar w:fldCharType="separate"/>
      </w:r>
      <w:r w:rsidR="00E762D9" w:rsidRPr="00E762D9">
        <w:rPr>
          <w:noProof/>
          <w:vertAlign w:val="superscript"/>
        </w:rPr>
        <w:t>19</w:t>
      </w:r>
      <w:r w:rsidR="00E762D9">
        <w:fldChar w:fldCharType="end"/>
      </w:r>
      <w:r w:rsidR="00C64804">
        <w:t xml:space="preserve">. </w:t>
      </w:r>
    </w:p>
    <w:p w14:paraId="4CFB0C28" w14:textId="16B7CDF2" w:rsidR="00C33318" w:rsidRDefault="00C33318" w:rsidP="006C7A0A">
      <w:pPr>
        <w:spacing w:line="480" w:lineRule="auto"/>
      </w:pPr>
      <w:r>
        <w:t xml:space="preserve">Comparative research is also of deep interest to urban stakeholders, who </w:t>
      </w:r>
      <w:r w:rsidR="00CF0AE6">
        <w:t xml:space="preserve">may </w:t>
      </w:r>
      <w:r>
        <w:t xml:space="preserve">wish to understand how their peers </w:t>
      </w:r>
      <w:r w:rsidR="00CF0AE6">
        <w:t>commit to and overcome barriers in climate change mitigation</w:t>
      </w:r>
      <w:r w:rsidR="00C93202">
        <w:t>. T</w:t>
      </w:r>
      <w:r w:rsidR="00CF0AE6">
        <w:t>his is the basic premise behind urban cooperation groups such as C40 and ICLEI</w:t>
      </w:r>
      <w:r w:rsidR="00C93202">
        <w:t xml:space="preserve">, which actively document </w:t>
      </w:r>
      <w:r w:rsidR="002611A8">
        <w:t xml:space="preserve">and compare </w:t>
      </w:r>
      <w:r w:rsidR="00C93202">
        <w:t xml:space="preserve">urban actions </w:t>
      </w:r>
      <w:r w:rsidR="002611A8">
        <w:t xml:space="preserve">through </w:t>
      </w:r>
      <w:r w:rsidR="00C93202">
        <w:t>case studies</w:t>
      </w:r>
      <w:r w:rsidR="00CF0AE6">
        <w:t xml:space="preserve"> </w:t>
      </w:r>
      <w:r w:rsidR="00CF0AE6">
        <w:fldChar w:fldCharType="begin" w:fldLock="1"/>
      </w:r>
      <w:r w:rsidR="006C7A0A">
        <w:instrText>ADDIN CSL_CITATION {"citationItems":[{"id":"ITEM-1","itemData":{"URL":"http://www.c40.org/","accessed":{"date-parts":[["2017","11","10"]]},"author":[{"dropping-particle":"","family":"C40 Cities Climate Leadership Group","given":"","non-dropping-particle":"","parse-names":false,"suffix":""}],"id":"ITEM-1","issued":{"date-parts":[["2017"]]},"title":"C40 Cities","type":"webpage"},"uris":["http://www.mendeley.com/documents/?uuid=0f062cf8-1727-46a1-a260-21630c144772"]},{"id":"ITEM-2","itemData":{"author":[{"dropping-particle":"","family":"ICLEI","given":"","non-dropping-particle":"","parse-names":false,"suffix":""}],"id":"ITEM-2","issued":{"date-parts":[["2018"]]},"publisher-place":"Bonn","title":"Urban transition insights from industrial legacy cities","type":"report"},"uris":["http://www.mendeley.com/documents/?uuid=cb43e64b-3079-4b41-b526-2d05244f5ac4"]},{"id":"ITEM-3","itemData":{"author":[{"dropping-particle":"","family":"Nangini","given":"Cathy","non-dropping-particle":"","parse-names":false,"suffix":""},{"dropping-particle":"","family":"Peregon","given":"Anna","non-dropping-particle":"","parse-names":false,"suffix":""},{"dropping-particle":"","family":"Ciais","given":"Philippe","non-dropping-particle":"","parse-names":false,"suffix":""},{"dropping-particle":"","family":"Weddige","given":"Ulf","non-dropping-particle":"","parse-names":false,"suffix":""},{"dropping-particle":"","family":"Vogel","given":"Felix","non-dropping-particle":"","parse-names":false,"suffix":""},{"dropping-particle":"","family":"Wang","given":"Jun","non-dropping-particle":"","parse-names":false,"suffix":""},{"dropping-particle":"","family":"Bréon","given":"François-Marie","non-dropping-particle":"","parse-names":false,"suffix":""},{"dropping-particle":"","family":"Bachra","given":"Simeran","non-dropping-particle":"","parse-names":false,"suffix":""},{"dropping-particle":"","family":"Wang","given":"Yilong","non-dropping-particle":"","parse-names":false,"suffix":""},{"dropping-particle":"","family":"Gurney","given":"Kevin","non-dropping-particle":"","parse-names":false,"suffix":""},{"dropping-particle":"","family":"Yamagata","given":"Yoshiki","non-dropping-particle":"","parse-names":false,"suffix":""},{"dropping-particle":"","family":"Appleby","given":"Kyra","non-dropping-particle":"","parse-names":false,"suffix":""},{"dropping-particle":"","family":"Telahoun","given":"Sara","non-dropping-particle":"","parse-names":false,"suffix":""},{"dropping-particle":"","family":"Canadell","given":"Josep G","non-dropping-particle":"","parse-names":false,"suffix":""},{"dropping-particle":"","family":"Grübler","given":"Arnulf","non-dropping-particle":"","parse-names":false,"suffix":""},{"dropping-particle":"","family":"Dhakal","given":"Shobhakar","non-dropping-particle":"","parse-names":false,"suffix":""},{"dropping-particle":"","family":"Creutzig","given":"Felix","non-dropping-particle":"","parse-names":false,"suffix":""}],"container-title":"Scientific Data","id":"ITEM-3","issued":{"date-parts":[["2018"]]},"title":"A global dataset of CO2 emissions and ancillary data related to emissions for 343 cities","type":"article-journal","volume":"In print"},"uris":["http://www.mendeley.com/documents/?uuid=e2175c6f-c5e7-4df7-bc9d-6a5f858d2a7f"]}],"mendeley":{"formattedCitation":"&lt;sup&gt;22–24&lt;/sup&gt;","plainTextFormattedCitation":"22–24","previouslyFormattedCitation":"&lt;sup&gt;22–24&lt;/sup&gt;"},"properties":{"noteIndex":0},"schema":"https://github.com/citation-style-language/schema/raw/master/csl-citation.json"}</w:instrText>
      </w:r>
      <w:r w:rsidR="00CF0AE6">
        <w:fldChar w:fldCharType="separate"/>
      </w:r>
      <w:r w:rsidR="006C7A0A" w:rsidRPr="006C7A0A">
        <w:rPr>
          <w:noProof/>
          <w:vertAlign w:val="superscript"/>
        </w:rPr>
        <w:t>22–24</w:t>
      </w:r>
      <w:r w:rsidR="00CF0AE6">
        <w:fldChar w:fldCharType="end"/>
      </w:r>
      <w:r w:rsidR="00C0728B">
        <w:t>;</w:t>
      </w:r>
      <w:r w:rsidR="002B0681">
        <w:t xml:space="preserve"> and </w:t>
      </w:r>
      <w:r w:rsidR="00C0728B">
        <w:t>action tracking initiatives such as the Global Climate Action NAZCA portal</w:t>
      </w:r>
      <w:r w:rsidR="006C7A0A">
        <w:t xml:space="preserve"> </w:t>
      </w:r>
      <w:r w:rsidR="006C7A0A">
        <w:fldChar w:fldCharType="begin" w:fldLock="1"/>
      </w:r>
      <w:r w:rsidR="00BD48F4">
        <w:instrText>ADDIN CSL_CITATION {"citationItems":[{"id":"ITEM-1","itemData":{"URL":"http://climateaction.unfccc.int/","accessed":{"date-parts":[["2018","11","26"]]},"author":[{"dropping-particle":"","family":"UNFCCC","given":"","non-dropping-particle":"","parse-names":false,"suffix":""}],"id":"ITEM-1","issued":{"date-parts":[["2018"]]},"title":"Global Climate Action NAZCA","type":"webpage"},"uris":["http://www.mendeley.com/documents/?uuid=590ceb70-923c-4489-95b1-de9629a7a248"]}],"mendeley":{"formattedCitation":"&lt;sup&gt;25&lt;/sup&gt;","plainTextFormattedCitation":"25","previouslyFormattedCitation":"&lt;sup&gt;25&lt;/sup&gt;"},"properties":{"noteIndex":0},"schema":"https://github.com/citation-style-language/schema/raw/master/csl-citation.json"}</w:instrText>
      </w:r>
      <w:r w:rsidR="006C7A0A">
        <w:fldChar w:fldCharType="separate"/>
      </w:r>
      <w:r w:rsidR="006C7A0A" w:rsidRPr="006C7A0A">
        <w:rPr>
          <w:noProof/>
          <w:vertAlign w:val="superscript"/>
        </w:rPr>
        <w:t>25</w:t>
      </w:r>
      <w:r w:rsidR="006C7A0A">
        <w:fldChar w:fldCharType="end"/>
      </w:r>
      <w:r w:rsidR="00C0728B">
        <w:t>.</w:t>
      </w:r>
    </w:p>
    <w:p w14:paraId="07806B15" w14:textId="420E4578" w:rsidR="0074523F" w:rsidRDefault="00BC38A2">
      <w:pPr>
        <w:spacing w:line="480" w:lineRule="auto"/>
        <w:rPr>
          <w:rFonts w:ascii="Calibri" w:eastAsia="Calibri" w:hAnsi="Calibri" w:cs="Calibri"/>
        </w:rPr>
      </w:pPr>
      <w:r>
        <w:t xml:space="preserve">There is substantial </w:t>
      </w:r>
      <w:r w:rsidR="002611A8">
        <w:t xml:space="preserve">comparative </w:t>
      </w:r>
      <w:r>
        <w:t xml:space="preserve">work analysing mitigation and adaptation plans across hundreds of cities </w:t>
      </w:r>
      <w:r>
        <w:fldChar w:fldCharType="begin" w:fldLock="1"/>
      </w:r>
      <w:r w:rsidR="00BD48F4">
        <w:instrText>ADDIN CSL_CITATION {"citationItems":[{"id":"ITEM-1","itemData":{"DOI":"10.1016/j.jclepro.2018.03.220","ISBN":"0959-6526","ISSN":"09596526","abstract":"The Paris Agreement aims to limit global mean temperature rise this century to well below 2 °C above pre-industrial levels. This target has wide-ranging implications for Europe and its cities, which are the source of substantial greenhouse gas emissions. This paper reports the state of local planning for climate change by collecting and analysing information about local climate mitigation and adaptation plans across 885 urban areas of the EU-28. A typology and framework for analysis was developed that classifies local climate plans in terms of their alignment with spatial (local, national and international) and other climate related policies. Out of eight types of local climate plans identified in total we document three types of stand-alone local climate plans classified as type A1 (autonomously produced plans), A2 (plans produced to comply with national regulations) or A3 (plans developed for international climate networks). There is wide variation among countries in the prevalence of local climate plans, with generally more plans developed by central and northern European cities. Approximately 66% of EU cities have a type A1, A2, or A3 mitigation plan, 26% an adaptation plan, and 17% a joint adaptation and mitigation plan, while about 33% lack any form of stand-alone local climate plan (i.e. what we classify as A1, A2, A3 plans). Mitigation plans are more numerous than adaptation plans, but planning for mitigation does not always precede planning for adaptation. Our analysis reveals that city size, national legislation, and international networks can influence the development of local climate plans. We found that size does matter as about 80% of the cities with above 500,000 inhabitants have a comprehensive and stand-alone mitigation and/or an adaptation plan (A1). Cities in four countries with national climate legislation (A2), i.e. Denmark, France, Slovakia and the United Kingdom, are nearly twice as likely to produce local mitigation plans, and five times more likely to produce local adaptation plans, compared to cities in countries without such legislation. A1 and A2 mitigation plans are particularly numerous in Denmark, Poland, Germany, and Finland; while A1 and A2 adaptation plans are prevalent in Denmark, Finland, UK and France. The integration of adaptation and mitigation is country-specific and can mainly be observed in two countries where local climate plans are compulsory, i.e. France and the UK. Finally, local climate plans produced for i…","author":[{"dropping-particle":"","family":"Reckien","given":"Diana","non-dropping-particle":"","parse-names":false,"suffix":""},{"dropping-particle":"","family":"Salvia","given":"Monica","non-dropping-particle":"","parse-names":false,"suffix":""},{"dropping-particle":"","family":"Heidrich","given":"Oliver","non-dropping-particle":"","parse-names":false,"suffix":""},{"dropping-particle":"","family":"Church","given":"Jon Marco","non-dropping-particle":"","parse-names":false,"suffix":""},{"dropping-particle":"","family":"Pietrapertosa","given":"Filomena","non-dropping-particle":"","parse-names":false,"suffix":""},{"dropping-particle":"","family":"Gregorio-Hurtado","given":"Sonia","non-dropping-particle":"De","parse-names":false,"suffix":""},{"dropping-particle":"","family":"D'Alonzo","given":"Valentina","non-dropping-particle":"","parse-names":false,"suffix":""},{"dropping-particle":"","family":"Foley","given":"Aoife","non-dropping-particle":"","parse-names":false,"suffix":""},{"dropping-particle":"","family":"Simoes","given":"Sofia G.","non-dropping-particle":"","parse-names":false,"suffix":""},{"dropping-particle":"","family":"Krkoška Lorencová","given":"Eliška","non-dropping-particle":"","parse-names":false,"suffix":""},{"dropping-particle":"","family":"Orru","given":"Hans","non-dropping-particle":"","parse-names":false,"suffix":""},{"dropping-particle":"","family":"Orru","given":"Kati","non-dropping-particle":"","parse-names":false,"suffix":""},{"dropping-particle":"","family":"Wejs","given":"Anja","non-dropping-particle":"","parse-names":false,"suffix":""},{"dropping-particle":"","family":"Flacke","given":"Johannes","non-dropping-particle":"","parse-names":false,"suffix":""},{"dropping-particle":"","family":"Olazabal","given":"Marta","non-dropping-particle":"","parse-names":false,"suffix":""},{"dropping-particle":"","family":"Geneletti","given":"Davide","non-dropping-particle":"","parse-names":false,"suffix":""},{"dropping-particle":"","family":"Feliu","given":"Efrén","non-dropping-particle":"","parse-names":false,"suffix":""},{"dropping-particle":"","family":"Vasilie","given":"Sergiu","non-dropping-particle":"","parse-names":false,"suffix":""},{"dropping-particle":"","family":"Nador","given":"Cristiana","non-dropping-particle":"","parse-names":false,"suffix":""},{"dropping-particle":"","family":"Krook-Riekkola","given":"Anna","non-dropping-particle":"","parse-names":false,"suffix":""},{"dropping-particle":"","family":"Matosović","given":"Marko","non-dropping-particle":"","parse-names":false,"suffix":""},{"dropping-particle":"","family":"Fokaides","given":"Paris A.","non-dropping-particle":"","parse-names":false,"suffix":""},{"dropping-particle":"","family":"Ioannou","given":"Byron I.","non-dropping-particle":"","parse-names":false,"suffix":""},{"dropping-particle":"","family":"Flamos","given":"Alexandros","non-dropping-particle":"","parse-names":false,"suffix":""},{"dropping-particle":"","family":"Spyridaki","given":"Niki Artemis","non-dropping-particle":"","parse-names":false,"suffix":""},{"dropping-particle":"V.","family":"Balzan","given":"Mario","non-dropping-particle":"","parse-names":false,"suffix":""},{"dropping-particle":"","family":"Fülöp","given":"Orsolya","non-dropping-particle":"","parse-names":false,"suffix":""},{"dropping-particle":"","family":"Paspaldzhiev","given":"Ivan","non-dropping-particle":"","parse-names":false,"suffix":""},{"dropping-particle":"","family":"Grafakos","given":"Stelios","non-dropping-particle":"","parse-names":false,"suffix":""},{"dropping-particle":"","family":"Dawson","given":"Richard","non-dropping-particle":"","parse-names":false,"suffix":""}],"container-title":"Journal of Cleaner Production","id":"ITEM-1","issued":{"date-parts":[["2018"]]},"page":"207-219","title":"How are cities planning to respond to climate change? Assessment of local climate plans from 885 cities in the EU-28","type":"article-journal","volume":"191"},"uris":["http://www.mendeley.com/documents/?uuid=f6c457e5-c371-4918-b35c-35b4f9987ac7"]},{"id":"ITEM-2","itemData":{"DOI":"10.1007/s10584-013-0989-8","ISBN":"0165-0009","ISSN":"01650009","abstract":"Abstract Urban areas are pivotal to global adaptation and mitigation efforts. But how do cities actually performin terms of climate change response? This study sheds light on the state of urban climate change adaptation and mitigation planning across Europe. Europe is an excellent test case given its advanced environmental policies and high urbanization. We performed a detailed analysis of 200 large and medium-sized cities across 11 European countries and analysed the cities’ climate change adaptation and mitigation plans. We investigate the regional distribution of plans, adaptation and mitigation foci and the extent to which planned greenhouse gas (GHG) reductions contribute to national and international climate objectives. To our knowledge, it is the first study of its kind as it does not rely on self-assessment (questionnaires or social surveys). Our results show that 35 % of European cities studied have no dedicated mitigation plan and 72%have no adaptation plan.No city has an adaptation plan without a mitigation plan. One quarter of the cities have both an adaptation and a mitigation plan and set quantitative GHG reduction targets, but those vary extensively in scope and ambition. Furthermore, we show that if the planned actions within cities are nationally representative the 11 countries investigated would achieve a 37 % reduction in GHG emissions by 2050, translating into a 27% reduction in GHG emissions for the EU as a whole. However, the actions would often be insufficient to reach national targets and fall short of the 80 % reduction in GHG emissions recommended to avoid global mean temperature rising by 2 °C above pre-industrial levels","author":[{"dropping-particle":"","family":"Reckien","given":"D.","non-dropping-particle":"","parse-names":false,"suffix":""},{"dropping-particle":"","family":"Flacke","given":"J.","non-dropping-particle":"","parse-names":false,"suffix":""},{"dropping-particle":"","family":"Dawson","given":"R. J.","non-dropping-particle":"","parse-names":false,"suffix":""},{"dropping-particle":"","family":"Heidrich","given":"O.","non-dropping-particle":"","parse-names":false,"suffix":""},{"dropping-particle":"","family":"Olazabal","given":"M.","non-dropping-particle":"","parse-names":false,"suffix":""},{"dropping-particle":"","family":"Foley","given":"A.","non-dropping-particle":"","parse-names":false,"suffix":""},{"dropping-particle":"","family":"Hamann","given":"J. J P","non-dropping-particle":"","parse-names":false,"suffix":""},{"dropping-particle":"","family":"Orru","given":"H.","non-dropping-particle":"","parse-names":false,"suffix":""},{"dropping-particle":"","family":"Salvia","given":"M.","non-dropping-particle":"","parse-names":false,"suffix":""},{"dropping-particle":"","family":"Gregorio Hurtado","given":"S.","non-dropping-particle":"de","parse-names":false,"suffix":""},{"dropping-particle":"","family":"Geneletti","given":"D.","non-dropping-particle":"","parse-names":false,"suffix":""},{"dropping-particle":"","family":"Pietrapertosa","given":"F.","non-dropping-particle":"","parse-names":false,"suffix":""}],"container-title":"Climatic Change","id":"ITEM-2","issued":{"date-parts":[["2014"]]},"page":"331-340","title":"Climate change response in Europe: What's the reality? Analysis of adaptation and mitigation plans from 200 urban areas in 11 countries","type":"article-journal","volume":"122"},"uris":["http://www.mendeley.com/documents/?uuid=54b1f900-c1b9-4dc8-89c7-5e54cf850abc"]},{"id":"ITEM-3","itemData":{"DOI":"10.1016/j.gloenvcha.2012.07.005","ISBN":"0959-3780","ISSN":"09593780","PMID":"23805029","abstract":"Cities are key sites where climate change is being addressed. Previous research has largely overlooked the multiplicity of climate change responses emerging outside formal contexts of decision-making and led by actors other than municipal governments. Moreover, existing research has largely focused on case studies of climate change mitigation in developed economies. The objective of this paper is to uncover the heterogeneous mix of actors, settings, governance arrangements and technologies involved in the governance of climate change in cities in different parts of the world. The paper focuses on urban climate change governance as a process of experimentation. Climate change experiments are presented here as interventions to try out new ideas and methods in the context of future uncertainties. They serve to understand how interventions work in practice, in new contexts where they are thought of as innovative. To study experimentation, the paper presents evidence from the analysis of a database of 627 urban climate change experiments in a sample of 100 global cities. The analysis suggests that, since 2005, experimentation is a feature of urban responses to climate change across different world regions and multiple sectors. Although experimentation does not appear to be related to particular kinds of urban economic and social conditions, some of its core features are visible. For example, experimentation tends to focus on energy. Also, both social and technical forms of experimentation are visible, but technical experimentation is more common in urban infrastructure systems. While municipal governments have a critical role in climate change experimentation, they often act alongside other actors and in a variety of forms of partnership. These findings point at experimentation as a key tool to open up new political spaces for governing climate change in the city. © 2012 Elsevier Ltd.","author":[{"dropping-particle":"","family":"Castán Broto","given":"Vanesa","non-dropping-particle":"","parse-names":false,"suffix":""},{"dropping-particle":"","family":"Bulkeley","given":"Harriet","non-dropping-particle":"","parse-names":false,"suffix":""}],"container-title":"Global Environmental Change","id":"ITEM-3","issue":"1","issued":{"date-parts":[["2013"]]},"page":"92-102","title":"A survey of urban climate change experiments in 100 cities","type":"article-journal","volume":"23"},"uris":["http://www.mendeley.com/documents/?uuid=22693620-32b6-4c9f-8930-4310dbf7d52c"]}],"mendeley":{"formattedCitation":"&lt;sup&gt;26–28&lt;/sup&gt;","plainTextFormattedCitation":"26–28","previouslyFormattedCitation":"&lt;sup&gt;26–28&lt;/sup&gt;"},"properties":{"noteIndex":0},"schema":"https://github.com/citation-style-language/schema/raw/master/csl-citation.json"}</w:instrText>
      </w:r>
      <w:r>
        <w:fldChar w:fldCharType="separate"/>
      </w:r>
      <w:r w:rsidR="006C7A0A" w:rsidRPr="006C7A0A">
        <w:rPr>
          <w:noProof/>
          <w:vertAlign w:val="superscript"/>
        </w:rPr>
        <w:t>26–28</w:t>
      </w:r>
      <w:r>
        <w:fldChar w:fldCharType="end"/>
      </w:r>
      <w:r w:rsidR="00582A66">
        <w:t>, and more detailed studies published as volumes</w:t>
      </w:r>
      <w:r w:rsidR="00611174">
        <w:t xml:space="preserve"> </w:t>
      </w:r>
      <w:r w:rsidR="00611174">
        <w:fldChar w:fldCharType="begin" w:fldLock="1"/>
      </w:r>
      <w:r w:rsidR="00BD48F4">
        <w:instrText>ADDIN CSL_CITATION {"citationItems":[{"id":"ITEM-1","itemData":{"DOI":"10.4324/9781315645421","ISBN":"9781315645421","author":[{"dropping-particle":"","family":"Bartlett","given":"Sheridan","non-dropping-particle":"","parse-names":false,"suffix":""},{"dropping-particle":"","family":"Satterthwaite","given":"David (Eds.)","non-dropping-particle":"","parse-names":false,"suffix":""}],"id":"ITEM-1","issued":{"date-parts":[["2016"]]},"number-of-pages":"240-262","publisher":"Routledge","publisher-place":"London","title":"Cities on a Finite Planet: Towards Transformative Responses to Climate Change","type":"book"},"uris":["http://www.mendeley.com/documents/?uuid=882255e2-8483-444f-995e-f45e2a44ad26"]},{"id":"ITEM-2","itemData":{"DOI":"10.1017/CBO9780511783142","ISBN":"9781781182192","ISSN":"02637960","abstract":"What is done, or not done, in cities in relation to climate change over the next 5-10 years will affect hundreds of millions of people, because their lives and livelihoods are at risk from global warming. What is done in cities will also have a major influence on whether the escalating risks for the whole planet will be reduced or eliminated. Climate change needs to be considered in all development plans and investments - local, regional, national and international. Urban growth must be made more climate-resilient and help reduce, rather than increase, greenhouse gas emissions. This will not be done by the market; it can only be done by governments.","author":[{"dropping-particle":"","family":"Rosenzweig","given":"C.","non-dropping-particle":"","parse-names":false,"suffix":""},{"dropping-particle":"","family":"Solecki","given":"W.","non-dropping-particle":"","parse-names":false,"suffix":""},{"dropping-particle":"","family":"Romero-lankao","given":"Patricia","non-dropping-particle":"","parse-names":false,"suffix":""},{"dropping-particle":"","family":"Mehrotra","given":"S.","non-dropping-particle":"","parse-names":false,"suffix":""},{"dropping-particle":"","family":"Dhakal","given":"S.","non-dropping-particle":"","parse-names":false,"suffix":""},{"dropping-particle":"","family":"Bowman","given":"T.","non-dropping-particle":"","parse-names":false,"suffix":""},{"dropping-particle":"","family":"Ibrahim","given":"S. Ali","non-dropping-particle":"","parse-names":false,"suffix":""}],"id":"ITEM-2","issued":{"date-parts":[["2015"]]},"publisher":"Columbia University","publisher-place":"New York","title":"ARC3.2 Summary for City Leaders","type":"report"},"uris":["http://www.mendeley.com/documents/?uuid=934b2317-f3ef-495d-8793-5c4d7fbc8cf8"]}],"mendeley":{"formattedCitation":"&lt;sup&gt;29,30&lt;/sup&gt;","plainTextFormattedCitation":"29,30","previouslyFormattedCitation":"&lt;sup&gt;29,30&lt;/sup&gt;"},"properties":{"noteIndex":0},"schema":"https://github.com/citation-style-language/schema/raw/master/csl-citation.json"}</w:instrText>
      </w:r>
      <w:r w:rsidR="00611174">
        <w:fldChar w:fldCharType="separate"/>
      </w:r>
      <w:r w:rsidR="006C7A0A" w:rsidRPr="006C7A0A">
        <w:rPr>
          <w:noProof/>
          <w:vertAlign w:val="superscript"/>
        </w:rPr>
        <w:t>29,30</w:t>
      </w:r>
      <w:r w:rsidR="00611174">
        <w:fldChar w:fldCharType="end"/>
      </w:r>
      <w:r w:rsidR="00582A66">
        <w:t>. M</w:t>
      </w:r>
      <w:r w:rsidR="00422FA9">
        <w:t xml:space="preserve">uch attention is also paid to comparing urban carbon footprints </w:t>
      </w:r>
      <w:r w:rsidR="00422FA9">
        <w:fldChar w:fldCharType="begin" w:fldLock="1"/>
      </w:r>
      <w:r w:rsidR="00BD48F4">
        <w:instrText>ADDIN CSL_CITATION {"citationItems":[{"id":"ITEM-1","itemData":{"DOI":"10.1016/j.enpol.2009.10.001","ISBN":"0301-4215","ISSN":"03014215","abstract":"A dearth of available data on carbon emissions and comparative analysis between metropolitan areas make it difficult to confirm or refute best practices and policies. To help provide benchmarks and expand our understanding of urban centers and climate change, this article offers a preliminary comparison of the carbon footprints of 12 metropolitan areas. It does this by examining emissions related to vehicles, energy used in buildings, industry, agriculture, and waste. The carbon emissions from these sources-discussed here as the metro area's partial carbon footprint-provide a foundation for identifying the pricing, land use, help metropolitan areas throughout the world respond to climate change. The article begins by exploring a sample of the existing literature on urban morphology and climate change and explaining the methodology used to calculate each area's carbon footprint. The article then depicts the specific carbon footprints for Beijing, Jakarta, London, Los Angeles, Manila, Mexico City, New Delhi, New York, São Paulo, Seoul, Singapore, and Tokyo and compares these to respective national averages. It concludes by offering suggestions for how city planners and policymakers can reduce the carbon footprint of these and possibly other large urban areas. © 2009 Elsevier Ltd.","author":[{"dropping-particle":"","family":"Sovacool","given":"Benjamin K.","non-dropping-particle":"","parse-names":false,"suffix":""},{"dropping-particle":"","family":"Brown","given":"Marilyn A.","non-dropping-particle":"","parse-names":false,"suffix":""}],"container-title":"Energy Policy","id":"ITEM-1","issue":"9","issued":{"date-parts":[["2010"]]},"page":"4856-4869","publisher":"Elsevier","title":"Twelve metropolitan carbon footprints: A preliminary comparative global assessment","type":"article-journal","volume":"38"},"uris":["http://www.mendeley.com/documents/?uuid=adb05f28-aceb-45d1-b462-49847fe06137"]},{"id":"ITEM-2","itemData":{"DOI":"10.1016/j.gloenvcha.2015.06.001","ISSN":"09593780","abstract":"Case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author":[{"dropping-particle":"","family":"Baiocchi","given":"Giovanni","non-dropping-particle":"","parse-names":false,"suffix":""},{"dropping-particle":"","family":"Creutzig","given":"Felix","non-dropping-particle":"","parse-names":false,"suffix":""},{"dropping-particle":"","family":"Minx","given":"Jan","non-dropping-particle":"","parse-names":false,"suffix":""},{"dropping-particle":"","family":"Pichler","given":"Peter Paul","non-dropping-particle":"","parse-names":false,"suffix":""}],"container-title":"Global Environmental Change","id":"ITEM-2","issued":{"date-parts":[["2015"]]},"page":"13-21","publisher":"Elsevier Ltd","title":"A spatial typology of human settlements and their CO2 emissions in England","type":"article-journal","volume":"34"},"uris":["http://www.mendeley.com/documents/?uuid=15203874-cdc0-46a1-98b6-62c511f7a6ee"]},{"id":"ITEM-3","itemData":{"DOI":"10.1088/1748-9326/aac72a","ISBN":"4928478003292","ISSN":"17489326","abstract":"While it is understood that cities generate the majority of carbon emissions, for most cities, towns, and rural areas around the world no carbon footprint (CF) has been estimated. The Gridded Global Model of City Footprints (GGMCF) presented here downscales national CFs into a 250 m gridded model using data on population, purchasing power, and existing subnational CF studies from the US, China, EU, and Japan. Studies have shown that CFs are highly concentrated by income, with the top decile of earners driving 30%–45% of emissions. Even allowing for significant modeling uncertainties, we find that emissions are similarly concentrated in a small number of cities. The highest emitting 100 urban areas (defined as contiguous population clusters) account for 18% of the global carbon footprint. While many of the cities with the highest footprints are in countries with high carbon footprints, nearly one quarter of the top cities (41 of the top 200) are in countries with relatively low emissions. In these cities population and affluence combine to drive footprints at a scale similar to those of cities in high-income countries. We conclude that concerted action by a limited number of local governments can have a disproportionate impact on global emissions.","author":[{"dropping-particle":"","family":"Moran","given":"Daniel","non-dropping-particle":"","parse-names":false,"suffix":""},{"dropping-particle":"","family":"Kanemoto","given":"Keiichiro","non-dropping-particle":"","parse-names":false,"suffix":""},{"dropping-particle":"","family":"Jiborn","given":"Magnus","non-dropping-particle":"","parse-names":false,"suffix":""},{"dropping-particle":"","family":"Wood","given":"Richard","non-dropping-particle":"","parse-names":false,"suffix":""},{"dropping-particle":"","family":"Többen","given":"Johannes","non-dropping-particle":"","parse-names":false,"suffix":""},{"dropping-particle":"","family":"Seto","given":"Karen C.","non-dropping-particle":"","parse-names":false,"suffix":""}],"container-title":"Environmental Research Letters","id":"ITEM-3","issue":"6","issued":{"date-parts":[["2018"]]},"title":"Carbon footprints of 13 000 cities","type":"article-journal","volume":"13"},"uris":["http://www.mendeley.com/documents/?uuid=123fe426-f755-4076-b138-373540a1e3f8"]}],"mendeley":{"formattedCitation":"&lt;sup&gt;31–33&lt;/sup&gt;","plainTextFormattedCitation":"31–33","previouslyFormattedCitation":"&lt;sup&gt;31–33&lt;/sup&gt;"},"properties":{"noteIndex":0},"schema":"https://github.com/citation-style-language/schema/raw/master/csl-citation.json"}</w:instrText>
      </w:r>
      <w:r w:rsidR="00422FA9">
        <w:fldChar w:fldCharType="separate"/>
      </w:r>
      <w:r w:rsidR="006C7A0A" w:rsidRPr="006C7A0A">
        <w:rPr>
          <w:noProof/>
          <w:vertAlign w:val="superscript"/>
        </w:rPr>
        <w:t>31–33</w:t>
      </w:r>
      <w:r w:rsidR="00422FA9">
        <w:fldChar w:fldCharType="end"/>
      </w:r>
      <w:r w:rsidR="00422FA9">
        <w:t xml:space="preserve">. </w:t>
      </w:r>
      <w:r w:rsidR="00C93202">
        <w:t>L</w:t>
      </w:r>
      <w:r w:rsidR="00B60EC4" w:rsidRPr="00B60EC4">
        <w:t>ess known are the small-n comparative studies</w:t>
      </w:r>
      <w:r w:rsidR="00C93202">
        <w:t xml:space="preserve">. What proportion of the literature do they constitute? And for a given city or topic, what comparisons have </w:t>
      </w:r>
      <w:r w:rsidR="00C93202">
        <w:lastRenderedPageBreak/>
        <w:t xml:space="preserve">been made? </w:t>
      </w:r>
      <w:r w:rsidR="00497559">
        <w:t>Automatic analysis</w:t>
      </w:r>
      <w:r w:rsidR="002611A8">
        <w:t xml:space="preserve"> of the literature can </w:t>
      </w:r>
      <w:r w:rsidR="003D75BA">
        <w:t>identify</w:t>
      </w:r>
      <w:r w:rsidR="002611A8">
        <w:t xml:space="preserve"> which case studies refer to </w:t>
      </w:r>
      <w:r w:rsidR="002611A8" w:rsidRPr="001E2198">
        <w:t xml:space="preserve">more than one city in their title or abstract. </w:t>
      </w:r>
      <w:r w:rsidR="00A14D47" w:rsidRPr="001E2198">
        <w:t xml:space="preserve">These make up </w:t>
      </w:r>
      <w:r w:rsidR="001E2198" w:rsidRPr="001E2198">
        <w:t>approximately</w:t>
      </w:r>
      <w:r w:rsidR="00A14D47" w:rsidRPr="001E2198">
        <w:t xml:space="preserve"> 18</w:t>
      </w:r>
      <w:r w:rsidR="002611A8" w:rsidRPr="001E2198">
        <w:t>% of the literature</w:t>
      </w:r>
      <w:r w:rsidR="00C722DF" w:rsidRPr="001E2198">
        <w:t xml:space="preserve"> in our sample</w:t>
      </w:r>
      <w:r w:rsidR="002611A8" w:rsidRPr="001E2198">
        <w:t xml:space="preserve"> (</w:t>
      </w:r>
      <w:r w:rsidR="00A14D47" w:rsidRPr="001E2198">
        <w:t>721</w:t>
      </w:r>
      <w:r w:rsidR="002611A8" w:rsidRPr="001E2198">
        <w:t xml:space="preserve"> cases). </w:t>
      </w:r>
      <w:r w:rsidR="00C93202" w:rsidRPr="001E2198">
        <w:rPr>
          <w:rFonts w:ascii="Calibri" w:eastAsia="Calibri" w:hAnsi="Calibri" w:cs="Calibri"/>
        </w:rPr>
        <w:t>The majority</w:t>
      </w:r>
      <w:r w:rsidR="000824B4">
        <w:rPr>
          <w:rFonts w:ascii="Calibri" w:eastAsia="Calibri" w:hAnsi="Calibri" w:cs="Calibri"/>
        </w:rPr>
        <w:t xml:space="preserve"> of comparative cases</w:t>
      </w:r>
      <w:r w:rsidR="00C93202" w:rsidRPr="001E2198">
        <w:rPr>
          <w:rFonts w:ascii="Calibri" w:eastAsia="Calibri" w:hAnsi="Calibri" w:cs="Calibri"/>
        </w:rPr>
        <w:t xml:space="preserve"> mention only two cities</w:t>
      </w:r>
      <w:r w:rsidR="002611A8" w:rsidRPr="001E2198">
        <w:rPr>
          <w:rFonts w:ascii="Calibri" w:eastAsia="Calibri" w:hAnsi="Calibri" w:cs="Calibri"/>
        </w:rPr>
        <w:t xml:space="preserve"> (409)</w:t>
      </w:r>
      <w:r w:rsidR="00C93202" w:rsidRPr="001E2198">
        <w:rPr>
          <w:rFonts w:ascii="Calibri" w:eastAsia="Calibri" w:hAnsi="Calibri" w:cs="Calibri"/>
        </w:rPr>
        <w:t xml:space="preserve">, with a steep decline to </w:t>
      </w:r>
      <w:r w:rsidR="000824B4">
        <w:rPr>
          <w:rFonts w:ascii="Calibri" w:eastAsia="Calibri" w:hAnsi="Calibri" w:cs="Calibri"/>
        </w:rPr>
        <w:t xml:space="preserve">only </w:t>
      </w:r>
      <w:r w:rsidR="00C93202" w:rsidRPr="001E2198">
        <w:rPr>
          <w:rFonts w:ascii="Calibri" w:eastAsia="Calibri" w:hAnsi="Calibri" w:cs="Calibri"/>
        </w:rPr>
        <w:t>a few dozen studies on 5 or more cities (</w:t>
      </w:r>
      <w:del w:id="84" w:author="William Lamb" w:date="2019-02-05T14:57:00Z">
        <w:r w:rsidR="00C93202" w:rsidRPr="001E2198" w:rsidDel="00F45112">
          <w:rPr>
            <w:rFonts w:ascii="Calibri" w:eastAsia="Calibri" w:hAnsi="Calibri" w:cs="Calibri"/>
          </w:rPr>
          <w:delText>SI Text</w:delText>
        </w:r>
      </w:del>
      <w:ins w:id="85" w:author="William Lamb" w:date="2019-02-05T14:57:00Z">
        <w:r w:rsidR="00F45112">
          <w:rPr>
            <w:rFonts w:ascii="Calibri" w:eastAsia="Calibri" w:hAnsi="Calibri" w:cs="Calibri"/>
          </w:rPr>
          <w:t>Supplementary</w:t>
        </w:r>
      </w:ins>
      <w:r w:rsidR="00C93202" w:rsidRPr="001E2198">
        <w:rPr>
          <w:rFonts w:ascii="Calibri" w:eastAsia="Calibri" w:hAnsi="Calibri" w:cs="Calibri"/>
        </w:rPr>
        <w:t xml:space="preserve"> Figure 6).</w:t>
      </w:r>
    </w:p>
    <w:p w14:paraId="3669CCD9" w14:textId="1CE3FECF" w:rsidR="00C93202" w:rsidRDefault="00C93202" w:rsidP="002F21D4">
      <w:pPr>
        <w:spacing w:line="480" w:lineRule="auto"/>
        <w:rPr>
          <w:rFonts w:ascii="Calibri" w:eastAsia="Calibri" w:hAnsi="Calibri" w:cs="Calibri"/>
        </w:rPr>
      </w:pPr>
      <w:r>
        <w:rPr>
          <w:rFonts w:ascii="Calibri" w:eastAsia="Calibri" w:hAnsi="Calibri" w:cs="Calibri"/>
        </w:rPr>
        <w:t xml:space="preserve">Inter-regional comparisons are relatively rare. </w:t>
      </w:r>
      <w:ins w:id="86" w:author="William Lamb" w:date="2019-02-05T14:57:00Z">
        <w:r w:rsidR="00F45112">
          <w:rPr>
            <w:rFonts w:ascii="Calibri" w:eastAsia="Calibri" w:hAnsi="Calibri" w:cs="Calibri"/>
          </w:rPr>
          <w:t xml:space="preserve">Supplementary </w:t>
        </w:r>
      </w:ins>
      <w:r>
        <w:rPr>
          <w:rFonts w:ascii="Calibri" w:eastAsia="Calibri" w:hAnsi="Calibri" w:cs="Calibri"/>
        </w:rPr>
        <w:t xml:space="preserve">Figure </w:t>
      </w:r>
      <w:r w:rsidR="0074523F">
        <w:rPr>
          <w:rFonts w:ascii="Calibri" w:eastAsia="Calibri" w:hAnsi="Calibri" w:cs="Calibri"/>
        </w:rPr>
        <w:t xml:space="preserve">7 </w:t>
      </w:r>
      <w:del w:id="87" w:author="William Lamb" w:date="2019-02-05T14:57:00Z">
        <w:r w:rsidDel="00F45112">
          <w:rPr>
            <w:rFonts w:ascii="Calibri" w:eastAsia="Calibri" w:hAnsi="Calibri" w:cs="Calibri"/>
          </w:rPr>
          <w:delText xml:space="preserve">in the SI text </w:delText>
        </w:r>
      </w:del>
      <w:r>
        <w:rPr>
          <w:rFonts w:ascii="Calibri" w:eastAsia="Calibri" w:hAnsi="Calibri" w:cs="Calibri"/>
        </w:rPr>
        <w:t xml:space="preserve">visualises the pairwise correlations of cities within abstracts, aggregating by region. Asian cities tend to be compared to other Asian cities, European cities to European cities, and likewise in North America. </w:t>
      </w:r>
      <w:r w:rsidR="003B3B61">
        <w:rPr>
          <w:rFonts w:ascii="Calibri" w:eastAsia="Calibri" w:hAnsi="Calibri" w:cs="Calibri"/>
        </w:rPr>
        <w:t xml:space="preserve">Studies on </w:t>
      </w:r>
      <w:r>
        <w:rPr>
          <w:rFonts w:ascii="Calibri" w:eastAsia="Calibri" w:hAnsi="Calibri" w:cs="Calibri"/>
        </w:rPr>
        <w:t>Latin America</w:t>
      </w:r>
      <w:r w:rsidR="003B3B61">
        <w:rPr>
          <w:rFonts w:ascii="Calibri" w:eastAsia="Calibri" w:hAnsi="Calibri" w:cs="Calibri"/>
        </w:rPr>
        <w:t>n</w:t>
      </w:r>
      <w:r>
        <w:rPr>
          <w:rFonts w:ascii="Calibri" w:eastAsia="Calibri" w:hAnsi="Calibri" w:cs="Calibri"/>
        </w:rPr>
        <w:t>, Africa</w:t>
      </w:r>
      <w:r w:rsidR="003B3B61">
        <w:rPr>
          <w:rFonts w:ascii="Calibri" w:eastAsia="Calibri" w:hAnsi="Calibri" w:cs="Calibri"/>
        </w:rPr>
        <w:t>n</w:t>
      </w:r>
      <w:r>
        <w:rPr>
          <w:rFonts w:ascii="Calibri" w:eastAsia="Calibri" w:hAnsi="Calibri" w:cs="Calibri"/>
        </w:rPr>
        <w:t xml:space="preserve"> and Oceania</w:t>
      </w:r>
      <w:r w:rsidR="003B3B61">
        <w:rPr>
          <w:rFonts w:ascii="Calibri" w:eastAsia="Calibri" w:hAnsi="Calibri" w:cs="Calibri"/>
        </w:rPr>
        <w:t>n cities</w:t>
      </w:r>
      <w:r>
        <w:rPr>
          <w:rFonts w:ascii="Calibri" w:eastAsia="Calibri" w:hAnsi="Calibri" w:cs="Calibri"/>
        </w:rPr>
        <w:t xml:space="preserve">, on the other hand, </w:t>
      </w:r>
      <w:r w:rsidR="003B3B61">
        <w:rPr>
          <w:rFonts w:ascii="Calibri" w:eastAsia="Calibri" w:hAnsi="Calibri" w:cs="Calibri"/>
        </w:rPr>
        <w:t>are more frequently paired with cities in other regions</w:t>
      </w:r>
      <w:r>
        <w:rPr>
          <w:rFonts w:ascii="Calibri" w:eastAsia="Calibri" w:hAnsi="Calibri" w:cs="Calibri"/>
        </w:rPr>
        <w:t xml:space="preserve">, </w:t>
      </w:r>
      <w:r w:rsidR="006C7A0A">
        <w:rPr>
          <w:rFonts w:ascii="Calibri" w:eastAsia="Calibri" w:hAnsi="Calibri" w:cs="Calibri"/>
        </w:rPr>
        <w:t xml:space="preserve">but are </w:t>
      </w:r>
      <w:r>
        <w:rPr>
          <w:rFonts w:ascii="Calibri" w:eastAsia="Calibri" w:hAnsi="Calibri" w:cs="Calibri"/>
        </w:rPr>
        <w:t xml:space="preserve">fewer </w:t>
      </w:r>
      <w:r w:rsidR="006C7A0A">
        <w:rPr>
          <w:rFonts w:ascii="Calibri" w:eastAsia="Calibri" w:hAnsi="Calibri" w:cs="Calibri"/>
        </w:rPr>
        <w:t>in number</w:t>
      </w:r>
      <w:r>
        <w:rPr>
          <w:rFonts w:ascii="Calibri" w:eastAsia="Calibri" w:hAnsi="Calibri" w:cs="Calibri"/>
        </w:rPr>
        <w:t>. Considering the total scope of the urban case study literature (</w:t>
      </w:r>
      <w:r w:rsidR="001E2198">
        <w:rPr>
          <w:rFonts w:ascii="Calibri" w:eastAsia="Calibri" w:hAnsi="Calibri" w:cs="Calibri"/>
        </w:rPr>
        <w:t>4,051</w:t>
      </w:r>
      <w:r>
        <w:rPr>
          <w:rFonts w:ascii="Calibri" w:eastAsia="Calibri" w:hAnsi="Calibri" w:cs="Calibri"/>
        </w:rPr>
        <w:t xml:space="preserve"> studies), the subset that is comparative (</w:t>
      </w:r>
      <w:r w:rsidR="001E2198">
        <w:rPr>
          <w:rFonts w:ascii="Calibri" w:eastAsia="Calibri" w:hAnsi="Calibri" w:cs="Calibri"/>
        </w:rPr>
        <w:t>702</w:t>
      </w:r>
      <w:r w:rsidR="00D25F83">
        <w:rPr>
          <w:rFonts w:ascii="Calibri" w:eastAsia="Calibri" w:hAnsi="Calibri" w:cs="Calibri"/>
        </w:rPr>
        <w:t xml:space="preserve"> studies</w:t>
      </w:r>
      <w:r>
        <w:rPr>
          <w:rFonts w:ascii="Calibri" w:eastAsia="Calibri" w:hAnsi="Calibri" w:cs="Calibri"/>
        </w:rPr>
        <w:t>), and internationally comparative</w:t>
      </w:r>
      <w:r w:rsidR="001E2198">
        <w:rPr>
          <w:rFonts w:ascii="Calibri" w:eastAsia="Calibri" w:hAnsi="Calibri" w:cs="Calibri"/>
        </w:rPr>
        <w:t xml:space="preserve"> across more than 2 cases (67</w:t>
      </w:r>
      <w:r w:rsidR="00D25F83">
        <w:rPr>
          <w:rFonts w:ascii="Calibri" w:eastAsia="Calibri" w:hAnsi="Calibri" w:cs="Calibri"/>
        </w:rPr>
        <w:t xml:space="preserve"> studies</w:t>
      </w:r>
      <w:r w:rsidR="001E2198">
        <w:rPr>
          <w:rFonts w:ascii="Calibri" w:eastAsia="Calibri" w:hAnsi="Calibri" w:cs="Calibri"/>
        </w:rPr>
        <w:t>)</w:t>
      </w:r>
      <w:r>
        <w:rPr>
          <w:rFonts w:ascii="Calibri" w:eastAsia="Calibri" w:hAnsi="Calibri" w:cs="Calibri"/>
        </w:rPr>
        <w:t>, is</w:t>
      </w:r>
      <w:r w:rsidR="001E2198">
        <w:rPr>
          <w:rFonts w:ascii="Calibri" w:eastAsia="Calibri" w:hAnsi="Calibri" w:cs="Calibri"/>
        </w:rPr>
        <w:t xml:space="preserve"> </w:t>
      </w:r>
      <w:r>
        <w:rPr>
          <w:rFonts w:ascii="Calibri" w:eastAsia="Calibri" w:hAnsi="Calibri" w:cs="Calibri"/>
        </w:rPr>
        <w:t>small.</w:t>
      </w:r>
    </w:p>
    <w:p w14:paraId="60786A30" w14:textId="4360E983" w:rsidR="00C93202" w:rsidRDefault="002B3580" w:rsidP="00103918">
      <w:pPr>
        <w:spacing w:line="480" w:lineRule="auto"/>
        <w:rPr>
          <w:rFonts w:ascii="Calibri" w:eastAsia="Calibri" w:hAnsi="Calibri" w:cs="Calibri"/>
        </w:rPr>
      </w:pPr>
      <w:r>
        <w:rPr>
          <w:rFonts w:ascii="Calibri" w:eastAsia="Calibri" w:hAnsi="Calibri" w:cs="Calibri"/>
        </w:rPr>
        <w:t xml:space="preserve">As with individual </w:t>
      </w:r>
      <w:r w:rsidR="00C53A77">
        <w:rPr>
          <w:rFonts w:ascii="Calibri" w:eastAsia="Calibri" w:hAnsi="Calibri" w:cs="Calibri"/>
        </w:rPr>
        <w:t>cases</w:t>
      </w:r>
      <w:r>
        <w:rPr>
          <w:rFonts w:ascii="Calibri" w:eastAsia="Calibri" w:hAnsi="Calibri" w:cs="Calibri"/>
        </w:rPr>
        <w:t xml:space="preserve">, </w:t>
      </w:r>
      <w:r w:rsidR="00691159">
        <w:rPr>
          <w:rFonts w:ascii="Calibri" w:eastAsia="Calibri" w:hAnsi="Calibri" w:cs="Calibri"/>
        </w:rPr>
        <w:t xml:space="preserve">mapping and transparency </w:t>
      </w:r>
      <w:r w:rsidR="002B7AD3">
        <w:rPr>
          <w:rFonts w:ascii="Calibri" w:eastAsia="Calibri" w:hAnsi="Calibri" w:cs="Calibri"/>
        </w:rPr>
        <w:t>are</w:t>
      </w:r>
      <w:r w:rsidR="00691159">
        <w:rPr>
          <w:rFonts w:ascii="Calibri" w:eastAsia="Calibri" w:hAnsi="Calibri" w:cs="Calibri"/>
        </w:rPr>
        <w:t xml:space="preserve"> key to making best use of the comparative case study literature. While topics and study locations can be straightforwardly identified, the epistemological choices underpinning comparative research are very difficult to ascertain. </w:t>
      </w:r>
      <w:r w:rsidR="00C93202">
        <w:rPr>
          <w:rFonts w:ascii="Calibri" w:eastAsia="Calibri" w:hAnsi="Calibri" w:cs="Calibri"/>
        </w:rPr>
        <w:t xml:space="preserve">Based on a random selection and review of documents, we find little justification for why particular cities are bundled together, beyond claims of contextual diversity. </w:t>
      </w:r>
      <w:r w:rsidR="00691159">
        <w:rPr>
          <w:rFonts w:ascii="Calibri" w:eastAsia="Calibri" w:hAnsi="Calibri" w:cs="Calibri"/>
        </w:rPr>
        <w:t>Again, these decisions may be</w:t>
      </w:r>
      <w:r w:rsidR="00C93202">
        <w:rPr>
          <w:rFonts w:ascii="Calibri" w:eastAsia="Calibri" w:hAnsi="Calibri" w:cs="Calibri"/>
        </w:rPr>
        <w:t xml:space="preserve"> driven by pragmatic concerns (such as funding and research partners)</w:t>
      </w:r>
      <w:r w:rsidR="002B7AD3">
        <w:rPr>
          <w:rFonts w:ascii="Calibri" w:eastAsia="Calibri" w:hAnsi="Calibri" w:cs="Calibri"/>
        </w:rPr>
        <w:t xml:space="preserve"> rather than strong comparative logics</w:t>
      </w:r>
      <w:r w:rsidR="00A6795F">
        <w:rPr>
          <w:rFonts w:ascii="Calibri" w:eastAsia="Calibri" w:hAnsi="Calibri" w:cs="Calibri"/>
        </w:rPr>
        <w:t xml:space="preserve">, underlining the still nascent stage of urban sustainability science </w:t>
      </w:r>
      <w:r w:rsidR="00A6795F">
        <w:rPr>
          <w:rFonts w:ascii="Calibri" w:eastAsia="Calibri" w:hAnsi="Calibri" w:cs="Calibri"/>
        </w:rPr>
        <w:fldChar w:fldCharType="begin" w:fldLock="1"/>
      </w:r>
      <w:r w:rsidR="00BD48F4">
        <w:rPr>
          <w:rFonts w:ascii="Calibri" w:eastAsia="Calibri" w:hAnsi="Calibri" w:cs="Calibri"/>
        </w:rPr>
        <w:instrText>ADDIN CSL_CITATION {"citationItems":[{"id":"ITEM-1","itemData":{"author":[{"dropping-particle":"","family":"Advisory Committee for Environmental Research and Education","given":"","non-dropping-particle":"","parse-names":false,"suffix":""}],"id":"ITEM-1","issue":"January","issued":{"date-parts":[["2018"]]},"number-of-pages":"1-32","publisher-place":"Alexandria, USA","title":"Sustainable Urban Systems: Articulating a Long-Term Convergence Research Agenda. A Report from the NSF Advisory Committee for Environmental Research and Education. Prepared by the Sustainable Urban Systems Subcommittee.","type":"report"},"uris":["http://www.mendeley.com/documents/?uuid=81fa6cca-adff-44ad-bccc-84c8578efe68"]}],"mendeley":{"formattedCitation":"&lt;sup&gt;34&lt;/sup&gt;","plainTextFormattedCitation":"34","previouslyFormattedCitation":"&lt;sup&gt;34&lt;/sup&gt;"},"properties":{"noteIndex":0},"schema":"https://github.com/citation-style-language/schema/raw/master/csl-citation.json"}</w:instrText>
      </w:r>
      <w:r w:rsidR="00A6795F">
        <w:rPr>
          <w:rFonts w:ascii="Calibri" w:eastAsia="Calibri" w:hAnsi="Calibri" w:cs="Calibri"/>
        </w:rPr>
        <w:fldChar w:fldCharType="separate"/>
      </w:r>
      <w:r w:rsidR="006C7A0A" w:rsidRPr="006C7A0A">
        <w:rPr>
          <w:rFonts w:ascii="Calibri" w:eastAsia="Calibri" w:hAnsi="Calibri" w:cs="Calibri"/>
          <w:noProof/>
          <w:vertAlign w:val="superscript"/>
        </w:rPr>
        <w:t>34</w:t>
      </w:r>
      <w:r w:rsidR="00A6795F">
        <w:rPr>
          <w:rFonts w:ascii="Calibri" w:eastAsia="Calibri" w:hAnsi="Calibri" w:cs="Calibri"/>
        </w:rPr>
        <w:fldChar w:fldCharType="end"/>
      </w:r>
      <w:r w:rsidR="00A6795F">
        <w:rPr>
          <w:rFonts w:ascii="Calibri" w:eastAsia="Calibri" w:hAnsi="Calibri" w:cs="Calibri"/>
        </w:rPr>
        <w:t>.</w:t>
      </w:r>
    </w:p>
    <w:p w14:paraId="2C1A9485" w14:textId="01327B9F" w:rsidR="00B60EC4" w:rsidRPr="00CB249E" w:rsidRDefault="00B474D8" w:rsidP="00F351C8">
      <w:pPr>
        <w:pStyle w:val="Heading3"/>
      </w:pPr>
      <w:r w:rsidRPr="00CB249E">
        <w:t>R</w:t>
      </w:r>
      <w:r w:rsidR="00B60EC4" w:rsidRPr="00CB249E">
        <w:t>eviews and assessments</w:t>
      </w:r>
      <w:r w:rsidRPr="00CB249E">
        <w:t xml:space="preserve"> of cases</w:t>
      </w:r>
    </w:p>
    <w:p w14:paraId="203B7E79" w14:textId="16B3D85F" w:rsidR="00C93202" w:rsidRDefault="00282636">
      <w:pPr>
        <w:spacing w:line="480" w:lineRule="auto"/>
      </w:pPr>
      <w:r>
        <w:t>A third opportunity for learning from cases is through secondary analysis</w:t>
      </w:r>
      <w:r w:rsidR="002B7AD3">
        <w:t xml:space="preserve"> in literature</w:t>
      </w:r>
      <w:r>
        <w:t xml:space="preserve"> reviews and assessments. </w:t>
      </w:r>
      <w:r w:rsidR="00650E1F">
        <w:t>Concise, policy</w:t>
      </w:r>
      <w:r w:rsidR="00972A55">
        <w:t>-</w:t>
      </w:r>
      <w:r w:rsidR="00650E1F">
        <w:t xml:space="preserve">relevant advice based on the literature </w:t>
      </w:r>
      <w:r w:rsidR="00AA7036">
        <w:t>is</w:t>
      </w:r>
      <w:r w:rsidR="00650E1F">
        <w:t xml:space="preserve"> in high demand from stakeholders</w:t>
      </w:r>
      <w:r w:rsidR="002B7AD3">
        <w:t xml:space="preserve">. </w:t>
      </w:r>
      <w:r w:rsidR="00EA3C93">
        <w:t>Such r</w:t>
      </w:r>
      <w:r w:rsidR="002B7AD3">
        <w:t xml:space="preserve">eviews and assessments can be </w:t>
      </w:r>
      <w:r w:rsidR="00FD78B8">
        <w:t xml:space="preserve">particularly </w:t>
      </w:r>
      <w:r w:rsidR="002B7AD3">
        <w:t>effective when stakeholders are involved at the design stage</w:t>
      </w:r>
      <w:r w:rsidR="00EA3C93">
        <w:t xml:space="preserve"> to </w:t>
      </w:r>
      <w:r w:rsidR="00774FD2">
        <w:t>communicate</w:t>
      </w:r>
      <w:r w:rsidR="00EA3C93">
        <w:t xml:space="preserve"> their knowledge needs</w:t>
      </w:r>
      <w:r w:rsidR="00DA4492">
        <w:t xml:space="preserve"> </w:t>
      </w:r>
      <w:r w:rsidR="00DA4492">
        <w:fldChar w:fldCharType="begin" w:fldLock="1"/>
      </w:r>
      <w:r w:rsidR="00BD48F4">
        <w:instrText>ADDIN CSL_CITATION {"citationItems":[{"id":"ITEM-1","itemData":{"URL":"http://www.c40.org/","accessed":{"date-parts":[["2017","11","10"]]},"author":[{"dropping-particle":"","family":"C40 Cities Climate Leadership Group","given":"","non-dropping-particle":"","parse-names":false,"suffix":""}],"id":"ITEM-1","issued":{"date-parts":[["2017"]]},"title":"C40 Cities","type":"webpage"},"uris":["http://www.mendeley.com/documents/?uuid=0f062cf8-1727-46a1-a260-21630c144772"]},{"id":"ITEM-2","itemData":{"author":[{"dropping-particle":"","family":"ICLEI","given":"","non-dropping-particle":"","parse-names":false,"suffix":""}],"id":"ITEM-2","issued":{"date-parts":[["2018"]]},"publisher-place":"Bonn","title":"Resilient Cities Report 2018","type":"report"},"uris":["http://www.mendeley.com/documents/?uuid=47fc9bc2-fef8-4944-8fce-581a6da0167a"]}],"mendeley":{"formattedCitation":"&lt;sup&gt;22,35&lt;/sup&gt;","plainTextFormattedCitation":"22,35","previouslyFormattedCitation":"&lt;sup&gt;22,35&lt;/sup&gt;"},"properties":{"noteIndex":0},"schema":"https://github.com/citation-style-language/schema/raw/master/csl-citation.json"}</w:instrText>
      </w:r>
      <w:r w:rsidR="00DA4492">
        <w:fldChar w:fldCharType="separate"/>
      </w:r>
      <w:r w:rsidR="006C7A0A" w:rsidRPr="006C7A0A">
        <w:rPr>
          <w:noProof/>
          <w:vertAlign w:val="superscript"/>
        </w:rPr>
        <w:t>22,35</w:t>
      </w:r>
      <w:r w:rsidR="00DA4492">
        <w:fldChar w:fldCharType="end"/>
      </w:r>
      <w:r w:rsidR="00650E1F">
        <w:t>.</w:t>
      </w:r>
      <w:r w:rsidR="00AA7036">
        <w:t xml:space="preserve"> In the area of urban climate </w:t>
      </w:r>
      <w:r w:rsidR="00FD78B8">
        <w:t>mitigation</w:t>
      </w:r>
      <w:r w:rsidR="00AA7036">
        <w:t>, there have b</w:t>
      </w:r>
      <w:r w:rsidR="00CB249E">
        <w:t xml:space="preserve">een several assessments so far and growing activity. The Global Energy Assessment provided one of the first dedicated reviews on urban energy systems </w:t>
      </w:r>
      <w:ins w:id="88" w:author="William Lamb" w:date="2019-02-05T14:58:00Z">
        <w:r w:rsidR="00F45112">
          <w:fldChar w:fldCharType="begin" w:fldLock="1"/>
        </w:r>
      </w:ins>
      <w:r w:rsidR="00F45112">
        <w:instrText>ADDIN CSL_CITATION {"citationItems":[{"id":"ITEM-1","itemData":{"author":[{"dropping-particle":"","family":"Grubler","given":"Arnulf","non-dropping-particle":"","parse-names":false,"suffix":""},{"dropping-particle":"","family":"Bai","given":"Xuemei","non-dropping-particle":"","parse-names":false,"suffix":""},{"dropping-particle":"","family":"Buettner","given":"Thomas","non-dropping-particle":"","parse-names":false,"suffix":""},{"dropping-particle":"","family":"Dhakal","given":"Shobhakar","non-dropping-particle":"","parse-names":false,"suffix":""},{"dropping-particle":"","family":"Fisk","given":"David","non-dropping-particle":"","parse-names":false,"suffix":""},{"dropping-particle":"","family":"Ichinose","given":"Toshiaki","non-dropping-particle":"","parse-names":false,"suffix":""},{"dropping-particle":"","family":"Keristead","given":"James","non-dropping-particle":"","parse-names":false,"suffix":""},{"dropping-particle":"","family":"Sammer","given":"Gerd","non-dropping-particle":"","parse-names":false,"suffix":""},{"dropping-particle":"","family":"Satterthwaite","given":"David","non-dropping-particle":"","parse-names":false,"suffix":""},{"dropping-particle":"","family":"Schulz","given":"Niels","non-dropping-particle":"","parse-names":false,"suffix":""},{"dropping-particle":"","family":"Shah","given":"Nilay","non-dropping-particle":"","parse-names":false,"suffix":""},{"dropping-particle":"","family":"Steinberger","given":"Julia","non-dropping-particle":"","parse-names":false,"suffix":""},{"dropping-particle":"","family":"Weiz","given":"Helga","non-dropping-particle":"","parse-names":false,"suffix":""},{"dropping-particle":"","family":"Systems","given":"Urban Energy","non-dropping-particle":"","parse-names":false,"suffix":""}],"chapter-number":"18","container-title":"Global Energy Assessment - Toward a Sustainable Future","id":"ITEM-1","issued":{"date-parts":[["2012"]]},"page":"1307-1400","publisher":"Cambridge University Press","publisher-place":"Cambridge, UK, United Kingdom and New York, NY, USA","title":"Urban Energy Systems","type":"chapter"},"uris":["http://www.mendeley.com/documents/?uuid=a953638b-1c6c-43af-a6d6-cfa7e6f2101f"]}],"mendeley":{"formattedCitation":"&lt;sup&gt;36&lt;/sup&gt;","plainTextFormattedCitation":"36","previouslyFormattedCitation":"&lt;sup&gt;36&lt;/sup&gt;"},"properties":{"noteIndex":0},"schema":"https://github.com/citation-style-language/schema/raw/master/csl-citation.json"}</w:instrText>
      </w:r>
      <w:r w:rsidR="00F45112">
        <w:fldChar w:fldCharType="separate"/>
      </w:r>
      <w:r w:rsidR="00F45112" w:rsidRPr="00F45112">
        <w:rPr>
          <w:noProof/>
          <w:vertAlign w:val="superscript"/>
        </w:rPr>
        <w:t>36</w:t>
      </w:r>
      <w:ins w:id="89" w:author="William Lamb" w:date="2019-02-05T14:58:00Z">
        <w:r w:rsidR="00F45112">
          <w:fldChar w:fldCharType="end"/>
        </w:r>
      </w:ins>
      <w:ins w:id="90" w:author="William Lamb" w:date="2019-02-05T14:59:00Z">
        <w:r w:rsidR="00F45112">
          <w:t>. It</w:t>
        </w:r>
      </w:ins>
      <w:del w:id="91" w:author="William Lamb" w:date="2019-02-05T14:59:00Z">
        <w:r w:rsidR="00CB249E" w:rsidDel="00F45112">
          <w:delText>and</w:delText>
        </w:r>
      </w:del>
      <w:r w:rsidR="00CB249E">
        <w:t xml:space="preserve"> was followed by an urban chapter in the IPCC 5</w:t>
      </w:r>
      <w:r w:rsidR="00CB249E" w:rsidRPr="00CB249E">
        <w:rPr>
          <w:vertAlign w:val="superscript"/>
        </w:rPr>
        <w:t>th</w:t>
      </w:r>
      <w:r w:rsidR="00CB249E">
        <w:t xml:space="preserve"> Assessment Report </w:t>
      </w:r>
      <w:r w:rsidR="00611174">
        <w:t>(AR5)</w:t>
      </w:r>
      <w:ins w:id="92" w:author="William Lamb" w:date="2019-02-05T14:59:00Z">
        <w:r w:rsidR="00F45112">
          <w:t xml:space="preserve"> </w:t>
        </w:r>
      </w:ins>
      <w:del w:id="93" w:author="William Lamb" w:date="2019-02-05T14:59:00Z">
        <w:r w:rsidR="00611174" w:rsidDel="00F45112">
          <w:delText xml:space="preserve"> </w:delText>
        </w:r>
      </w:del>
      <w:r w:rsidR="00CB249E">
        <w:fldChar w:fldCharType="begin" w:fldLock="1"/>
      </w:r>
      <w:r w:rsidR="00F45112">
        <w:instrText>ADDIN CSL_CITATION {"citationItems":[{"id":"ITEM-1","itemData":{"DOI":"10.1017/CBO9781107415416.018","ISBN":"978-1-107-65481-5; 978-1-107-05821-7","author":[{"dropping-particle":"","family":"Seto C.","given":"Karen","non-dropping-particle":"","parse-names":false,"suffix":""},{"dropping-particle":"","family":"Dhakal","given":"Shobhakar","non-dropping-particle":"","parse-names":false,"suffix":""},{"dropping-particle":"","family":"Bigio","given":"Anthony G.","non-dropping-particle":"","parse-names":false,"suffix":""},{"dropping-particle":"","family":"Blanco","given":"Hilda","non-dropping-particle":"","parse-names":false,"suffix":""},{"dropping-particle":"","family":"Delgado","given":"Gian Carlo","non-dropping-particle":"","parse-names":false,"suffix":""},{"dropping-particle":"","family":"Dewar","given":"David","non-dropping-particle":"","parse-names":false,"suffix":""},{"dropping-particle":"","family":"Huang","given":"Luxin","non-dropping-particle":"","parse-names":false,"suffix":""},{"dropping-particle":"","family":"Inaba","given":"Atshushi","non-dropping-particle":"","parse-names":false,"suffix":""},{"dropping-particle":"","family":"Kansal","given":"Arun","non-dropping-particle":"","parse-names":false,"suffix":""},{"dropping-particle":"","family":"Lwasa","given":"Shuaib","non-dropping-particle":"","parse-names":false,"suffix":""},{"dropping-particle":"","family":"McMahon","given":"James J.E.","non-dropping-particle":"","parse-names":false,"suffix":""},{"dropping-particle":"","family":"Müller","given":"Daniel B.","non-dropping-particle":"","parse-names":false,"suffix":""},{"dropping-particle":"","family":"Murakami","given":"Jin","non-dropping-particle":"","parse-names":false,"suffix":""},{"dropping-particle":"","family":"Nagendra","given":"Harini","non-dropping-particle":"","parse-names":false,"suffix":""},{"dropping-particle":"","family":"Ramaswami","given":"Anu","non-dropping-particle":"","parse-names":false,"suffix":""}],"chapter-number":"12","container-title":"Climate Change 2014: Mitigation of Climate Change. Contribution of Working Group III to the Fifth Assessment Report of the Intergovernmental Panel on Climate Change","id":"ITEM-1","issued":{"date-parts":[["2014"]]},"page":"923-1000","publisher":"Cambridge University Press","publisher-place":"Cambridge, United Kingdom and New York, NY, USA","title":"Human Settlements, Infrastructure, and Spatial Planning","type":"chapter"},"uris":["http://www.mendeley.com/documents/?uuid=6e2abfbd-9ab6-4330-bd35-0fcd65776391"]}],"mendeley":{"formattedCitation":"&lt;sup&gt;37&lt;/sup&gt;","plainTextFormattedCitation":"37","previouslyFormattedCitation":"&lt;sup&gt;37,38&lt;/sup&gt;"},"properties":{"noteIndex":0},"schema":"https://github.com/citation-style-language/schema/raw/master/csl-citation.json"}</w:instrText>
      </w:r>
      <w:r w:rsidR="00CB249E">
        <w:fldChar w:fldCharType="separate"/>
      </w:r>
      <w:r w:rsidR="00F45112" w:rsidRPr="00F45112">
        <w:rPr>
          <w:noProof/>
          <w:vertAlign w:val="superscript"/>
        </w:rPr>
        <w:t>37</w:t>
      </w:r>
      <w:r w:rsidR="00CB249E">
        <w:fldChar w:fldCharType="end"/>
      </w:r>
      <w:r w:rsidR="00995510">
        <w:t xml:space="preserve"> and two assessments by the</w:t>
      </w:r>
      <w:r w:rsidR="00CB249E">
        <w:t xml:space="preserve"> </w:t>
      </w:r>
      <w:r w:rsidR="00397D6D">
        <w:t xml:space="preserve">Urban </w:t>
      </w:r>
      <w:r w:rsidR="00397D6D">
        <w:lastRenderedPageBreak/>
        <w:t>Climate Change Research Network (UCCRN)</w:t>
      </w:r>
      <w:r w:rsidR="00EE7423">
        <w:t xml:space="preserve"> </w:t>
      </w:r>
      <w:r w:rsidR="00EE7423">
        <w:fldChar w:fldCharType="begin" w:fldLock="1"/>
      </w:r>
      <w:r w:rsidR="00F45112">
        <w:instrText>ADDIN CSL_CITATION {"citationItems":[{"id":"ITEM-1","itemData":{"DOI":"10.1017/CBO9780511783142","ISBN":"9781781182192","ISSN":"02637960","abstract":"What is done, or not done, in cities in relation to climate change over the next 5-10 years will affect hundreds of millions of people, because their lives and livelihoods are at risk from global warming. What is done in cities will also have a major influence on whether the escalating risks for the whole planet will be reduced or eliminated. Climate change needs to be considered in all development plans and investments - local, regional, national and international. Urban growth must be made more climate-resilient and help reduce, rather than increase, greenhouse gas emissions. This will not be done by the market; it can only be done by governments.","author":[{"dropping-particle":"","family":"Rosenzweig","given":"C.","non-dropping-particle":"","parse-names":false,"suffix":""},{"dropping-particle":"","family":"Solecki","given":"W.","non-dropping-particle":"","parse-names":false,"suffix":""},{"dropping-particle":"","family":"Romero-lankao","given":"Patricia","non-dropping-particle":"","parse-names":false,"suffix":""},{"dropping-particle":"","family":"Mehrotra","given":"S.","non-dropping-particle":"","parse-names":false,"suffix":""},{"dropping-particle":"","family":"Dhakal","given":"S.","non-dropping-particle":"","parse-names":false,"suffix":""},{"dropping-particle":"","family":"Bowman","given":"T.","non-dropping-particle":"","parse-names":false,"suffix":""},{"dropping-particle":"","family":"Ibrahim","given":"S. Ali","non-dropping-particle":"","parse-names":false,"suffix":""}],"id":"ITEM-1","issued":{"date-parts":[["2015"]]},"publisher":"Columbia University","publisher-place":"New York","title":"ARC3.2 Summary for City Leaders","type":"report"},"uris":["http://www.mendeley.com/documents/?uuid=934b2317-f3ef-495d-8793-5c4d7fbc8cf8"]},{"id":"ITEM-2","itemData":{"author":[{"dropping-particle":"","family":"UCCRN","given":"","non-dropping-particle":"","parse-names":false,"suffix":""}],"editor":[{"dropping-particle":"","family":"Rosenzweig","given":"C.","non-dropping-particle":"","parse-names":false,"suffix":""},{"dropping-particle":"","family":"Solecki","given":"W. D.","non-dropping-particle":"","parse-names":false,"suffix":""},{"dropping-particle":"","family":"Hammer","given":"S. A.","non-dropping-particle":"","parse-names":false,"suffix":""},{"dropping-particle":"","family":"Mehrotra","given":"S.","non-dropping-particle":"","parse-names":false,"suffix":""}],"id":"ITEM-2","issued":{"date-parts":[["2011"]]},"publisher":"Cambridge University Press","publisher-place":"Cambridge, UK","title":"Climate change and cities: First assessment report of the urban climate change research network","type":"book"},"uris":["http://www.mendeley.com/documents/?uuid=d996f25a-58c3-4ed4-8536-606fce1c71eb"]}],"mendeley":{"formattedCitation":"&lt;sup&gt;30,38&lt;/sup&gt;","plainTextFormattedCitation":"30,38","previouslyFormattedCitation":"&lt;sup&gt;30,39&lt;/sup&gt;"},"properties":{"noteIndex":0},"schema":"https://github.com/citation-style-language/schema/raw/master/csl-citation.json"}</w:instrText>
      </w:r>
      <w:r w:rsidR="00EE7423">
        <w:fldChar w:fldCharType="separate"/>
      </w:r>
      <w:r w:rsidR="00F45112" w:rsidRPr="00F45112">
        <w:rPr>
          <w:noProof/>
          <w:vertAlign w:val="superscript"/>
        </w:rPr>
        <w:t>30,38</w:t>
      </w:r>
      <w:r w:rsidR="00EE7423">
        <w:fldChar w:fldCharType="end"/>
      </w:r>
      <w:r w:rsidR="00995510">
        <w:t>.</w:t>
      </w:r>
      <w:r w:rsidR="00611174">
        <w:t xml:space="preserve"> In the upcoming IPCC AR6, urban case studies will be a key evidence base for both the urban and demand chapters in Working Group III (Mitigation), not to mention the regional chapters under Working Group II (Impacts &amp; Adaptation).</w:t>
      </w:r>
    </w:p>
    <w:p w14:paraId="0760A884" w14:textId="255492FC" w:rsidR="008D5104" w:rsidRDefault="0046395C" w:rsidP="00F351C8">
      <w:pPr>
        <w:spacing w:line="480" w:lineRule="auto"/>
      </w:pPr>
      <w:r>
        <w:t>The Second Assessment report by UCCRN is a good example of the opportunities and challenges of learning from case study research. 117 case studies were produced for the report and submitted to the UCCRN online “docking-station”. This process ensured a standard documentation format, brin</w:t>
      </w:r>
      <w:r w:rsidR="003534A4">
        <w:t>g</w:t>
      </w:r>
      <w:r>
        <w:t xml:space="preserve">ing transparency in the location, topic, studied actions and drivers, and lessons </w:t>
      </w:r>
      <w:r w:rsidR="008D5104">
        <w:t>learned</w:t>
      </w:r>
      <w:r>
        <w:t xml:space="preserve"> for stakeholders. </w:t>
      </w:r>
      <w:r w:rsidR="008D5104">
        <w:t>The</w:t>
      </w:r>
      <w:r w:rsidR="00995510">
        <w:t xml:space="preserve"> case study compilation</w:t>
      </w:r>
      <w:r w:rsidR="008D5104">
        <w:t xml:space="preserve"> w</w:t>
      </w:r>
      <w:r w:rsidR="00995510">
        <w:t>as</w:t>
      </w:r>
      <w:r>
        <w:t xml:space="preserve"> also part of a larger effort to derive comparable geographic, climate and socio-economic data on the studied cities</w:t>
      </w:r>
      <w:r w:rsidR="00852DDC">
        <w:t xml:space="preserve">. </w:t>
      </w:r>
      <w:r w:rsidR="00BD48F4">
        <w:t>C</w:t>
      </w:r>
      <w:r w:rsidR="00852DDC">
        <w:t xml:space="preserve">ases can be </w:t>
      </w:r>
      <w:r w:rsidR="008D5104">
        <w:t xml:space="preserve">searched </w:t>
      </w:r>
      <w:r w:rsidR="00852DDC">
        <w:t xml:space="preserve">and grouped by </w:t>
      </w:r>
      <w:r w:rsidR="008D5104">
        <w:t>these variables in the online database, facilitating comparative analysis</w:t>
      </w:r>
      <w:r>
        <w:t>.</w:t>
      </w:r>
    </w:p>
    <w:p w14:paraId="2582E6DF" w14:textId="6D2694D3" w:rsidR="002F21D4" w:rsidRDefault="00EA3C93">
      <w:pPr>
        <w:spacing w:line="480" w:lineRule="auto"/>
      </w:pPr>
      <w:del w:id="94" w:author="William Lamb" w:date="2019-02-05T15:00:00Z">
        <w:r w:rsidDel="00857E1E">
          <w:delText>A</w:delText>
        </w:r>
      </w:del>
      <w:ins w:id="95" w:author="William Lamb" w:date="2019-02-05T15:00:00Z">
        <w:r w:rsidR="00857E1E">
          <w:t>But a</w:t>
        </w:r>
      </w:ins>
      <w:r>
        <w:t xml:space="preserve">lthough the UCCRN generated </w:t>
      </w:r>
      <w:r w:rsidR="002F21D4">
        <w:t>many new cases</w:t>
      </w:r>
      <w:r>
        <w:t xml:space="preserve">, </w:t>
      </w:r>
      <w:r w:rsidR="002F21D4">
        <w:t xml:space="preserve">they </w:t>
      </w:r>
      <w:r>
        <w:t>are simply placed throughout the report in boxed sections. In other words, the case content is brought to the forefront, but isn’t synthesized across topics or locations. This pattern is repeated in the recent IPCC Special Report on 1.5</w:t>
      </w:r>
      <w:r>
        <w:rPr>
          <w:rFonts w:cstheme="minorHAnsi"/>
        </w:rPr>
        <w:t>°</w:t>
      </w:r>
      <w:r>
        <w:t xml:space="preserve">C, which dedicates multiple pages to urban case studies in boxed sections (e.g. boxes 4.1, 4.4, 4.5 </w:t>
      </w:r>
      <w:r w:rsidR="00995510">
        <w:t>and</w:t>
      </w:r>
      <w:r>
        <w:t xml:space="preserve"> 4.9)</w:t>
      </w:r>
      <w:r w:rsidR="00103918">
        <w:t xml:space="preserve">. </w:t>
      </w:r>
      <w:r w:rsidR="00F27F67">
        <w:t xml:space="preserve">A prominent example is Box 4.5 on congestion charges, which describes three successful cases of implementation (Singapore, Stockholm and London), but </w:t>
      </w:r>
      <w:r w:rsidR="00BF4276">
        <w:t xml:space="preserve">neither </w:t>
      </w:r>
      <w:r w:rsidR="00995510">
        <w:t>compare</w:t>
      </w:r>
      <w:r w:rsidR="002F21D4">
        <w:t xml:space="preserve">s </w:t>
      </w:r>
      <w:r w:rsidR="00995510">
        <w:t xml:space="preserve">nor </w:t>
      </w:r>
      <w:r w:rsidR="00F27F67">
        <w:t>synthesize</w:t>
      </w:r>
      <w:r w:rsidR="002F21D4">
        <w:t>s</w:t>
      </w:r>
      <w:r w:rsidR="00F27F67">
        <w:t xml:space="preserve"> the</w:t>
      </w:r>
      <w:r w:rsidR="00EE3F4B">
        <w:t>se</w:t>
      </w:r>
      <w:r w:rsidR="00F27F67">
        <w:t xml:space="preserve"> </w:t>
      </w:r>
      <w:r w:rsidR="00BD48F4">
        <w:t xml:space="preserve">examples </w:t>
      </w:r>
      <w:r w:rsidR="002F21D4">
        <w:t>with cases on failed proposals,</w:t>
      </w:r>
      <w:r w:rsidR="00F27F67">
        <w:t xml:space="preserve"> such as in </w:t>
      </w:r>
      <w:r w:rsidR="00103918">
        <w:t xml:space="preserve">New York City and Edinburgh </w:t>
      </w:r>
      <w:r w:rsidR="00103918">
        <w:fldChar w:fldCharType="begin" w:fldLock="1"/>
      </w:r>
      <w:r w:rsidR="00F45112">
        <w:instrText>ADDIN CSL_CITATION {"citationItems":[{"id":"ITEM-1","itemData":{"DOI":"10.1080/01441640600831299","ISBN":"01441647 (ISSN)","ISSN":"01441647","abstract":"Abstract In February 2005 residents of Edinburgh in Scotland, UK, were given the opportunity to vote in a referendum on the introduction of a road user charging scheme, which had been in development for almost a decade. The public voted against the scheme by a ratio of 3:1 and it was consequently abandoned. The objective of this research was to determine the principal factors responsible for the public?s overwhelming opposition to the scheme. A postal self?completion questionnaire was distributed to 1300 randomly selected households along a transect from central to south Edinburgh. The 368 completed questionnaires returned were analysed to assess the influence of several factors on the way respondents voted in the referendum. Car use was shown to be the principal determinant of voting behaviour, with car owners strongly opposing the scheme and non?car owners only weakly supporting it. The public?s limited understanding of the scheme increased the strength of the opposing vote. Further, the public were largely unconvinced that the scheme would have achieved its dual objectives of reducing congestion and improving public transport. The findings suggest that more attention should have been paid to designing a simpler, more easily communicated scheme and convincing residents, particularly public transport users, of its benefits. Abstract In February 2005 residents of Edinburgh in Scotland, UK, were given the opportunity to vote in a referendum on the introduction of a road user charging scheme, which had been in development for almost a decade. The public voted against the scheme by a ratio of 3:1 and it was consequently abandoned. The objective of this research was to determine the principal factors responsible for the public?s overwhelming opposition to the scheme. A postal self?completion questionnaire was distributed to 1300 randomly selected households along a transect from central to south Edinburgh. The 368 completed questionnaires returned were analysed to assess the influence of several factors on the way respondents voted in the referendum. Car use was shown to be the principal determinant of voting behaviour, with car owners strongly opposing the scheme and non?car owners only weakly supporting it. The public?s limited understanding of the scheme increased the strength of the opposing vote. Further, the public were largely unconvinced that the scheme would have achieved its dual objectives of reducing congestion and improving public transport. Th…","author":[{"dropping-particle":"","family":"Gaunt","given":"Martin","non-dropping-particle":"","parse-names":false,"suffix":""},{"dropping-particle":"","family":"Rye","given":"Tom","non-dropping-particle":"","parse-names":false,"suffix":""},{"dropping-particle":"","family":"Allen","given":"Simon","non-dropping-particle":"","parse-names":false,"suffix":""}],"container-title":"Transport Reviews","id":"ITEM-1","issue":"1","issued":{"date-parts":[["2007"]]},"page":"85-102","title":"Public acceptability of road user charging: The case of Edinburgh and the 2005 referendum","type":"article-journal","volume":"27"},"uris":["http://www.mendeley.com/documents/?uuid=37a8d91a-40ad-4070-abdc-aea8c93a3833"]},{"id":"ITEM-2","itemData":{"DOI":"10.1016/j.tranpol.2010.01.013","ISBN":"0967-070X","ISSN":"0967070X","PMID":"51743461","abstract":"Public acceptance is widely recognized as a major barrier to widespread adoption of road pricing in the United States and internationally. Using New York City as a case study, this paper analyzes how Mayor Michael Bloomberg's 2007 congestion pricing proposal gained widespread public support but was ultimately blocked in the State Legislature. The paper assesses the implications of New York's experience for pursuing congestion pricing and mileage-based taxes in the United States. A central conclusion from this analysis is that gaining approval of pricing will require changing how motorists view the effect of pricing on them personally. Given the power of even small groups of auto users to block pricing through the political process, pricing proposals need to be perceived as benefiting drivers individually and not simply society at large. The paper discusses approaches to road pricing in light of New York City's experience. ?? 2010 Elsevier Ltd.","author":[{"dropping-particle":"","family":"Schaller","given":"Bruce","non-dropping-particle":"","parse-names":false,"suffix":""}],"container-title":"Transport Policy","id":"ITEM-2","issue":"4","issued":{"date-parts":[["2010"]]},"page":"266-273","publisher":"Elsevier","title":"New York City's congestion pricing experience and implications for road pricing acceptance in the United States","type":"article-journal","volume":"17"},"uris":["http://www.mendeley.com/documents/?uuid=ad84ad53-20ec-4500-b29f-15f3447ab158"]}],"mendeley":{"formattedCitation":"&lt;sup&gt;39,40&lt;/sup&gt;","plainTextFormattedCitation":"39,40","previouslyFormattedCitation":"&lt;sup&gt;40,41&lt;/sup&gt;"},"properties":{"noteIndex":0},"schema":"https://github.com/citation-style-language/schema/raw/master/csl-citation.json"}</w:instrText>
      </w:r>
      <w:r w:rsidR="00103918">
        <w:fldChar w:fldCharType="separate"/>
      </w:r>
      <w:r w:rsidR="00F45112" w:rsidRPr="00F45112">
        <w:rPr>
          <w:noProof/>
          <w:vertAlign w:val="superscript"/>
        </w:rPr>
        <w:t>39,40</w:t>
      </w:r>
      <w:r w:rsidR="00103918">
        <w:fldChar w:fldCharType="end"/>
      </w:r>
      <w:r w:rsidR="002F21D4">
        <w:t>.</w:t>
      </w:r>
      <w:r w:rsidR="00BF4276">
        <w:t xml:space="preserve"> </w:t>
      </w:r>
      <w:r w:rsidR="002F21D4">
        <w:t xml:space="preserve">As a result, little is learned about the circumstances for </w:t>
      </w:r>
      <w:del w:id="96" w:author="William Lamb" w:date="2019-02-05T15:00:00Z">
        <w:r w:rsidR="002F21D4" w:rsidDel="00857E1E">
          <w:delText xml:space="preserve">success or </w:delText>
        </w:r>
      </w:del>
      <w:r w:rsidR="002F21D4">
        <w:t>failure</w:t>
      </w:r>
      <w:ins w:id="97" w:author="William Lamb" w:date="2019-02-05T15:00:00Z">
        <w:r w:rsidR="00857E1E">
          <w:t xml:space="preserve"> as well as success</w:t>
        </w:r>
      </w:ins>
      <w:r w:rsidR="001016CE">
        <w:t>, despite a large underlying literature</w:t>
      </w:r>
      <w:r w:rsidR="002F21D4">
        <w:t>.</w:t>
      </w:r>
    </w:p>
    <w:p w14:paraId="71A85A43" w14:textId="6B0B83FD" w:rsidR="00EE7423" w:rsidRDefault="000D2850" w:rsidP="00B55215">
      <w:pPr>
        <w:spacing w:line="480" w:lineRule="auto"/>
        <w:rPr>
          <w:rFonts w:ascii="Calibri" w:eastAsia="Calibri" w:hAnsi="Calibri" w:cs="Calibri"/>
        </w:rPr>
      </w:pPr>
      <w:r>
        <w:t>In fact,</w:t>
      </w:r>
      <w:r w:rsidR="00103918">
        <w:t xml:space="preserve"> dedicated reviews of the case literature are rare</w:t>
      </w:r>
      <w:r w:rsidR="00F27F67">
        <w:t xml:space="preserve">, especially those using systematic approaches. </w:t>
      </w:r>
      <w:r w:rsidR="00B55215">
        <w:rPr>
          <w:rFonts w:ascii="Calibri" w:eastAsia="Calibri" w:hAnsi="Calibri" w:cs="Calibri"/>
        </w:rPr>
        <w:t xml:space="preserve">Systematic </w:t>
      </w:r>
      <w:r w:rsidR="00F27F67">
        <w:rPr>
          <w:rFonts w:ascii="Calibri" w:eastAsia="Calibri" w:hAnsi="Calibri" w:cs="Calibri"/>
        </w:rPr>
        <w:t xml:space="preserve">evidence synthesis </w:t>
      </w:r>
      <w:r w:rsidR="00B55215">
        <w:rPr>
          <w:rFonts w:ascii="Calibri" w:eastAsia="Calibri" w:hAnsi="Calibri" w:cs="Calibri"/>
        </w:rPr>
        <w:t xml:space="preserve">methods – those that deploy transparent and reproducible procedures for literature selection, quality assessment and synthesis – are the gold standard for generating a robust evidence base for policy </w:t>
      </w:r>
      <w:r w:rsidR="00B55215">
        <w:rPr>
          <w:rFonts w:ascii="Calibri" w:eastAsia="Calibri" w:hAnsi="Calibri" w:cs="Calibri"/>
        </w:rPr>
        <w:fldChar w:fldCharType="begin" w:fldLock="1"/>
      </w:r>
      <w:r w:rsidR="00F45112">
        <w:rPr>
          <w:rFonts w:ascii="Calibri" w:eastAsia="Calibri" w:hAnsi="Calibri" w:cs="Calibri"/>
        </w:rPr>
        <w:instrText>ADDIN CSL_CITATION {"citationItems":[{"id":"ITEM-1","itemData":{"DOI":"10.1007/s10113-014-0708-7","ISBN":"1011301407","ISSN":"1436378X","abstract":"Recent controversy has led to calls for increased standardization and transparency in the methods used to synthesize climate change research. Though these debates have focused largely on the biophysical dimen- sions of climate change, human dimensions research is equally in need of improved methodological approaches for research synthesis. Systematic review approaches, and more recently realist review methods, have been used within the health sciences for decades to guide research synthesis. Despite this, penetration of these approaches into the social and environmental sciences has been limited. Here, we present an analysis of approaches for systematic review and research synthesis and examine their applica- bility in an adaptation context. Customized review frame- works informed by systematic approaches to research synthesis provide a conceptually appropriate and practical opportunity for increasing methodological transparency and rigor in synthesizing and tracking adaptation research. This review highlights innovative applications of system- atic approaches, with a focus on the unique challenges of integrating multiple data sources and formats in reviewing climate change adaptation policy and practice. We present guidelines, key considerations, and recommendations for systematic review in the social sciences in general and adaptation research in particular. We conclude by calling for increased conceptual and methodological development of systematic review approaches to address the methodo- logical challenges of synthesizing and tracking adaptation to climate change.","author":[{"dropping-particle":"","family":"Berrang-Ford","given":"Lea","non-dropping-particle":"","parse-names":false,"suffix":""},{"dropping-particle":"","family":"Pearce","given":"Tristan","non-dropping-particle":"","parse-names":false,"suffix":""},{"dropping-particle":"","family":"Ford","given":"James D.","non-dropping-particle":"","parse-names":false,"suffix":""}],"container-title":"Regional Environmental Change","id":"ITEM-1","issued":{"date-parts":[["2015"]]},"title":"Systematic review approaches for climate change adaptation research","type":"article-journal"},"uris":["http://www.mendeley.com/documents/?uuid=33793b16-bc6b-4271-b987-e4d78fa91b6f"]},{"id":"ITEM-2","itemData":{"DOI":"10.1016/j.enpol.2006.06.008","ISSN":"03014215","abstract":"The Russian Federation has begun restructuring its electricity sector, following the standard restructuring model of complete vertical separation of generation from transmission, with the aim of creating competition in regional generation markets. This paper examines the structure of the six principal regional generation markets that are in their early stages of development and argues that they are likely to be characterized by high levels of market power on the part of individual privatized generation companies, especially during the peak winter demand season. These levels - considerably higher than those that caused competitive problems in California - seem to create a serious risk of price spikes in deregulated wholesale electricity markets, and thus of significant price increases to consumers of electricity.","author":[{"dropping-particle":"","family":"Sorrell","given":"Steve","non-dropping-particle":"","parse-names":false,"suffix":""}],"container-title":"Energy Policy","id":"ITEM-2","issue":"3","issued":{"date-parts":[["2007"]]},"page":"1858-1871","title":"Improving the evidence base for energy policy: The role of systematic reviews","type":"article-journal","volume":"35"},"uris":["http://www.mendeley.com/documents/?uuid=41daf3ab-0887-42e5-8b80-8db0b868540f"]},{"id":"ITEM-3","itemData":{"DOI":"10.1038/s41558-018-0180-3","ISSN":"1758-678X","abstract":"Literature reviews can help to inform decision-making, yet they may be subject to fatal bias if not conducted rigorously as ‘systematic reviews’. Reporting standards help authors to provide sufficient methodological detail to allow verification and replication, clarifying when key steps, such as critical appraisal, have been omitted.","author":[{"dropping-particle":"","family":"Haddaway","given":"Neal Robert","non-dropping-particle":"","parse-names":false,"suffix":""},{"dropping-particle":"","family":"Macura","given":"Biljana","non-dropping-particle":"","parse-names":false,"suffix":""}],"container-title":"Nature Climate Change","id":"ITEM-3","issued":{"date-parts":[["2018"]]},"page":"444–453","title":"The role of reporting standards in producing robust literature reviews","type":"article-journal","volume":"8"},"uris":["http://www.mendeley.com/documents/?uuid=598a79f1-b76a-4ebd-bc63-8a9605016c3e"]}],"mendeley":{"formattedCitation":"&lt;sup&gt;41–43&lt;/sup&gt;","plainTextFormattedCitation":"41–43","previouslyFormattedCitation":"&lt;sup&gt;42–44&lt;/sup&gt;"},"properties":{"noteIndex":0},"schema":"https://github.com/citation-style-language/schema/raw/master/csl-citation.json"}</w:instrText>
      </w:r>
      <w:r w:rsidR="00B55215">
        <w:rPr>
          <w:rFonts w:ascii="Calibri" w:eastAsia="Calibri" w:hAnsi="Calibri" w:cs="Calibri"/>
        </w:rPr>
        <w:fldChar w:fldCharType="separate"/>
      </w:r>
      <w:r w:rsidR="00F45112" w:rsidRPr="00F45112">
        <w:rPr>
          <w:rFonts w:ascii="Calibri" w:eastAsia="Calibri" w:hAnsi="Calibri" w:cs="Calibri"/>
          <w:noProof/>
          <w:vertAlign w:val="superscript"/>
        </w:rPr>
        <w:t>41–43</w:t>
      </w:r>
      <w:r w:rsidR="00B55215">
        <w:rPr>
          <w:rFonts w:ascii="Calibri" w:eastAsia="Calibri" w:hAnsi="Calibri" w:cs="Calibri"/>
        </w:rPr>
        <w:fldChar w:fldCharType="end"/>
      </w:r>
      <w:r w:rsidR="00B55215">
        <w:rPr>
          <w:rFonts w:ascii="Calibri" w:eastAsia="Calibri" w:hAnsi="Calibri" w:cs="Calibri"/>
        </w:rPr>
        <w:t xml:space="preserve">. These consist of a wide spread of quantitative, qualitative and mixed review approaches that are well-documented in the health sciences literature </w:t>
      </w:r>
      <w:r w:rsidR="00B55215">
        <w:rPr>
          <w:rFonts w:ascii="Calibri" w:eastAsia="Calibri" w:hAnsi="Calibri" w:cs="Calibri"/>
        </w:rPr>
        <w:fldChar w:fldCharType="begin" w:fldLock="1"/>
      </w:r>
      <w:r w:rsidR="00F45112">
        <w:rPr>
          <w:rFonts w:ascii="Calibri" w:eastAsia="Calibri" w:hAnsi="Calibri" w:cs="Calibri"/>
        </w:rPr>
        <w:instrText>ADDIN CSL_CITATION {"citationItems":[{"id":"ITEM-1","itemData":{"DOI":"10.1016/j.jclinepi.2015.11.022","ISBN":"1878-5921 (Electronic)\r0895-4356 (Linking)","ISSN":"18785921","PMID":"26912124","abstract":"Objective To compare and contrast different knowledge synthesis methods and map their specific steps through a scoping review to gain a better understanding of how to select the most appropriate knowledge synthesis method to answer research questions of complex evidence. Study design and setting Electronic databases were searched to identify studies reporting emerging knowledge synthesis methods (e.g., Realist review) across multidisciplinary fields. Two reviewers independently selected studies and abstracted data for each article. Results We synthesized diverse, often conflicting evidence to identify 12 unique knowledge synthesis methods and 13 analysis methods. We organized the 12 full knowledge synthesis methods according to their purpose, outputs and applicability for practice and policy, as well as general guidance on formulating the research question. To make sense of the overlap across these knowledge synthesis methods, we derived a conceptual algorithm to elucidate the process for selecting the optimal knowledge synthesis methods for particular research questions. Conclusion These findings represent a preliminary understanding on which we will base further advancement of knowledge in this field. As part of next steps, we will convene a meeting of international leaders in the field aimed at clarifying emerging knowledge synthesis approaches.","author":[{"dropping-particle":"","family":"Kastner","given":"Monika","non-dropping-particle":"","parse-names":false,"suffix":""},{"dropping-particle":"","family":"Antony","given":"Jesmin","non-dropping-particle":"","parse-names":false,"suffix":""},{"dropping-particle":"","family":"Soobiah","given":"Charlene","non-dropping-particle":"","parse-names":false,"suffix":""},{"dropping-particle":"","family":"Straus","given":"Sharon E.","non-dropping-particle":"","parse-names":false,"suffix":""},{"dropping-particle":"","family":"Tricco","given":"Andrea C.","non-dropping-particle":"","parse-names":false,"suffix":""}],"container-title":"Journal of Clinical Epidemiology","id":"ITEM-1","issued":{"date-parts":[["2016"]]},"page":"43-49","publisher":"Elsevier Inc","title":"Conceptual recommendations for selecting the most appropriate knowledge synthesis method to answer research questions related to complex evidence","type":"article-journal","volume":"73"},"uris":["http://www.mendeley.com/documents/?uuid=5424c31a-571f-4ca4-997f-295107602154"]}],"mendeley":{"formattedCitation":"&lt;sup&gt;44&lt;/sup&gt;","plainTextFormattedCitation":"44","previouslyFormattedCitation":"&lt;sup&gt;45&lt;/sup&gt;"},"properties":{"noteIndex":0},"schema":"https://github.com/citation-style-language/schema/raw/master/csl-citation.json"}</w:instrText>
      </w:r>
      <w:r w:rsidR="00B55215">
        <w:rPr>
          <w:rFonts w:ascii="Calibri" w:eastAsia="Calibri" w:hAnsi="Calibri" w:cs="Calibri"/>
        </w:rPr>
        <w:fldChar w:fldCharType="separate"/>
      </w:r>
      <w:r w:rsidR="00F45112" w:rsidRPr="00F45112">
        <w:rPr>
          <w:rFonts w:ascii="Calibri" w:eastAsia="Calibri" w:hAnsi="Calibri" w:cs="Calibri"/>
          <w:noProof/>
          <w:vertAlign w:val="superscript"/>
        </w:rPr>
        <w:t>44</w:t>
      </w:r>
      <w:r w:rsidR="00B55215">
        <w:rPr>
          <w:rFonts w:ascii="Calibri" w:eastAsia="Calibri" w:hAnsi="Calibri" w:cs="Calibri"/>
        </w:rPr>
        <w:fldChar w:fldCharType="end"/>
      </w:r>
      <w:r w:rsidR="00B55215">
        <w:rPr>
          <w:rFonts w:ascii="Calibri" w:eastAsia="Calibri" w:hAnsi="Calibri" w:cs="Calibri"/>
        </w:rPr>
        <w:t xml:space="preserve">. </w:t>
      </w:r>
    </w:p>
    <w:p w14:paraId="1B6D086B" w14:textId="4748A13E" w:rsidR="00B55215" w:rsidRDefault="00EE3F4B" w:rsidP="00B55215">
      <w:pPr>
        <w:spacing w:line="480" w:lineRule="auto"/>
        <w:rPr>
          <w:rFonts w:ascii="Calibri" w:eastAsia="Calibri" w:hAnsi="Calibri" w:cs="Calibri"/>
        </w:rPr>
      </w:pPr>
      <w:r w:rsidRPr="00012E92">
        <w:rPr>
          <w:rFonts w:ascii="Calibri" w:eastAsia="Calibri" w:hAnsi="Calibri" w:cs="Calibri"/>
        </w:rPr>
        <w:lastRenderedPageBreak/>
        <w:t xml:space="preserve">Searching </w:t>
      </w:r>
      <w:r w:rsidR="00B55215" w:rsidRPr="00012E92">
        <w:rPr>
          <w:rFonts w:ascii="Calibri" w:eastAsia="Calibri" w:hAnsi="Calibri" w:cs="Calibri"/>
        </w:rPr>
        <w:t>the original set of documents identified in our urban mitigation query (1</w:t>
      </w:r>
      <w:r w:rsidR="00EE7423" w:rsidRPr="00012E92">
        <w:rPr>
          <w:rFonts w:ascii="Calibri" w:eastAsia="Calibri" w:hAnsi="Calibri" w:cs="Calibri"/>
        </w:rPr>
        <w:t>5</w:t>
      </w:r>
      <w:r w:rsidR="00B55215" w:rsidRPr="00012E92">
        <w:rPr>
          <w:rFonts w:ascii="Calibri" w:eastAsia="Calibri" w:hAnsi="Calibri" w:cs="Calibri"/>
        </w:rPr>
        <w:t>,</w:t>
      </w:r>
      <w:r w:rsidR="00EE7423" w:rsidRPr="00012E92">
        <w:rPr>
          <w:rFonts w:ascii="Calibri" w:eastAsia="Calibri" w:hAnsi="Calibri" w:cs="Calibri"/>
        </w:rPr>
        <w:t>027</w:t>
      </w:r>
      <w:r w:rsidR="00B55215" w:rsidRPr="00012E92">
        <w:rPr>
          <w:rFonts w:ascii="Calibri" w:eastAsia="Calibri" w:hAnsi="Calibri" w:cs="Calibri"/>
        </w:rPr>
        <w:t xml:space="preserve"> articles) for review articles, </w:t>
      </w:r>
      <w:r w:rsidRPr="00012E92">
        <w:rPr>
          <w:rFonts w:ascii="Calibri" w:eastAsia="Calibri" w:hAnsi="Calibri" w:cs="Calibri"/>
        </w:rPr>
        <w:t xml:space="preserve">we </w:t>
      </w:r>
      <w:r w:rsidR="00B55215" w:rsidRPr="00012E92">
        <w:rPr>
          <w:rFonts w:ascii="Calibri" w:eastAsia="Calibri" w:hAnsi="Calibri" w:cs="Calibri"/>
        </w:rPr>
        <w:t xml:space="preserve">identify just </w:t>
      </w:r>
      <w:r w:rsidR="007F500C" w:rsidRPr="00012E92">
        <w:rPr>
          <w:rFonts w:ascii="Calibri" w:eastAsia="Calibri" w:hAnsi="Calibri" w:cs="Calibri"/>
        </w:rPr>
        <w:t>1</w:t>
      </w:r>
      <w:r w:rsidR="007F500C">
        <w:rPr>
          <w:rFonts w:ascii="Calibri" w:eastAsia="Calibri" w:hAnsi="Calibri" w:cs="Calibri"/>
        </w:rPr>
        <w:t>3</w:t>
      </w:r>
      <w:r w:rsidR="007F500C" w:rsidRPr="00012E92">
        <w:rPr>
          <w:rFonts w:ascii="Calibri" w:eastAsia="Calibri" w:hAnsi="Calibri" w:cs="Calibri"/>
        </w:rPr>
        <w:t xml:space="preserve"> </w:t>
      </w:r>
      <w:r w:rsidR="00B55215" w:rsidRPr="00012E92">
        <w:rPr>
          <w:rFonts w:ascii="Calibri" w:eastAsia="Calibri" w:hAnsi="Calibri" w:cs="Calibri"/>
        </w:rPr>
        <w:t xml:space="preserve">studies that apply </w:t>
      </w:r>
      <w:r w:rsidR="00056BB8">
        <w:rPr>
          <w:rFonts w:ascii="Calibri" w:eastAsia="Calibri" w:hAnsi="Calibri" w:cs="Calibri"/>
        </w:rPr>
        <w:t>formal evidence synthesis</w:t>
      </w:r>
      <w:r w:rsidR="00B55215" w:rsidRPr="00012E92">
        <w:rPr>
          <w:rFonts w:ascii="Calibri" w:eastAsia="Calibri" w:hAnsi="Calibri" w:cs="Calibri"/>
        </w:rPr>
        <w:t xml:space="preserve"> methods (see methods).</w:t>
      </w:r>
      <w:r w:rsidR="00B55215">
        <w:rPr>
          <w:rFonts w:ascii="Calibri" w:eastAsia="Calibri" w:hAnsi="Calibri" w:cs="Calibri"/>
        </w:rPr>
        <w:t xml:space="preserve"> The majority are narrative reviews (</w:t>
      </w:r>
      <w:del w:id="98" w:author="William Lamb" w:date="2019-02-05T15:01:00Z">
        <w:r w:rsidR="00EE7423" w:rsidDel="00857E1E">
          <w:rPr>
            <w:rFonts w:ascii="Calibri" w:eastAsia="Calibri" w:hAnsi="Calibri" w:cs="Calibri"/>
          </w:rPr>
          <w:delText xml:space="preserve">SI Text </w:delText>
        </w:r>
      </w:del>
      <w:ins w:id="99" w:author="William Lamb" w:date="2019-02-05T15:01:00Z">
        <w:r w:rsidR="00857E1E">
          <w:rPr>
            <w:rFonts w:ascii="Calibri" w:eastAsia="Calibri" w:hAnsi="Calibri" w:cs="Calibri"/>
          </w:rPr>
          <w:t xml:space="preserve">Supplementary </w:t>
        </w:r>
      </w:ins>
      <w:r w:rsidR="00EE7423">
        <w:rPr>
          <w:rFonts w:ascii="Calibri" w:eastAsia="Calibri" w:hAnsi="Calibri" w:cs="Calibri"/>
        </w:rPr>
        <w:t>Table 3</w:t>
      </w:r>
      <w:r w:rsidR="00B55215">
        <w:rPr>
          <w:rFonts w:ascii="Calibri" w:eastAsia="Calibri" w:hAnsi="Calibri" w:cs="Calibri"/>
        </w:rPr>
        <w:t xml:space="preserve">): akin to a normal literature review, but proceeding from a documented search and selection of </w:t>
      </w:r>
      <w:r w:rsidR="00056BB8">
        <w:rPr>
          <w:rFonts w:ascii="Calibri" w:eastAsia="Calibri" w:hAnsi="Calibri" w:cs="Calibri"/>
        </w:rPr>
        <w:t xml:space="preserve">the </w:t>
      </w:r>
      <w:r w:rsidR="00B55215">
        <w:rPr>
          <w:rFonts w:ascii="Calibri" w:eastAsia="Calibri" w:hAnsi="Calibri" w:cs="Calibri"/>
        </w:rPr>
        <w:t xml:space="preserve">literature. </w:t>
      </w:r>
      <w:r w:rsidR="00056BB8">
        <w:rPr>
          <w:rFonts w:ascii="Calibri" w:eastAsia="Calibri" w:hAnsi="Calibri" w:cs="Calibri"/>
        </w:rPr>
        <w:t>F</w:t>
      </w:r>
      <w:r w:rsidR="007F500C">
        <w:rPr>
          <w:rFonts w:ascii="Calibri" w:eastAsia="Calibri" w:hAnsi="Calibri" w:cs="Calibri"/>
        </w:rPr>
        <w:t xml:space="preserve">our </w:t>
      </w:r>
      <w:r w:rsidR="00B55215">
        <w:rPr>
          <w:rFonts w:ascii="Calibri" w:eastAsia="Calibri" w:hAnsi="Calibri" w:cs="Calibri"/>
        </w:rPr>
        <w:t xml:space="preserve">studies apply quantitative synthesis methods: a single meta-analysis of residential demand-response programs </w:t>
      </w:r>
      <w:r w:rsidR="00B55215">
        <w:rPr>
          <w:rFonts w:ascii="Calibri" w:eastAsia="Calibri" w:hAnsi="Calibri" w:cs="Calibri"/>
        </w:rPr>
        <w:fldChar w:fldCharType="begin" w:fldLock="1"/>
      </w:r>
      <w:r w:rsidR="00F45112">
        <w:rPr>
          <w:rFonts w:ascii="Calibri" w:eastAsia="Calibri" w:hAnsi="Calibri" w:cs="Calibri"/>
        </w:rPr>
        <w:instrText>ADDIN CSL_CITATION {"citationItems":[{"id":"ITEM-1","itemData":{"DOI":"10.1016/j.erss.2017.12.005","ISSN":"22146296","abstract":"This paper conducts a meta-analysis of 32 electricity demand response programs in the residential sector to understand whether their success is dependent on specific characteristics. The paper analyses several regression models using various combinations of variables that capture the designs of the programs and the socio-economic conditions in which the programs are implemented. The analysis reveals that demand response programs are more likely to succeed in highly urbanized areas, in areas where economic growth rates are high, and in areas where the renewable energy policy is favorable. These findings provide useful guidance in determining where and how to implement future demand response programs.","author":[{"dropping-particle":"","family":"Srivastava","given":"Aman","non-dropping-particle":"","parse-names":false,"suffix":""},{"dropping-particle":"","family":"Passel","given":"Steven","non-dropping-particle":"Van","parse-names":false,"suffix":""},{"dropping-particle":"","family":"Laes","given":"Erik","non-dropping-particle":"","parse-names":false,"suffix":""}],"container-title":"Energy Research and Social Science","id":"ITEM-1","issue":"January 2017","issued":{"date-parts":[["2018"]]},"page":"110-117","publisher":"Elsevier","title":"Assessing the success of electricity demand response programs: A meta-analysis","type":"article-journal","volume":"40"},"uris":["http://www.mendeley.com/documents/?uuid=f8e0dab2-1ce9-4fe9-b2c5-cd30684ab29b"]}],"mendeley":{"formattedCitation":"&lt;sup&gt;45&lt;/sup&gt;","plainTextFormattedCitation":"45","previouslyFormattedCitation":"&lt;sup&gt;46&lt;/sup&gt;"},"properties":{"noteIndex":0},"schema":"https://github.com/citation-style-language/schema/raw/master/csl-citation.json"}</w:instrText>
      </w:r>
      <w:r w:rsidR="00B55215">
        <w:rPr>
          <w:rFonts w:ascii="Calibri" w:eastAsia="Calibri" w:hAnsi="Calibri" w:cs="Calibri"/>
        </w:rPr>
        <w:fldChar w:fldCharType="separate"/>
      </w:r>
      <w:r w:rsidR="00F45112" w:rsidRPr="00F45112">
        <w:rPr>
          <w:rFonts w:ascii="Calibri" w:eastAsia="Calibri" w:hAnsi="Calibri" w:cs="Calibri"/>
          <w:noProof/>
          <w:vertAlign w:val="superscript"/>
        </w:rPr>
        <w:t>45</w:t>
      </w:r>
      <w:r w:rsidR="00B55215">
        <w:rPr>
          <w:rFonts w:ascii="Calibri" w:eastAsia="Calibri" w:hAnsi="Calibri" w:cs="Calibri"/>
        </w:rPr>
        <w:fldChar w:fldCharType="end"/>
      </w:r>
      <w:r w:rsidR="007F500C">
        <w:rPr>
          <w:rFonts w:ascii="Calibri" w:eastAsia="Calibri" w:hAnsi="Calibri" w:cs="Calibri"/>
        </w:rPr>
        <w:t xml:space="preserve">, </w:t>
      </w:r>
      <w:r w:rsidR="00B55215">
        <w:rPr>
          <w:rFonts w:ascii="Calibri" w:eastAsia="Calibri" w:hAnsi="Calibri" w:cs="Calibri"/>
        </w:rPr>
        <w:t xml:space="preserve">two studies that extract and analyse quantitative information from literatures on urban ecosystem services </w:t>
      </w:r>
      <w:r w:rsidR="00B55215">
        <w:rPr>
          <w:rFonts w:ascii="Calibri" w:eastAsia="Calibri" w:hAnsi="Calibri" w:cs="Calibri"/>
        </w:rPr>
        <w:fldChar w:fldCharType="begin" w:fldLock="1"/>
      </w:r>
      <w:r w:rsidR="00F45112">
        <w:rPr>
          <w:rFonts w:ascii="Calibri" w:eastAsia="Calibri" w:hAnsi="Calibri" w:cs="Calibri"/>
        </w:rPr>
        <w:instrText>ADDIN CSL_CITATION {"citationItems":[{"id":"ITEM-1","itemData":{"DOI":"10.1016/j.ufug.2017.10.015","ISBN":"1618-8667","ISSN":"16108167","abstract":"Green roofs are often claimed to provide a range of environmental, economic and social benefits, or ‘ecosystem services’. These reported benefits, suggests that green roofs could play a significant role in sustainable urban development, and consequently green roofs are now widely used as tools in urban planning strategies. Accordingly, it is relevant to assess whether the benefits of green roofs and comparative advantages over conventional roofs rest on a robust evidence base. A considerable number of studies of the ecosystem services delivered by green roofs have appeared over the last few decades, but a rigorous assessment of the overall level of evidence is lacking. Using a systematic review approach, this study seeks to evaluate the documentation relating to three selected green roof ecosystem services: reduction of the urban heat island effect, reduction of urban air pollution, and reduction of building energy consumption. The number of studies quantifying effectiveness with original data was found to vary significantly from service to service: 17 studies reported cooling at street level ranging between 0.03–3 C°, four reported pollution removal at roof level e.g. removal of small particles, PM10, ranging between 0.42–9.1 g/m2per year, and 41 reported on building energy consumption, of which 20 were comparable and claimed changes in annual consumption ranging between an increase of 7% to a 90% decrease. The large spans in documented effectiveness are ascribed to heterogeneity in context and design parameters of the identified studies. Analysis of the identified studies suggests that some parameters are of key importance for the effectiveness but further research is needed to clarify the complex relation between ecosystem service effectiveness and the parameters influencing it.","author":[{"dropping-particle":"","family":"Francis","given":"Lotte Fjendbo Møller","non-dropping-particle":"","parse-names":false,"suffix":""},{"dropping-particle":"","family":"Jensen","given":"Marina Bergen","non-dropping-particle":"","parse-names":false,"suffix":""}],"container-title":"Urban Forestry and Urban Greening","id":"ITEM-1","issued":{"date-parts":[["2017"]]},"page":"167-176","publisher":"Elsevier GmbH.","title":"Benefits of green roofs: A systematic review of the evidence for three ecosystem services","type":"article-journal","volume":"28"},"uris":["http://www.mendeley.com/documents/?uuid=eb4db523-d171-4d38-9de1-8313d61aaaf2"]},{"id":"ITEM-2","itemData":{"DOI":"10.1016/j.ufug.2017.11.017","ISSN":"16108167","abstract":"Understanding the benefits provided by urban trees is important to justify investment and improve stewardship. Many studies have attempted to quantify the benefits of trees in monetary terms, though fewer have quantified the associated costs of planting and maintaining them. This systematic review examines the methods used to jointly analyse the costs and benefits of trees in the urban landscape, assesses the relative balance of benefits and costs, and attempts to understand the wide variation in economic values assigned in different studies. The benefits most frequently studied are those related to environmental regulation and property values, and the available data show that these usually outweigh the costs. Aesthetic, amenity, and shading benefits have also been shown to provide significant economic benefits, while benefits in terms of water regulation, carbon reduction and air quality are usually more modest. Variation in benefits and costs among studies is attributed largely to differences in the species composition and age structure of urban tree populations, though methodological differences also play a role. Comparison between studies is made difficult owing to differences in spatiotemporal scope, and in the way urban forest composition and demographic structure were reported. The overwhelming majority of studies concern deciduous trees in Northern America, and much less is known about urban forests in other regions, especially in the tropics. Future work should thus seek to fill these knowledge gaps, and standardise research protocols across cities. In light of ambitious goals in many cities to increase tree cover, ongoing advances in valuation methods need to provide a more comprehensive accounting of benefits and costs, and to better integrate economic assessment into the decision-making process.","author":[{"dropping-particle":"","family":"Song","given":"Xiao Ping","non-dropping-particle":"","parse-names":false,"suffix":""},{"dropping-particle":"","family":"Tan","given":"Puay Yok","non-dropping-particle":"","parse-names":false,"suffix":""},{"dropping-particle":"","family":"Edwards","given":"Peter","non-dropping-particle":"","parse-names":false,"suffix":""},{"dropping-particle":"","family":"Richards","given":"Daniel","non-dropping-particle":"","parse-names":false,"suffix":""}],"container-title":"Urban Forestry and Urban Greening","id":"ITEM-2","issue":"August 2017","issued":{"date-parts":[["2018"]]},"page":"162-170","title":"The economic benefits and costs of trees in urban forest stewardship: A systematic review","type":"article-journal","volume":"29"},"uris":["http://www.mendeley.com/documents/?uuid=39dc2480-a9f2-47aa-87fb-1fca6101c89b"]}],"mendeley":{"formattedCitation":"&lt;sup&gt;46,47&lt;/sup&gt;","plainTextFormattedCitation":"46,47","previouslyFormattedCitation":"&lt;sup&gt;47,48&lt;/sup&gt;"},"properties":{"noteIndex":0},"schema":"https://github.com/citation-style-language/schema/raw/master/csl-citation.json"}</w:instrText>
      </w:r>
      <w:r w:rsidR="00B55215">
        <w:rPr>
          <w:rFonts w:ascii="Calibri" w:eastAsia="Calibri" w:hAnsi="Calibri" w:cs="Calibri"/>
        </w:rPr>
        <w:fldChar w:fldCharType="separate"/>
      </w:r>
      <w:r w:rsidR="00F45112" w:rsidRPr="00F45112">
        <w:rPr>
          <w:rFonts w:ascii="Calibri" w:eastAsia="Calibri" w:hAnsi="Calibri" w:cs="Calibri"/>
          <w:noProof/>
          <w:vertAlign w:val="superscript"/>
        </w:rPr>
        <w:t>46,47</w:t>
      </w:r>
      <w:r w:rsidR="00B55215">
        <w:rPr>
          <w:rFonts w:ascii="Calibri" w:eastAsia="Calibri" w:hAnsi="Calibri" w:cs="Calibri"/>
        </w:rPr>
        <w:fldChar w:fldCharType="end"/>
      </w:r>
      <w:r w:rsidR="007F500C">
        <w:rPr>
          <w:rFonts w:ascii="Calibri" w:eastAsia="Calibri" w:hAnsi="Calibri" w:cs="Calibri"/>
        </w:rPr>
        <w:t xml:space="preserve">, and a fourth that conducts secondary analysis on published scenarios </w:t>
      </w:r>
      <w:r w:rsidR="007F500C">
        <w:rPr>
          <w:rFonts w:ascii="Calibri" w:eastAsia="Calibri" w:hAnsi="Calibri" w:cs="Calibri"/>
        </w:rPr>
        <w:fldChar w:fldCharType="begin" w:fldLock="1"/>
      </w:r>
      <w:r w:rsidR="00F45112">
        <w:rPr>
          <w:rFonts w:ascii="Calibri" w:eastAsia="Calibri" w:hAnsi="Calibri" w:cs="Calibri"/>
        </w:rPr>
        <w:instrText>ADDIN CSL_CITATION {"citationItems":[{"id":"ITEM-1","itemData":{"DOI":"10.1007/s12053-018-9671-3","ISBN":"1938-3207 (Electronic)\\r0002-9165 (Linking)","ISSN":"15706478","PMID":"23446893","abstract":"BACKGROUND: Indirect calorimetry (IC) with metabolic monitors is widely used for noninvasive assessment of energy expenditure and macronutrient oxidation in health and disease.\\n\\nOBJECTIVE: To overcome deficiencies in validity and reliability of metabolic monitors, we established a procedure that allowed correction for monitor-specific deviations.\\n\\nDESIGN: Randomized comparative IC (canopy mode) with the Deltatrac MBM-100 (Datex) and Vmax Encore 29n (SensorMedix) was performed in postabsorptive (overnight fast &gt;8 h) healthy subjects (n = 40). In vitro validation was performed by simulation of oxygen consumption (VO2) and carbon dioxide output (VCO2) rates by using mass-flow regulators and pure gases. A simulation-based postcalorimetric calibration of cart readouts [individual calibration control evaluation (ICcE)] was established in adults (n = 24).\\n\\nRESULTS: The comparison of carefully calibrated monitors showed marked differences in VCO2 and VO2 (P &lt; 0.01) and derived metabolic variables [resting energy expenditure (REE), respiratory quotient (RQ), glucose/carbohydrate oxidation (Gox), and fat oxidation (Fox); P &lt; 0.001]. Correlations appeared to be acceptable for breath gas rates and REE (R(2) ~ 0.9) but were unacceptable for RQ (R(2) = 0.3), Gox, and Fox (R(2) = 0.2). In vitro simulation experiments showed monitor-dependent interferences for VCO2 and VO2 as follows: 1) within series, nonlinear and variable deviations of monitor readouts at different exchange rates; 2) between series, differences and unsteady variability; and 3) differences in individual monitor characteristics (eg, rate dependence, stability, imprecision). The introduction of the postcalorimetric recalibration by ICcE resulted in an adjustment of gas exchange rates and the derived metabolic variables with reasonable correlations (R(2) &gt; 0.9).\\n\\nCONCLUSIONS: Differential, metabolic, monitor-specific deviations are the primary determinants for lack of accuracy, comparability, and transferability of results. This problem can be overcome by the present postcalorimetric ICcE procedure.","author":[{"dropping-particle":"","family":"Gota","given":"Sudhir","non-dropping-particle":"","parse-names":false,"suffix":""},{"dropping-particle":"","family":"Huizenga","given":"Cornie","non-dropping-particle":"","parse-names":false,"suffix":""},{"dropping-particle":"","family":"Peet","given":"Karl","non-dropping-particle":"","parse-names":false,"suffix":""},{"dropping-particle":"","family":"Medimorec","given":"Nikola","non-dropping-particle":"","parse-names":false,"suffix":""},{"dropping-particle":"","family":"Bakker","given":"Stefan","non-dropping-particle":"","parse-names":false,"suffix":""}],"container-title":"Energy Efficiency","id":"ITEM-1","issued":{"date-parts":[["2018"]]},"page":"1-24","publisher":"Energy Efficiency","title":"Decarbonising transport to achieve Paris Agreement targets","type":"article-journal"},"uris":["http://www.mendeley.com/documents/?uuid=af978ecd-4f02-4261-966a-39fdd81833b1"]}],"mendeley":{"formattedCitation":"&lt;sup&gt;48&lt;/sup&gt;","plainTextFormattedCitation":"48","previouslyFormattedCitation":"&lt;sup&gt;49&lt;/sup&gt;"},"properties":{"noteIndex":0},"schema":"https://github.com/citation-style-language/schema/raw/master/csl-citation.json"}</w:instrText>
      </w:r>
      <w:r w:rsidR="007F500C">
        <w:rPr>
          <w:rFonts w:ascii="Calibri" w:eastAsia="Calibri" w:hAnsi="Calibri" w:cs="Calibri"/>
        </w:rPr>
        <w:fldChar w:fldCharType="separate"/>
      </w:r>
      <w:r w:rsidR="00F45112" w:rsidRPr="00F45112">
        <w:rPr>
          <w:rFonts w:ascii="Calibri" w:eastAsia="Calibri" w:hAnsi="Calibri" w:cs="Calibri"/>
          <w:noProof/>
          <w:vertAlign w:val="superscript"/>
        </w:rPr>
        <w:t>48</w:t>
      </w:r>
      <w:r w:rsidR="007F500C">
        <w:rPr>
          <w:rFonts w:ascii="Calibri" w:eastAsia="Calibri" w:hAnsi="Calibri" w:cs="Calibri"/>
        </w:rPr>
        <w:fldChar w:fldCharType="end"/>
      </w:r>
      <w:r w:rsidR="00B55215">
        <w:rPr>
          <w:rFonts w:ascii="Calibri" w:eastAsia="Calibri" w:hAnsi="Calibri" w:cs="Calibri"/>
        </w:rPr>
        <w:t xml:space="preserve">. We </w:t>
      </w:r>
      <w:r w:rsidR="007F500C">
        <w:rPr>
          <w:rFonts w:ascii="Calibri" w:eastAsia="Calibri" w:hAnsi="Calibri" w:cs="Calibri"/>
        </w:rPr>
        <w:t>o</w:t>
      </w:r>
      <w:r w:rsidR="00D54BA4">
        <w:rPr>
          <w:rFonts w:ascii="Calibri" w:eastAsia="Calibri" w:hAnsi="Calibri" w:cs="Calibri"/>
        </w:rPr>
        <w:t>nly</w:t>
      </w:r>
      <w:r w:rsidR="00B55215">
        <w:rPr>
          <w:rFonts w:ascii="Calibri" w:eastAsia="Calibri" w:hAnsi="Calibri" w:cs="Calibri"/>
        </w:rPr>
        <w:t xml:space="preserve"> find a single study </w:t>
      </w:r>
      <w:r w:rsidR="00056BB8">
        <w:rPr>
          <w:rFonts w:ascii="Calibri" w:eastAsia="Calibri" w:hAnsi="Calibri" w:cs="Calibri"/>
        </w:rPr>
        <w:t xml:space="preserve">that refers </w:t>
      </w:r>
      <w:r w:rsidR="00B55215">
        <w:rPr>
          <w:rFonts w:ascii="Calibri" w:eastAsia="Calibri" w:hAnsi="Calibri" w:cs="Calibri"/>
        </w:rPr>
        <w:t xml:space="preserve">to systematic </w:t>
      </w:r>
      <w:r w:rsidR="00B55215" w:rsidRPr="00CA5439">
        <w:rPr>
          <w:rFonts w:ascii="Calibri" w:eastAsia="Calibri" w:hAnsi="Calibri" w:cs="Calibri"/>
          <w:i/>
        </w:rPr>
        <w:t>case study</w:t>
      </w:r>
      <w:r w:rsidR="00B55215">
        <w:rPr>
          <w:rFonts w:ascii="Calibri" w:eastAsia="Calibri" w:hAnsi="Calibri" w:cs="Calibri"/>
        </w:rPr>
        <w:t xml:space="preserve"> </w:t>
      </w:r>
      <w:r w:rsidR="00056BB8">
        <w:rPr>
          <w:rFonts w:ascii="Calibri" w:eastAsia="Calibri" w:hAnsi="Calibri" w:cs="Calibri"/>
        </w:rPr>
        <w:t xml:space="preserve">synthesis </w:t>
      </w:r>
      <w:r w:rsidR="00B55215">
        <w:rPr>
          <w:rFonts w:ascii="Calibri" w:eastAsia="Calibri" w:hAnsi="Calibri" w:cs="Calibri"/>
        </w:rPr>
        <w:t>methods</w:t>
      </w:r>
      <w:r w:rsidR="00D54BA4">
        <w:rPr>
          <w:rFonts w:ascii="Calibri" w:eastAsia="Calibri" w:hAnsi="Calibri" w:cs="Calibri"/>
        </w:rPr>
        <w:t xml:space="preserve">: a case meta-analysis of 29 studies that examines the preconditions for meaningful urban energy transitions </w:t>
      </w:r>
      <w:r w:rsidR="00D54BA4">
        <w:rPr>
          <w:rFonts w:ascii="Calibri" w:eastAsia="Calibri" w:hAnsi="Calibri" w:cs="Calibri"/>
        </w:rPr>
        <w:fldChar w:fldCharType="begin" w:fldLock="1"/>
      </w:r>
      <w:r w:rsidR="00F45112">
        <w:rPr>
          <w:rFonts w:ascii="Calibri" w:eastAsia="Calibri" w:hAnsi="Calibri" w:cs="Calibri"/>
        </w:rPr>
        <w:instrText>ADDIN CSL_CITATION {"citationItems":[{"id":"ITEM-1","itemData":{"DOI":"10.1016/j.eist.2018.03.004","ISSN":"22104224","abstract":"This paper presents a framework to study the interdependence between urban processes and energy transitions – the Dimensions of Urban Energy Transitions (DUET) framework. The framework emerges from current debates about the need to incorporate systematically the spatial and political dimensions of urban energy transitions. We seek to develop a systematic framework that brings together well-established principles of transitions theory with insights from recent debates about how transitions unfold in urban contexts. Illustrated through a comparative meta-analysis of 29 case studies of urban energy transitions, the DUET framework provides an approach that considers simultaneously three dimensions of energy transitions: socio-technical experimentation, urban political processes, and socio-spatial (re)configuration. The three dimensions interact closely with each other and together enforce ‘transitions of cities’. From DUET framework, it argues that alignment between industry interests and territorial priorities is key to meaningful energy transitions.","author":[{"dropping-particle":"","family":"Huang","given":"Ping","non-dropping-particle":"","parse-names":false,"suffix":""},{"dropping-particle":"","family":"Castán Broto","given":"Vanesa","non-dropping-particle":"","parse-names":false,"suffix":""}],"container-title":"Environmental Innovation and Societal Transitions","id":"ITEM-1","issue":"January","issued":{"date-parts":[["2018"]]},"page":"35-45","publisher":"Elsevier","title":"Interdependence between Urban Processes and Energy Transitions: The Urban Energy Transitions (DUET) Framework","type":"article-journal","volume":"28"},"uris":["http://www.mendeley.com/documents/?uuid=ccb539d2-2374-40f6-8997-a0e0e04455d7"]}],"mendeley":{"formattedCitation":"&lt;sup&gt;49&lt;/sup&gt;","plainTextFormattedCitation":"49","previouslyFormattedCitation":"&lt;sup&gt;50&lt;/sup&gt;"},"properties":{"noteIndex":0},"schema":"https://github.com/citation-style-language/schema/raw/master/csl-citation.json"}</w:instrText>
      </w:r>
      <w:r w:rsidR="00D54BA4">
        <w:rPr>
          <w:rFonts w:ascii="Calibri" w:eastAsia="Calibri" w:hAnsi="Calibri" w:cs="Calibri"/>
        </w:rPr>
        <w:fldChar w:fldCharType="separate"/>
      </w:r>
      <w:r w:rsidR="00F45112" w:rsidRPr="00F45112">
        <w:rPr>
          <w:rFonts w:ascii="Calibri" w:eastAsia="Calibri" w:hAnsi="Calibri" w:cs="Calibri"/>
          <w:noProof/>
          <w:vertAlign w:val="superscript"/>
        </w:rPr>
        <w:t>49</w:t>
      </w:r>
      <w:r w:rsidR="00D54BA4">
        <w:rPr>
          <w:rFonts w:ascii="Calibri" w:eastAsia="Calibri" w:hAnsi="Calibri" w:cs="Calibri"/>
        </w:rPr>
        <w:fldChar w:fldCharType="end"/>
      </w:r>
      <w:r w:rsidR="00D54BA4">
        <w:rPr>
          <w:rFonts w:ascii="Calibri" w:eastAsia="Calibri" w:hAnsi="Calibri" w:cs="Calibri"/>
        </w:rPr>
        <w:t xml:space="preserve">. Further methods such as qualitative comparative analysis and case surveys </w:t>
      </w:r>
      <w:r w:rsidR="00D54BA4">
        <w:rPr>
          <w:rFonts w:ascii="Calibri" w:eastAsia="Calibri" w:hAnsi="Calibri" w:cs="Calibri"/>
        </w:rPr>
        <w:fldChar w:fldCharType="begin" w:fldLock="1"/>
      </w:r>
      <w:r w:rsidR="00F45112">
        <w:rPr>
          <w:rFonts w:ascii="Calibri" w:eastAsia="Calibri" w:hAnsi="Calibri" w:cs="Calibri"/>
        </w:rPr>
        <w:instrText>ADDIN CSL_CITATION {"citationItems":[{"id":"ITEM-1","itemData":{"author":[{"dropping-particle":"","family":"Newig","given":"Jens","non-dropping-particle":"","parse-names":false,"suffix":""},{"dropping-particle":"","family":"Fritsch","given":"Oliver","non-dropping-particle":"","parse-names":false,"suffix":""}],"id":"ITEM-1","issue":"September","issued":{"date-parts":[["2009"]]},"number-of-pages":"3-6","title":"The case survey method and applications in political science","type":"report","volume":"49"},"uris":["http://www.mendeley.com/documents/?uuid=bfc32a76-c50c-4c8b-b816-f6feed261ba5"]}],"mendeley":{"formattedCitation":"&lt;sup&gt;50&lt;/sup&gt;","plainTextFormattedCitation":"50","previouslyFormattedCitation":"&lt;sup&gt;51&lt;/sup&gt;"},"properties":{"noteIndex":0},"schema":"https://github.com/citation-style-language/schema/raw/master/csl-citation.json"}</w:instrText>
      </w:r>
      <w:r w:rsidR="00D54BA4">
        <w:rPr>
          <w:rFonts w:ascii="Calibri" w:eastAsia="Calibri" w:hAnsi="Calibri" w:cs="Calibri"/>
        </w:rPr>
        <w:fldChar w:fldCharType="separate"/>
      </w:r>
      <w:r w:rsidR="00F45112" w:rsidRPr="00F45112">
        <w:rPr>
          <w:rFonts w:ascii="Calibri" w:eastAsia="Calibri" w:hAnsi="Calibri" w:cs="Calibri"/>
          <w:noProof/>
          <w:vertAlign w:val="superscript"/>
        </w:rPr>
        <w:t>50</w:t>
      </w:r>
      <w:r w:rsidR="00D54BA4">
        <w:rPr>
          <w:rFonts w:ascii="Calibri" w:eastAsia="Calibri" w:hAnsi="Calibri" w:cs="Calibri"/>
        </w:rPr>
        <w:fldChar w:fldCharType="end"/>
      </w:r>
      <w:r w:rsidR="00D54BA4">
        <w:rPr>
          <w:rFonts w:ascii="Calibri" w:eastAsia="Calibri" w:hAnsi="Calibri" w:cs="Calibri"/>
        </w:rPr>
        <w:t xml:space="preserve"> are absent</w:t>
      </w:r>
      <w:r w:rsidR="00B55215">
        <w:rPr>
          <w:rFonts w:ascii="Calibri" w:eastAsia="Calibri" w:hAnsi="Calibri" w:cs="Calibri"/>
        </w:rPr>
        <w:t xml:space="preserve">, although there are a few examples of these being applied directly to urban data (but not to the extant literature </w:t>
      </w:r>
      <w:r w:rsidR="00B55215">
        <w:rPr>
          <w:rFonts w:ascii="Calibri" w:eastAsia="Calibri" w:hAnsi="Calibri" w:cs="Calibri"/>
        </w:rPr>
        <w:fldChar w:fldCharType="begin" w:fldLock="1"/>
      </w:r>
      <w:r w:rsidR="00F45112">
        <w:rPr>
          <w:rFonts w:ascii="Calibri" w:eastAsia="Calibri" w:hAnsi="Calibri" w:cs="Calibri"/>
        </w:rPr>
        <w:instrText>ADDIN CSL_CITATION {"citationItems":[{"id":"ITEM-1","itemData":{"abstract":"Su m m ary. The role of the city in environ m ental m anagem ent is in creasin gly com ing to the fore. A cen tral elem en t in creatin g urban environ m ental sustain ability is the adop tion of approp riate en ergy p olicies, since m ost environ m ental extern alities in cities are directly or indirectly related to energy u se. The cu rren t p ractice d em onstrates an overw helm ing variety of initiative s and policies, so th at the actu al su ccess of such strategi es in a cross-sect ional com parative persp ective is hard to evalu ate. In this con text, this paper offers an application of m eta-an alysis, as this approach is an interestin g an alytical con trib ution tow ard s a better understan ding of th e critical success factors of urb an en ergy policies. The paper starts with a gen eral overview of th e issu e of urban sustain ab ility and sets out the im p ortan ce of energy p olicies at th e urban level. It con tin ues by offerin g a m ethodological fram ew ork for the assessm ent of critical factors related to the perform an ce of sustain able energy strategi es. Using a datab ase con tain ing inform ation on exp erien ces an d exp ert exp ectation s regard ing ren ew able en ergy initiative s in 12 Europ ean cities spread over 3 cou ntries (Italy, The N eth erlan ds and G reece), w e offer a cross-E urop ean com p arative analysis of the perform an ce of urban renew able energy tech n ologies. This com par-ative analysis con sists of a statistic al exp lanation based on a prob it analysis of urb an su stain abil-ity data and the application of a speci® c m eta-an alytical m ethod, called rou gh set analysis. The paper ends with a con clu ding section on p olicy lesson s.","author":[{"dropping-particle":"","family":"Nijkamp","given":"Peter","non-dropping-particle":"","parse-names":false,"suffix":""},{"dropping-particle":"","family":"Pepping","given":"Gerard","non-dropping-particle":"","parse-names":false,"suffix":""}],"container-title":"Urban Studies","id":"ITEM-1","issue":"9","issued":{"date-parts":[["1998"]]},"page":"1481-1500","title":"A Meta-analytical Evaluation of Sustainable City Initiatives","type":"article-journal","volume":"35"},"uris":["http://www.mendeley.com/documents/?uuid=53dd9b39-45e5-4160-bc6d-706644d71c4f"]}],"mendeley":{"formattedCitation":"&lt;sup&gt;51&lt;/sup&gt;","plainTextFormattedCitation":"51","previouslyFormattedCitation":"&lt;sup&gt;52&lt;/sup&gt;"},"properties":{"noteIndex":0},"schema":"https://github.com/citation-style-language/schema/raw/master/csl-citation.json"}</w:instrText>
      </w:r>
      <w:r w:rsidR="00B55215">
        <w:rPr>
          <w:rFonts w:ascii="Calibri" w:eastAsia="Calibri" w:hAnsi="Calibri" w:cs="Calibri"/>
        </w:rPr>
        <w:fldChar w:fldCharType="separate"/>
      </w:r>
      <w:r w:rsidR="00F45112" w:rsidRPr="00F45112">
        <w:rPr>
          <w:rFonts w:ascii="Calibri" w:eastAsia="Calibri" w:hAnsi="Calibri" w:cs="Calibri"/>
          <w:noProof/>
          <w:vertAlign w:val="superscript"/>
        </w:rPr>
        <w:t>51</w:t>
      </w:r>
      <w:r w:rsidR="00B55215">
        <w:rPr>
          <w:rFonts w:ascii="Calibri" w:eastAsia="Calibri" w:hAnsi="Calibri" w:cs="Calibri"/>
        </w:rPr>
        <w:fldChar w:fldCharType="end"/>
      </w:r>
      <w:r w:rsidR="00B55215">
        <w:rPr>
          <w:rFonts w:ascii="Calibri" w:eastAsia="Calibri" w:hAnsi="Calibri" w:cs="Calibri"/>
        </w:rPr>
        <w:t>.</w:t>
      </w:r>
    </w:p>
    <w:p w14:paraId="2EFAF9EE" w14:textId="43E183BE" w:rsidR="00B55215" w:rsidRDefault="002D136F" w:rsidP="00582A66">
      <w:pPr>
        <w:spacing w:line="480" w:lineRule="auto"/>
        <w:rPr>
          <w:rFonts w:ascii="Calibri" w:eastAsia="Calibri" w:hAnsi="Calibri" w:cs="Calibri"/>
        </w:rPr>
      </w:pPr>
      <w:r>
        <w:rPr>
          <w:rFonts w:ascii="Calibri" w:eastAsia="Calibri" w:hAnsi="Calibri" w:cs="Calibri"/>
        </w:rPr>
        <w:t xml:space="preserve">The absence of evidence synthesis on </w:t>
      </w:r>
      <w:r w:rsidR="00B55215">
        <w:rPr>
          <w:rFonts w:ascii="Calibri" w:eastAsia="Calibri" w:hAnsi="Calibri" w:cs="Calibri"/>
        </w:rPr>
        <w:t xml:space="preserve">urban case studies is consistent with the wider field of energy studies and climate change mitigation </w:t>
      </w:r>
      <w:r w:rsidR="00B55215">
        <w:rPr>
          <w:rFonts w:ascii="Calibri" w:eastAsia="Calibri" w:hAnsi="Calibri" w:cs="Calibri"/>
        </w:rPr>
        <w:fldChar w:fldCharType="begin" w:fldLock="1"/>
      </w:r>
      <w:r w:rsidR="00F45112">
        <w:rPr>
          <w:rFonts w:ascii="Calibri" w:eastAsia="Calibri" w:hAnsi="Calibri" w:cs="Calibri"/>
        </w:rPr>
        <w:instrText>ADDIN CSL_CITATION {"citationItems":[{"id":"ITEM-1","itemData":{"DOI":"10.1016/j.enpol.2006.06.008","ISSN":"03014215","abstract":"The Russian Federation has begun restructuring its electricity sector, following the standard restructuring model of complete vertical separation of generation from transmission, with the aim of creating competition in regional generation markets. This paper examines the structure of the six principal regional generation markets that are in their early stages of development and argues that they are likely to be characterized by high levels of market power on the part of individual privatized generation companies, especially during the peak winter demand season. These levels - considerably higher than those that caused competitive problems in California - seem to create a serious risk of price spikes in deregulated wholesale electricity markets, and thus of significant price increases to consumers of electricity.","author":[{"dropping-particle":"","family":"Sorrell","given":"Steve","non-dropping-particle":"","parse-names":false,"suffix":""}],"container-title":"Energy Policy","id":"ITEM-1","issue":"3","issued":{"date-parts":[["2007"]]},"page":"1858-1871","title":"Improving the evidence base for energy policy: The role of systematic reviews","type":"article-journal","volume":"35"},"uris":["http://www.mendeley.com/documents/?uuid=41daf3ab-0887-42e5-8b80-8db0b868540f"]},{"id":"ITEM-2","itemData":{"DOI":"10.1016/j.envsci.2017.05.014","ISSN":"18736416","abstract":"©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author":[{"dropping-particle":"","family":"Minx","given":"J.C.","non-dropping-particle":"","parse-names":false,"suffix":""},{"dropping-particle":"","family":"Callaghan","given":"M.","non-dropping-particle":"","parse-names":false,"suffix":""},{"dropping-particle":"","family":"Lamb","given":"W.F.","non-dropping-particle":"","parse-names":false,"suffix":""},{"dropping-particle":"","family":"Garard","given":"J.","non-dropping-particle":"","parse-names":false,"suffix":""},{"dropping-particle":"","family":"Edenhofer","given":"O.","non-dropping-particle":"","parse-names":false,"suffix":""}],"container-title":"Environmental Science and Policy","id":"ITEM-2","issued":{"date-parts":[["2017"]]},"title":"Learning about climate change solutions in the IPCC and beyond","type":"article-journal","volume":"77"},"uris":["http://www.mendeley.com/documents/?uuid=5f29a900-7eee-3fbb-b4e1-422e4f2f2900"]}],"mendeley":{"formattedCitation":"&lt;sup&gt;3,42&lt;/sup&gt;","plainTextFormattedCitation":"3,42","previouslyFormattedCitation":"&lt;sup&gt;3,43&lt;/sup&gt;"},"properties":{"noteIndex":0},"schema":"https://github.com/citation-style-language/schema/raw/master/csl-citation.json"}</w:instrText>
      </w:r>
      <w:r w:rsidR="00B55215">
        <w:rPr>
          <w:rFonts w:ascii="Calibri" w:eastAsia="Calibri" w:hAnsi="Calibri" w:cs="Calibri"/>
        </w:rPr>
        <w:fldChar w:fldCharType="separate"/>
      </w:r>
      <w:r w:rsidR="00F45112" w:rsidRPr="00F45112">
        <w:rPr>
          <w:rFonts w:ascii="Calibri" w:eastAsia="Calibri" w:hAnsi="Calibri" w:cs="Calibri"/>
          <w:noProof/>
          <w:vertAlign w:val="superscript"/>
        </w:rPr>
        <w:t>3,42</w:t>
      </w:r>
      <w:r w:rsidR="00B55215">
        <w:rPr>
          <w:rFonts w:ascii="Calibri" w:eastAsia="Calibri" w:hAnsi="Calibri" w:cs="Calibri"/>
        </w:rPr>
        <w:fldChar w:fldCharType="end"/>
      </w:r>
      <w:r w:rsidR="00B55215">
        <w:rPr>
          <w:rFonts w:ascii="Calibri" w:eastAsia="Calibri" w:hAnsi="Calibri" w:cs="Calibri"/>
        </w:rPr>
        <w:t xml:space="preserve"> – and unsurprising given the challenge of varied case study methods, locations and scales. </w:t>
      </w:r>
      <w:r w:rsidR="00EE3F4B">
        <w:rPr>
          <w:rFonts w:ascii="Calibri" w:eastAsia="Calibri" w:hAnsi="Calibri" w:cs="Calibri"/>
        </w:rPr>
        <w:t>Thus w</w:t>
      </w:r>
      <w:r w:rsidR="00B55215">
        <w:rPr>
          <w:rFonts w:ascii="Calibri" w:eastAsia="Calibri" w:hAnsi="Calibri" w:cs="Calibri"/>
        </w:rPr>
        <w:t xml:space="preserve">hile climate assessments </w:t>
      </w:r>
      <w:r w:rsidR="000D2850">
        <w:rPr>
          <w:rFonts w:ascii="Calibri" w:eastAsia="Calibri" w:hAnsi="Calibri" w:cs="Calibri"/>
        </w:rPr>
        <w:t>increasingly assess the available literature</w:t>
      </w:r>
      <w:r w:rsidR="00B55215">
        <w:rPr>
          <w:rFonts w:ascii="Calibri" w:eastAsia="Calibri" w:hAnsi="Calibri" w:cs="Calibri"/>
        </w:rPr>
        <w:t xml:space="preserve"> on cities </w:t>
      </w:r>
      <w:r w:rsidR="00B55215">
        <w:rPr>
          <w:rFonts w:ascii="Calibri" w:eastAsia="Calibri" w:hAnsi="Calibri" w:cs="Calibri"/>
        </w:rPr>
        <w:fldChar w:fldCharType="begin" w:fldLock="1"/>
      </w:r>
      <w:r w:rsidR="00F45112">
        <w:rPr>
          <w:rFonts w:ascii="Calibri" w:eastAsia="Calibri" w:hAnsi="Calibri" w:cs="Calibri"/>
        </w:rPr>
        <w:instrText>ADDIN CSL_CITATION {"citationItems":[{"id":"ITEM-1","itemData":{"author":[{"dropping-particle":"","family":"Grubler","given":"Arnulf","non-dropping-particle":"","parse-names":false,"suffix":""},{"dropping-particle":"","family":"Bai","given":"Xuemei","non-dropping-particle":"","parse-names":false,"suffix":""},{"dropping-particle":"","family":"Buettner","given":"Thomas","non-dropping-particle":"","parse-names":false,"suffix":""},{"dropping-particle":"","family":"Dhakal","given":"Shobhakar","non-dropping-particle":"","parse-names":false,"suffix":""},{"dropping-particle":"","family":"Fisk","given":"David","non-dropping-particle":"","parse-names":false,"suffix":""},{"dropping-particle":"","family":"Ichinose","given":"Toshiaki","non-dropping-particle":"","parse-names":false,"suffix":""},{"dropping-particle":"","family":"Keristead","given":"James","non-dropping-particle":"","parse-names":false,"suffix":""},{"dropping-particle":"","family":"Sammer","given":"Gerd","non-dropping-particle":"","parse-names":false,"suffix":""},{"dropping-particle":"","family":"Satterthwaite","given":"David","non-dropping-particle":"","parse-names":false,"suffix":""},{"dropping-particle":"","family":"Schulz","given":"Niels","non-dropping-particle":"","parse-names":false,"suffix":""},{"dropping-particle":"","family":"Shah","given":"Nilay","non-dropping-particle":"","parse-names":false,"suffix":""},{"dropping-particle":"","family":"Steinberger","given":"Julia","non-dropping-particle":"","parse-names":false,"suffix":""},{"dropping-particle":"","family":"Weiz","given":"Helga","non-dropping-particle":"","parse-names":false,"suffix":""},{"dropping-particle":"","family":"Systems","given":"Urban Energy","non-dropping-particle":"","parse-names":false,"suffix":""}],"chapter-number":"18","container-title":"Global Energy Assessment - Toward a Sustainable Future","id":"ITEM-1","issued":{"date-parts":[["2012"]]},"page":"1307-1400","publisher":"Cambridge University Press","publisher-place":"Cambridge, UK, United Kingdom and New York, NY, USA","title":"Urban Energy Systems","type":"chapter"},"uris":["http://www.mendeley.com/documents/?uuid=a953638b-1c6c-43af-a6d6-cfa7e6f2101f"]},{"id":"ITEM-2","itemData":{"DOI":"10.1017/CBO9781107415416.018","ISBN":"978-1-107-65481-5; 978-1-107-05821-7","author":[{"dropping-particle":"","family":"Seto C.","given":"Karen","non-dropping-particle":"","parse-names":false,"suffix":""},{"dropping-particle":"","family":"Dhakal","given":"Shobhakar","non-dropping-particle":"","parse-names":false,"suffix":""},{"dropping-particle":"","family":"Bigio","given":"Anthony G.","non-dropping-particle":"","parse-names":false,"suffix":""},{"dropping-particle":"","family":"Blanco","given":"Hilda","non-dropping-particle":"","parse-names":false,"suffix":""},{"dropping-particle":"","family":"Delgado","given":"Gian Carlo","non-dropping-particle":"","parse-names":false,"suffix":""},{"dropping-particle":"","family":"Dewar","given":"David","non-dropping-particle":"","parse-names":false,"suffix":""},{"dropping-particle":"","family":"Huang","given":"Luxin","non-dropping-particle":"","parse-names":false,"suffix":""},{"dropping-particle":"","family":"Inaba","given":"Atshushi","non-dropping-particle":"","parse-names":false,"suffix":""},{"dropping-particle":"","family":"Kansal","given":"Arun","non-dropping-particle":"","parse-names":false,"suffix":""},{"dropping-particle":"","family":"Lwasa","given":"Shuaib","non-dropping-particle":"","parse-names":false,"suffix":""},{"dropping-particle":"","family":"McMahon","given":"James J.E.","non-dropping-particle":"","parse-names":false,"suffix":""},{"dropping-particle":"","family":"Müller","given":"Daniel B.","non-dropping-particle":"","parse-names":false,"suffix":""},{"dropping-particle":"","family":"Murakami","given":"Jin","non-dropping-particle":"","parse-names":false,"suffix":""},{"dropping-particle":"","family":"Nagendra","given":"Harini","non-dropping-particle":"","parse-names":false,"suffix":""},{"dropping-particle":"","family":"Ramaswami","given":"Anu","non-dropping-particle":"","parse-names":false,"suffix":""}],"chapter-number":"12","container-title":"Climate Change 2014: Mitigation of Climate Change. Contribution of Working Group III to the Fifth Assessment Report of the Intergovernmental Panel on Climate Change","id":"ITEM-2","issued":{"date-parts":[["2014"]]},"page":"923-1000","publisher":"Cambridge University Press","publisher-place":"Cambridge, United Kingdom and New York, NY, USA","title":"Human Settlements, Infrastructure, and Spatial Planning","type":"chapter"},"uris":["http://www.mendeley.com/documents/?uuid=6e2abfbd-9ab6-4330-bd35-0fcd65776391"]},{"id":"ITEM-3","itemData":{"DOI":"10.1017/CBO9780511783142","ISBN":"9781781182192","ISSN":"02637960","abstract":"What is done, or not done, in cities in relation to climate change over the next 5-10 years will affect hundreds of millions of people, because their lives and livelihoods are at risk from global warming. What is done in cities will also have a major influence on whether the escalating risks for the whole planet will be reduced or eliminated. Climate change needs to be considered in all development plans and investments - local, regional, national and international. Urban growth must be made more climate-resilient and help reduce, rather than increase, greenhouse gas emissions. This will not be done by the market; it can only be done by governments.","author":[{"dropping-particle":"","family":"Rosenzweig","given":"C.","non-dropping-particle":"","parse-names":false,"suffix":""},{"dropping-particle":"","family":"Solecki","given":"W.","non-dropping-particle":"","parse-names":false,"suffix":""},{"dropping-particle":"","family":"Romero-lankao","given":"Patricia","non-dropping-particle":"","parse-names":false,"suffix":""},{"dropping-particle":"","family":"Mehrotra","given":"S.","non-dropping-particle":"","parse-names":false,"suffix":""},{"dropping-particle":"","family":"Dhakal","given":"S.","non-dropping-particle":"","parse-names":false,"suffix":""},{"dropping-particle":"","family":"Bowman","given":"T.","non-dropping-particle":"","parse-names":false,"suffix":""},{"dropping-particle":"","family":"Ibrahim","given":"S. Ali","non-dropping-particle":"","parse-names":false,"suffix":""}],"id":"ITEM-3","issued":{"date-parts":[["2015"]]},"publisher":"Columbia University","publisher-place":"New York","title":"ARC3.2 Summary for City Leaders","type":"report"},"uris":["http://www.mendeley.com/documents/?uuid=934b2317-f3ef-495d-8793-5c4d7fbc8cf8"]}],"mendeley":{"formattedCitation":"&lt;sup&gt;30,36,37&lt;/sup&gt;","plainTextFormattedCitation":"30,36,37","previouslyFormattedCitation":"&lt;sup&gt;30,36,37&lt;/sup&gt;"},"properties":{"noteIndex":0},"schema":"https://github.com/citation-style-language/schema/raw/master/csl-citation.json"}</w:instrText>
      </w:r>
      <w:r w:rsidR="00B55215">
        <w:rPr>
          <w:rFonts w:ascii="Calibri" w:eastAsia="Calibri" w:hAnsi="Calibri" w:cs="Calibri"/>
        </w:rPr>
        <w:fldChar w:fldCharType="separate"/>
      </w:r>
      <w:r w:rsidR="00F45112" w:rsidRPr="00F45112">
        <w:rPr>
          <w:rFonts w:ascii="Calibri" w:eastAsia="Calibri" w:hAnsi="Calibri" w:cs="Calibri"/>
          <w:noProof/>
          <w:vertAlign w:val="superscript"/>
        </w:rPr>
        <w:t>30,36,37</w:t>
      </w:r>
      <w:r w:rsidR="00B55215">
        <w:rPr>
          <w:rFonts w:ascii="Calibri" w:eastAsia="Calibri" w:hAnsi="Calibri" w:cs="Calibri"/>
        </w:rPr>
        <w:fldChar w:fldCharType="end"/>
      </w:r>
      <w:r w:rsidR="00B55215">
        <w:rPr>
          <w:rFonts w:ascii="Calibri" w:eastAsia="Calibri" w:hAnsi="Calibri" w:cs="Calibri"/>
        </w:rPr>
        <w:t xml:space="preserve">, </w:t>
      </w:r>
      <w:r w:rsidR="000D2850">
        <w:rPr>
          <w:rFonts w:ascii="Calibri" w:eastAsia="Calibri" w:hAnsi="Calibri" w:cs="Calibri"/>
        </w:rPr>
        <w:t xml:space="preserve">learning appears limited as </w:t>
      </w:r>
      <w:r w:rsidR="00B55215">
        <w:rPr>
          <w:rFonts w:ascii="Calibri" w:eastAsia="Calibri" w:hAnsi="Calibri" w:cs="Calibri"/>
        </w:rPr>
        <w:t xml:space="preserve">a crucial layer of </w:t>
      </w:r>
      <w:r w:rsidR="000458BE">
        <w:rPr>
          <w:rFonts w:ascii="Calibri" w:eastAsia="Calibri" w:hAnsi="Calibri" w:cs="Calibri"/>
        </w:rPr>
        <w:t xml:space="preserve">evidence synthesis </w:t>
      </w:r>
      <w:r w:rsidR="00AE0313">
        <w:rPr>
          <w:rFonts w:ascii="Calibri" w:eastAsia="Calibri" w:hAnsi="Calibri" w:cs="Calibri"/>
        </w:rPr>
        <w:t xml:space="preserve">is </w:t>
      </w:r>
      <w:r w:rsidR="00B55215">
        <w:rPr>
          <w:rFonts w:ascii="Calibri" w:eastAsia="Calibri" w:hAnsi="Calibri" w:cs="Calibri"/>
        </w:rPr>
        <w:t xml:space="preserve">missing. </w:t>
      </w:r>
      <w:r w:rsidR="009E14A2">
        <w:rPr>
          <w:rFonts w:ascii="Calibri" w:eastAsia="Calibri" w:hAnsi="Calibri" w:cs="Calibri"/>
        </w:rPr>
        <w:t xml:space="preserve">Detailed systematic maps of the available case study evidence </w:t>
      </w:r>
      <w:r w:rsidR="000D2850">
        <w:rPr>
          <w:rFonts w:ascii="Calibri" w:eastAsia="Calibri" w:hAnsi="Calibri" w:cs="Calibri"/>
        </w:rPr>
        <w:t xml:space="preserve">as provided here </w:t>
      </w:r>
      <w:r w:rsidR="009E14A2">
        <w:rPr>
          <w:rFonts w:ascii="Calibri" w:eastAsia="Calibri" w:hAnsi="Calibri" w:cs="Calibri"/>
        </w:rPr>
        <w:t xml:space="preserve">are an important starting point </w:t>
      </w:r>
      <w:r w:rsidR="009E14A2">
        <w:rPr>
          <w:rFonts w:ascii="Calibri" w:eastAsia="Calibri" w:hAnsi="Calibri" w:cs="Calibri"/>
        </w:rPr>
        <w:fldChar w:fldCharType="begin" w:fldLock="1"/>
      </w:r>
      <w:r w:rsidR="00F45112">
        <w:rPr>
          <w:rFonts w:ascii="Calibri" w:eastAsia="Calibri" w:hAnsi="Calibri" w:cs="Calibri"/>
        </w:rPr>
        <w:instrText>ADDIN CSL_CITATION {"citationItems":[{"id":"ITEM-1","itemData":{"DOI":"10.1007/s13280-016-0773-x","ISSN":"16547209","PMID":"26984257","abstract":"Reviews of evidence are a vital means of\\r\\nsummarising growing bodies of research. Systematic\\r\\nreviews (SRs) aim to reduce bias and increase reliability\\r\\nwhen summarising high priority and controversial topics.\\r\\nSimilar to SRs, systematic maps (SMs) were developed in\\r\\nsocial sciences to reliably catalogue evidence on a specific\\r\\nsubject. Rather than providing answers to specific\\r\\nquestions of impacts, SMs aim to produce searchable\\r\\ndatabases of studies, along with detailed descriptive\\r\\ninformation. These maps (consisting of a report, a\\r\\ndatabase, and sometimes a geographical information\\r\\nsystem) can prove highly useful for research, policy and\\r\\npractice communities, by providing assessments of\\r\\nknowledge gaps (subjects requiring additional research),\\r\\nknowledge gluts (subjects where full SR is possible), and\\r\\npatterns across the research literature that promote best\\r\\npractice and direct research resources towards the highest\\r\\nquality research. Here, we introduce SMs in detail using\\r\\nthree recent case studies that demonstrate their utility for\\r\\nresearch and decision-making.","author":[{"dropping-particle":"","family":"Haddaway","given":"Neal R.","non-dropping-particle":"","parse-names":false,"suffix":""},{"dropping-particle":"","family":"Bernes","given":"Claes","non-dropping-particle":"","parse-names":false,"suffix":""},{"dropping-particle":"","family":"Jonsson","given":"Bengt Gunnar","non-dropping-particle":"","parse-names":false,"suffix":""},{"dropping-particle":"","family":"Hedlund","given":"Katarina","non-dropping-particle":"","parse-names":false,"suffix":""}],"container-title":"Ambio","id":"ITEM-1","issue":"5","issued":{"date-parts":[["2016"]]},"page":"613-620","publisher":"Springer Netherlands","title":"The benefits of systematic mapping to evidence-based environmental management","type":"article-journal","volume":"45"},"uris":["http://www.mendeley.com/documents/?uuid=5121654e-77d4-476c-a85a-befd23a0bd91"]}],"mendeley":{"formattedCitation":"&lt;sup&gt;52&lt;/sup&gt;","plainTextFormattedCitation":"52","previouslyFormattedCitation":"&lt;sup&gt;53&lt;/sup&gt;"},"properties":{"noteIndex":0},"schema":"https://github.com/citation-style-language/schema/raw/master/csl-citation.json"}</w:instrText>
      </w:r>
      <w:r w:rsidR="009E14A2">
        <w:rPr>
          <w:rFonts w:ascii="Calibri" w:eastAsia="Calibri" w:hAnsi="Calibri" w:cs="Calibri"/>
        </w:rPr>
        <w:fldChar w:fldCharType="separate"/>
      </w:r>
      <w:r w:rsidR="00F45112" w:rsidRPr="00F45112">
        <w:rPr>
          <w:rFonts w:ascii="Calibri" w:eastAsia="Calibri" w:hAnsi="Calibri" w:cs="Calibri"/>
          <w:noProof/>
          <w:vertAlign w:val="superscript"/>
        </w:rPr>
        <w:t>52</w:t>
      </w:r>
      <w:r w:rsidR="009E14A2">
        <w:rPr>
          <w:rFonts w:ascii="Calibri" w:eastAsia="Calibri" w:hAnsi="Calibri" w:cs="Calibri"/>
        </w:rPr>
        <w:fldChar w:fldCharType="end"/>
      </w:r>
      <w:r w:rsidR="008A0082">
        <w:rPr>
          <w:rFonts w:ascii="Calibri" w:eastAsia="Calibri" w:hAnsi="Calibri" w:cs="Calibri"/>
        </w:rPr>
        <w:t xml:space="preserve">. Indeed, stakeholders and decision makers are often interested in ‘mapping’ </w:t>
      </w:r>
      <w:r w:rsidR="00BD48F4">
        <w:rPr>
          <w:rFonts w:ascii="Calibri" w:eastAsia="Calibri" w:hAnsi="Calibri" w:cs="Calibri"/>
        </w:rPr>
        <w:t>type questions</w:t>
      </w:r>
      <w:r w:rsidR="008A0082">
        <w:rPr>
          <w:rFonts w:ascii="Calibri" w:eastAsia="Calibri" w:hAnsi="Calibri" w:cs="Calibri"/>
        </w:rPr>
        <w:t xml:space="preserve"> (e.g. </w:t>
      </w:r>
      <w:r w:rsidR="008A0082" w:rsidRPr="00012E92">
        <w:rPr>
          <w:rFonts w:ascii="Calibri" w:eastAsia="Calibri" w:hAnsi="Calibri" w:cs="Calibri"/>
          <w:i/>
        </w:rPr>
        <w:t>What policies and measures have been studied? How much evidence is there on outcomes?</w:t>
      </w:r>
      <w:r w:rsidR="008A0082">
        <w:rPr>
          <w:rFonts w:ascii="Calibri" w:eastAsia="Calibri" w:hAnsi="Calibri" w:cs="Calibri"/>
        </w:rPr>
        <w:t xml:space="preserve">) </w:t>
      </w:r>
      <w:r w:rsidR="008A0082">
        <w:rPr>
          <w:rFonts w:ascii="Calibri" w:eastAsia="Calibri" w:hAnsi="Calibri" w:cs="Calibri"/>
        </w:rPr>
        <w:fldChar w:fldCharType="begin" w:fldLock="1"/>
      </w:r>
      <w:r w:rsidR="00F45112">
        <w:rPr>
          <w:rFonts w:ascii="Calibri" w:eastAsia="Calibri" w:hAnsi="Calibri" w:cs="Calibri"/>
        </w:rPr>
        <w:instrText>ADDIN CSL_CITATION {"citationItems":[{"id":"ITEM-1","itemData":{"DOI":"10.1186/s13750-016-0059-6","ISBN":"2047-2382","ISSN":"20472382","abstract":"Systematic mapping was developed in social sciences in response to a lack of empirical data when answering questions using systematic review methods, and a need for a method to describe the literature across a broad subject of interest. Systematic mapping does not attempt to answer a specific question as do systematic reviews, but instead collates, describes and catalogues available evidence (e.g. primary, secondary, theoretical, economic) relating to a topic or question of interest. The included studies can be used to identify evidence for policy-relevant questions, knowledge gaps (to help direct future primary research) and knowledge clusters (sub-sets of evidence that may be suitable for secondary research, for example systematic review). Evidence synthesis in environmental sciences faces similar challenges to those found in social sciences. Here we describe the translation of systematic mapping methodology from social sciences for use in environmental sciences. We provide the first process-based methodology for systematic maps, describing the stages involved: establishing the review team and engaging stakeholders; setting the scope and question; setting inclusion criteria for studies; scoping stage; protocol development and publication; searching for evidence; screening evidence; coding; production of a systematic map database; critical appraisal (optional); describing and visualising the findings; report production and supporting information. We discuss the similarities and differences in methodology between systematic review and systematic mapping and provide guidance for those choosing which type of synthesis is most suitable for their requirements. Furthermore, we discuss the merits and uses of systematic mapping and make recommendations for improving this evolving methodology in environmental sciences.","author":[{"dropping-particle":"","family":"James","given":"Katy L.","non-dropping-particle":"","parse-names":false,"suffix":""},{"dropping-particle":"","family":"Randall","given":"Nicola P.","non-dropping-particle":"","parse-names":false,"suffix":""},{"dropping-particle":"","family":"Haddaway","given":"Neal R.","non-dropping-particle":"","parse-names":false,"suffix":""}],"container-title":"Environmental Evidence","id":"ITEM-1","issue":"1","issued":{"date-parts":[["2016"]]},"page":"1-13","publisher":"BioMed Central","title":"A methodology for systematic mapping in environmental sciences","type":"article-journal","volume":"5"},"uris":["http://www.mendeley.com/documents/?uuid=52075fd5-672c-4ef5-9349-218e3d4f6f15"]}],"mendeley":{"formattedCitation":"&lt;sup&gt;53&lt;/sup&gt;","plainTextFormattedCitation":"53","previouslyFormattedCitation":"&lt;sup&gt;54&lt;/sup&gt;"},"properties":{"noteIndex":0},"schema":"https://github.com/citation-style-language/schema/raw/master/csl-citation.json"}</w:instrText>
      </w:r>
      <w:r w:rsidR="008A0082">
        <w:rPr>
          <w:rFonts w:ascii="Calibri" w:eastAsia="Calibri" w:hAnsi="Calibri" w:cs="Calibri"/>
        </w:rPr>
        <w:fldChar w:fldCharType="separate"/>
      </w:r>
      <w:r w:rsidR="00F45112" w:rsidRPr="00F45112">
        <w:rPr>
          <w:rFonts w:ascii="Calibri" w:eastAsia="Calibri" w:hAnsi="Calibri" w:cs="Calibri"/>
          <w:noProof/>
          <w:vertAlign w:val="superscript"/>
        </w:rPr>
        <w:t>53</w:t>
      </w:r>
      <w:r w:rsidR="008A0082">
        <w:rPr>
          <w:rFonts w:ascii="Calibri" w:eastAsia="Calibri" w:hAnsi="Calibri" w:cs="Calibri"/>
        </w:rPr>
        <w:fldChar w:fldCharType="end"/>
      </w:r>
      <w:r w:rsidR="008A0082">
        <w:rPr>
          <w:rFonts w:ascii="Calibri" w:eastAsia="Calibri" w:hAnsi="Calibri" w:cs="Calibri"/>
        </w:rPr>
        <w:t xml:space="preserve">. </w:t>
      </w:r>
      <w:r w:rsidR="003E7366">
        <w:rPr>
          <w:rFonts w:ascii="Calibri" w:eastAsia="Calibri" w:hAnsi="Calibri" w:cs="Calibri"/>
        </w:rPr>
        <w:t xml:space="preserve">Case study maps </w:t>
      </w:r>
      <w:r w:rsidR="008A0082">
        <w:rPr>
          <w:rFonts w:ascii="Calibri" w:eastAsia="Calibri" w:hAnsi="Calibri" w:cs="Calibri"/>
        </w:rPr>
        <w:t>therefore ought to be</w:t>
      </w:r>
      <w:r w:rsidR="009E14A2">
        <w:rPr>
          <w:rFonts w:ascii="Calibri" w:eastAsia="Calibri" w:hAnsi="Calibri" w:cs="Calibri"/>
        </w:rPr>
        <w:t xml:space="preserve"> developed alongside future assessments by the IPCC and UCCRN. </w:t>
      </w:r>
      <w:r>
        <w:rPr>
          <w:rFonts w:ascii="Calibri" w:eastAsia="Calibri" w:hAnsi="Calibri" w:cs="Calibri"/>
        </w:rPr>
        <w:t xml:space="preserve">But more than this, new innovations are needed in knowledge synthesis to make best use of the </w:t>
      </w:r>
      <w:r w:rsidR="00E00299">
        <w:rPr>
          <w:rFonts w:ascii="Calibri" w:eastAsia="Calibri" w:hAnsi="Calibri" w:cs="Calibri"/>
        </w:rPr>
        <w:t xml:space="preserve">developing </w:t>
      </w:r>
      <w:r>
        <w:rPr>
          <w:rFonts w:ascii="Calibri" w:eastAsia="Calibri" w:hAnsi="Calibri" w:cs="Calibri"/>
        </w:rPr>
        <w:t>literature.</w:t>
      </w:r>
    </w:p>
    <w:p w14:paraId="797CD5DC" w14:textId="46887366" w:rsidR="00B60EC4" w:rsidRDefault="009C035D" w:rsidP="00F351C8">
      <w:pPr>
        <w:pStyle w:val="Heading2"/>
        <w:spacing w:line="480" w:lineRule="auto"/>
      </w:pPr>
      <w:r>
        <w:t>Synthesizing</w:t>
      </w:r>
      <w:r w:rsidR="00B60EC4" w:rsidRPr="00B60EC4">
        <w:t xml:space="preserve"> </w:t>
      </w:r>
      <w:r w:rsidR="00C93202">
        <w:t xml:space="preserve">urban </w:t>
      </w:r>
      <w:r w:rsidR="006D30F4">
        <w:t>typologies</w:t>
      </w:r>
      <w:r w:rsidR="00B60EC4" w:rsidRPr="00B60EC4">
        <w:t xml:space="preserve"> and case study evidence</w:t>
      </w:r>
    </w:p>
    <w:p w14:paraId="625E2C01" w14:textId="3A2E9F5F" w:rsidR="00C0102B" w:rsidRPr="00B15A24" w:rsidRDefault="009C035D" w:rsidP="008B6A27">
      <w:pPr>
        <w:spacing w:line="480" w:lineRule="auto"/>
      </w:pPr>
      <w:r>
        <w:t xml:space="preserve">Urban typologies </w:t>
      </w:r>
      <w:r w:rsidR="00952CE0">
        <w:t xml:space="preserve">– taxonomies of city types – are </w:t>
      </w:r>
      <w:r>
        <w:t xml:space="preserve">powerful tools </w:t>
      </w:r>
      <w:r w:rsidR="00952CE0">
        <w:t xml:space="preserve">for </w:t>
      </w:r>
      <w:r w:rsidR="00C37153">
        <w:t xml:space="preserve">comparing and aggregating knowledge on cities while preserving </w:t>
      </w:r>
      <w:r w:rsidR="007A362F">
        <w:t xml:space="preserve">elements of </w:t>
      </w:r>
      <w:r w:rsidR="00C37153">
        <w:t>context.</w:t>
      </w:r>
      <w:r>
        <w:t xml:space="preserve"> Here we claim that </w:t>
      </w:r>
      <w:r w:rsidR="00BD0568">
        <w:t xml:space="preserve">typologies partnered with case studies could enhance learning on </w:t>
      </w:r>
      <w:r w:rsidR="008C6483">
        <w:t>urban climate solutions</w:t>
      </w:r>
      <w:r w:rsidR="00BD0568">
        <w:t>, on the basis that similar structural conditions (</w:t>
      </w:r>
      <w:r w:rsidR="007A362F">
        <w:t xml:space="preserve">i.e. captured through typologies of </w:t>
      </w:r>
      <w:r w:rsidR="00BD0568">
        <w:t xml:space="preserve">urban form, socio-economic development </w:t>
      </w:r>
      <w:r w:rsidR="007A362F">
        <w:lastRenderedPageBreak/>
        <w:t xml:space="preserve">or </w:t>
      </w:r>
      <w:r w:rsidR="00BD0568">
        <w:t xml:space="preserve">types of governance) imply similar solution spaces. </w:t>
      </w:r>
      <w:r w:rsidR="00C37153">
        <w:t>T</w:t>
      </w:r>
      <w:r w:rsidR="00BD0568">
        <w:t xml:space="preserve">he </w:t>
      </w:r>
      <w:r w:rsidR="00B23EBC">
        <w:t xml:space="preserve">Atkins </w:t>
      </w:r>
      <w:r w:rsidR="00B23EBC">
        <w:rPr>
          <w:i/>
        </w:rPr>
        <w:t xml:space="preserve">Future Proofing Cities </w:t>
      </w:r>
      <w:r w:rsidR="00B23EBC" w:rsidRPr="00F351C8">
        <w:t>report</w:t>
      </w:r>
      <w:r w:rsidR="00C37153">
        <w:t xml:space="preserve"> pioneered such an approach by grouping</w:t>
      </w:r>
      <w:r w:rsidR="00B23EBC">
        <w:t xml:space="preserve"> 129</w:t>
      </w:r>
      <w:r w:rsidR="00C37153">
        <w:t xml:space="preserve"> cities</w:t>
      </w:r>
      <w:r w:rsidR="00B23EBC">
        <w:t xml:space="preserve"> </w:t>
      </w:r>
      <w:r w:rsidR="00C37153">
        <w:t xml:space="preserve">into </w:t>
      </w:r>
      <w:r w:rsidR="00B23EBC">
        <w:t xml:space="preserve">5 different types </w:t>
      </w:r>
      <w:r w:rsidR="00C37153">
        <w:t>(</w:t>
      </w:r>
      <w:r w:rsidR="00B23EBC">
        <w:t>based on qualitative criteria</w:t>
      </w:r>
      <w:r w:rsidR="00C37153">
        <w:t>), linking these</w:t>
      </w:r>
      <w:r w:rsidR="00BD0568">
        <w:t xml:space="preserve"> </w:t>
      </w:r>
      <w:r w:rsidR="00B23EBC">
        <w:t xml:space="preserve">to more than 100 </w:t>
      </w:r>
      <w:r w:rsidR="00C37153">
        <w:t xml:space="preserve">different </w:t>
      </w:r>
      <w:r w:rsidR="00B23EBC">
        <w:t>policy options</w:t>
      </w:r>
      <w:r w:rsidR="00C37153">
        <w:t xml:space="preserve"> </w:t>
      </w:r>
      <w:r w:rsidR="00C37153">
        <w:fldChar w:fldCharType="begin" w:fldLock="1"/>
      </w:r>
      <w:r w:rsidR="00F45112">
        <w:instrText>ADDIN CSL_CITATION {"citationItems":[{"id":"ITEM-1","itemData":{"author":[{"dropping-particle":"","family":"Atkins","given":"","non-dropping-particle":"","parse-names":false,"suffix":""}],"id":"ITEM-1","issued":{"date-parts":[["2013"]]},"publisher-place":"London","title":"Future Proofing Cities: Risks and opportunities for inclusive urban growth in developing countries.","type":"report"},"uris":["http://www.mendeley.com/documents/?uuid=96ce6d08-e879-421a-a043-a3fe6eb0f2db"]}],"mendeley":{"formattedCitation":"&lt;sup&gt;54&lt;/sup&gt;","plainTextFormattedCitation":"54","previouslyFormattedCitation":"&lt;sup&gt;55&lt;/sup&gt;"},"properties":{"noteIndex":0},"schema":"https://github.com/citation-style-language/schema/raw/master/csl-citation.json"}</w:instrText>
      </w:r>
      <w:r w:rsidR="00C37153">
        <w:fldChar w:fldCharType="separate"/>
      </w:r>
      <w:r w:rsidR="00F45112" w:rsidRPr="00F45112">
        <w:rPr>
          <w:noProof/>
          <w:vertAlign w:val="superscript"/>
        </w:rPr>
        <w:t>54</w:t>
      </w:r>
      <w:r w:rsidR="00C37153">
        <w:fldChar w:fldCharType="end"/>
      </w:r>
      <w:r w:rsidR="00C37153">
        <w:t xml:space="preserve">. </w:t>
      </w:r>
      <w:r w:rsidR="007A362F">
        <w:t xml:space="preserve">In the academic literature typologies </w:t>
      </w:r>
      <w:r w:rsidR="00C37153">
        <w:t xml:space="preserve">have proliferated, using newly compiled databases, as well as </w:t>
      </w:r>
      <w:r w:rsidR="000E6B8F">
        <w:t xml:space="preserve">spatial, crowdsourced and ‘big’ data </w:t>
      </w:r>
      <w:r w:rsidR="000E6B8F">
        <w:fldChar w:fldCharType="begin" w:fldLock="1"/>
      </w:r>
      <w:r w:rsidR="00F45112">
        <w:instrText>ADDIN CSL_CITATION {"citationItems":[{"id":"ITEM-1","itemData":{"DOI":"10.1017/sus.2018.16","author":[{"dropping-particle":"","family":"Creutzig","given":"Felix","non-dropping-particle":"","parse-names":false,"suffix":""},{"dropping-particle":"","family":"Lohrey","given":"Steffen","non-dropping-particle":"","parse-names":false,"suffix":""},{"dropping-particle":"","family":"Bai","given":"Xuemei","non-dropping-particle":"","parse-names":false,"suffix":""},{"dropping-particle":"","family":"Dawson","given":"Richard","non-dropping-particle":"","parse-names":false,"suffix":""},{"dropping-particle":"","family":"Dhakal","given":"Shobhakar","non-dropping-particle":"","parse-names":false,"suffix":""},{"dropping-particle":"","family":"Lamb","given":"William F.","non-dropping-particle":"","parse-names":false,"suffix":""},{"dropping-particle":"","family":"McPhearson","given":"Timon","non-dropping-particle":"","parse-names":false,"suffix":""},{"dropping-particle":"","family":"Minx","given":"Jan C.","non-dropping-particle":"","parse-names":false,"suffix":""},{"dropping-particle":"","family":"Munoz","given":"Esteban","non-dropping-particle":"","parse-names":false,"suffix":""},{"dropping-particle":"","family":"Walsh","given":"Brenna","non-dropping-particle":"","parse-names":false,"suffix":""}],"container-title":"Global Sustainability","id":"ITEM-1","issue":"e2","issued":{"date-parts":[["2019"]]},"page":"1-25","title":"Upscaling urban data science for global climate solutions","type":"article-journal","volume":"2"},"uris":["http://www.mendeley.com/documents/?uuid=00bb76b2-0a6d-4d9d-a7b4-87901d206ea9"]},{"id":"ITEM-2","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Sciences","id":"ITEM-2","issued":{"date-parts":[["2015"]]},"title":"Global typology of urban energy use and potentials for an urbanization mitigation wedge","type":"article-journal"},"uris":["http://www.mendeley.com/documents/?uuid=0f6da94c-9a72-40eb-8c7f-ee424de9ed8c"]},{"id":"ITEM-3","itemData":{"DOI":"10.1016/j.gloenvcha.2015.06.001","ISSN":"09593780","abstract":"Case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author":[{"dropping-particle":"","family":"Baiocchi","given":"Giovanni","non-dropping-particle":"","parse-names":false,"suffix":""},{"dropping-particle":"","family":"Creutzig","given":"Felix","non-dropping-particle":"","parse-names":false,"suffix":""},{"dropping-particle":"","family":"Minx","given":"Jan","non-dropping-particle":"","parse-names":false,"suffix":""},{"dropping-particle":"","family":"Pichler","given":"Peter Paul","non-dropping-particle":"","parse-names":false,"suffix":""}],"container-title":"Global Environmental Change","id":"ITEM-3","issued":{"date-parts":[["2015"]]},"page":"13-21","publisher":"Elsevier Ltd","title":"A spatial typology of human settlements and their CO2 emissions in England","type":"article-journal","volume":"34"},"uris":["http://www.mendeley.com/documents/?uuid=15203874-cdc0-46a1-98b6-62c511f7a6ee"]},{"id":"ITEM-4","itemData":{"DOI":"10.1098/rsif.2014.0924","author":[{"dropping-particle":"","family":"Louf","given":"Rémi","non-dropping-particle":"","parse-names":false,"suffix":""},{"dropping-particle":"","family":"Barthelemy","given":"Marc","non-dropping-particle":"","parse-names":false,"suffix":""}],"container-title":"Journal of the Royal Society Interface","id":"ITEM-4","issue":"20140924","issued":{"date-parts":[["2014"]]},"title":"A Typology of Street Patterns","type":"article-journal","volume":"11"},"uris":["http://www.mendeley.com/documents/?uuid=1be6378b-913b-4770-9fde-e4bb1b2a4f77"]}],"mendeley":{"formattedCitation":"&lt;sup&gt;4,32,55,56&lt;/sup&gt;","plainTextFormattedCitation":"4,32,55,56","previouslyFormattedCitation":"&lt;sup&gt;4,32,56,57&lt;/sup&gt;"},"properties":{"noteIndex":0},"schema":"https://github.com/citation-style-language/schema/raw/master/csl-citation.json"}</w:instrText>
      </w:r>
      <w:r w:rsidR="000E6B8F">
        <w:fldChar w:fldCharType="separate"/>
      </w:r>
      <w:r w:rsidR="00F45112" w:rsidRPr="00F45112">
        <w:rPr>
          <w:noProof/>
          <w:vertAlign w:val="superscript"/>
        </w:rPr>
        <w:t>4,32,55,56</w:t>
      </w:r>
      <w:r w:rsidR="000E6B8F">
        <w:fldChar w:fldCharType="end"/>
      </w:r>
      <w:r w:rsidR="00C37153">
        <w:t xml:space="preserve">. However, as yet there have been no systematic </w:t>
      </w:r>
      <w:r w:rsidR="0044336D">
        <w:t xml:space="preserve">attempts to link </w:t>
      </w:r>
      <w:r w:rsidR="007A362F">
        <w:t xml:space="preserve">typologies of cities </w:t>
      </w:r>
      <w:r w:rsidR="0044336D">
        <w:t>to</w:t>
      </w:r>
      <w:r w:rsidR="007A362F">
        <w:t xml:space="preserve"> case study knowledge, and on this basis </w:t>
      </w:r>
      <w:r w:rsidR="00CD184E">
        <w:t xml:space="preserve">aggregate </w:t>
      </w:r>
      <w:r w:rsidR="007A362F">
        <w:t>tailored policy advice.</w:t>
      </w:r>
    </w:p>
    <w:p w14:paraId="16D4637F" w14:textId="3275533C" w:rsidR="00B15A24" w:rsidRDefault="000E6B8F">
      <w:pPr>
        <w:spacing w:line="480" w:lineRule="auto"/>
      </w:pPr>
      <w:r>
        <w:t xml:space="preserve">Typologies are highly complementary with the case study method </w:t>
      </w:r>
      <w:r>
        <w:fldChar w:fldCharType="begin" w:fldLock="1"/>
      </w:r>
      <w:r w:rsidR="00F45112">
        <w:instrText>ADDIN CSL_CITATION {"citationItems":[{"id":"ITEM-1","itemData":{"DOI":"10.1146/annurev.polisci.8.082103.104918","ISBN":"1094293915451577","ISSN":"1094-2939","abstract":"This article surveys the extensive new literature that has brought about a renaissance of qualitative methods in political science over the past decade. It reviews this literature’s focus on causal mechanisms and its emphasis on process tracing, a key form of within-case analysis, and it discusses theways in which case-selection criteria in qualitative research differ from those in statistical research. Next, the article assesses howprocess tracing and typological theorizing help address forms of complexity, such as path dependence and interaction effects. The article then addresses the method of fuzzy-set analysis. The article concludes with a call for greater attention to means of combining alternative methodological approaches in research projects.","author":[{"dropping-particle":"","family":"Bennett","given":"Andrew","non-dropping-particle":"","parse-names":false,"suffix":""},{"dropping-particle":"","family":"Elman","given":"Colin","non-dropping-particle":"","parse-names":false,"suffix":""}],"container-title":"Annual Review Political Science","id":"ITEM-1","issue":"2001","issued":{"date-parts":[["2006"]]},"page":"455–476","title":"Qualitative research: Recent developments in case study methods","type":"article-journal","volume":"9"},"uris":["http://www.mendeley.com/documents/?uuid=22ee0f7c-67f3-4599-9a7d-31e0fe74e699"]}],"mendeley":{"formattedCitation":"&lt;sup&gt;57&lt;/sup&gt;","plainTextFormattedCitation":"57","previouslyFormattedCitation":"&lt;sup&gt;58&lt;/sup&gt;"},"properties":{"noteIndex":0},"schema":"https://github.com/citation-style-language/schema/raw/master/csl-citation.json"}</w:instrText>
      </w:r>
      <w:r>
        <w:fldChar w:fldCharType="separate"/>
      </w:r>
      <w:r w:rsidR="00F45112" w:rsidRPr="00F45112">
        <w:rPr>
          <w:noProof/>
          <w:vertAlign w:val="superscript"/>
        </w:rPr>
        <w:t>57</w:t>
      </w:r>
      <w:r>
        <w:fldChar w:fldCharType="end"/>
      </w:r>
      <w:r>
        <w:t>. They narrow the universe of cases that can be meaningfully compared</w:t>
      </w:r>
      <w:r w:rsidR="00B15A24">
        <w:t xml:space="preserve">, such that detailed case studies on specific types of cities can be generalised to a wider set of </w:t>
      </w:r>
      <w:r w:rsidR="003B0CEB">
        <w:t>shared</w:t>
      </w:r>
      <w:r w:rsidR="00B15A24">
        <w:t xml:space="preserve"> contexts. This holds the promise of stimulating learning within peer groups of cities, as was attempted in the Atkins report and in similar efforts led by ICLEI, </w:t>
      </w:r>
      <w:r w:rsidR="002B1A6B">
        <w:t xml:space="preserve">where cases on </w:t>
      </w:r>
      <w:r w:rsidR="00B15A24">
        <w:t xml:space="preserve">infrastructure transitions </w:t>
      </w:r>
      <w:r w:rsidR="003B0CEB">
        <w:t xml:space="preserve">have been </w:t>
      </w:r>
      <w:r w:rsidR="002B1A6B">
        <w:t>assessed for</w:t>
      </w:r>
      <w:r w:rsidR="00B15A24">
        <w:t xml:space="preserve"> post-industrial cities </w:t>
      </w:r>
      <w:r w:rsidR="00B15A24">
        <w:fldChar w:fldCharType="begin" w:fldLock="1"/>
      </w:r>
      <w:r w:rsidR="00DC374A">
        <w:instrText>ADDIN CSL_CITATION {"citationItems":[{"id":"ITEM-1","itemData":{"author":[{"dropping-particle":"","family":"ICLEI","given":"","non-dropping-particle":"","parse-names":false,"suffix":""}],"id":"ITEM-1","issued":{"date-parts":[["2018"]]},"publisher-place":"Bonn","title":"Urban transition insights from industrial legacy cities","type":"report"},"uris":["http://www.mendeley.com/documents/?uuid=cb43e64b-3079-4b41-b526-2d05244f5ac4"]}],"mendeley":{"formattedCitation":"&lt;sup&gt;23&lt;/sup&gt;","plainTextFormattedCitation":"23","previouslyFormattedCitation":"&lt;sup&gt;23&lt;/sup&gt;"},"properties":{"noteIndex":0},"schema":"https://github.com/citation-style-language/schema/raw/master/csl-citation.json"}</w:instrText>
      </w:r>
      <w:r w:rsidR="00B15A24">
        <w:fldChar w:fldCharType="separate"/>
      </w:r>
      <w:r w:rsidR="00DC374A" w:rsidRPr="00DC374A">
        <w:rPr>
          <w:noProof/>
          <w:vertAlign w:val="superscript"/>
        </w:rPr>
        <w:t>23</w:t>
      </w:r>
      <w:r w:rsidR="00B15A24">
        <w:fldChar w:fldCharType="end"/>
      </w:r>
      <w:r w:rsidR="00B15A24">
        <w:t>.</w:t>
      </w:r>
      <w:r w:rsidR="002B1A6B">
        <w:t xml:space="preserve"> </w:t>
      </w:r>
      <w:r w:rsidR="008C6483">
        <w:t xml:space="preserve">But qualitative information from accessible and synthesized urban cases may also directly improve typology development itself. </w:t>
      </w:r>
      <w:r w:rsidR="002B1A6B">
        <w:t>Linking together detailed case studies within a typology framework therefore allows a series of policy relevant questions to be asked, such as: what structural urban conditions shape energy demand? Within relevant peer groups, what intervention points exist for reducing energy demand in the short, medium and long term? Within relevant peer groups, which cities have enacted climate policies, were they successful, and why?</w:t>
      </w:r>
    </w:p>
    <w:p w14:paraId="26487C98" w14:textId="3F534ED8" w:rsidR="006D30F4" w:rsidRDefault="002B1A6B">
      <w:pPr>
        <w:spacing w:line="480" w:lineRule="auto"/>
      </w:pPr>
      <w:r>
        <w:t>Typology e</w:t>
      </w:r>
      <w:r w:rsidR="002A1266">
        <w:t>fforts</w:t>
      </w:r>
      <w:r w:rsidR="003E4904">
        <w:t xml:space="preserve"> </w:t>
      </w:r>
      <w:r>
        <w:t xml:space="preserve">in the peer-reviewed literature </w:t>
      </w:r>
      <w:r w:rsidR="00563BEA">
        <w:t xml:space="preserve">so far </w:t>
      </w:r>
      <w:r w:rsidR="003E4904">
        <w:t xml:space="preserve">have largely </w:t>
      </w:r>
      <w:r w:rsidR="00CE376A">
        <w:t xml:space="preserve">focused on drivers of energy demand and greenhouse gas emissions, </w:t>
      </w:r>
      <w:r w:rsidR="00B01A9F">
        <w:t>mobilis</w:t>
      </w:r>
      <w:r w:rsidR="00CE376A">
        <w:t>ing</w:t>
      </w:r>
      <w:r w:rsidR="00B01A9F">
        <w:t xml:space="preserve"> data on</w:t>
      </w:r>
      <w:r w:rsidR="003E4904">
        <w:t xml:space="preserve"> urban land use, </w:t>
      </w:r>
      <w:r w:rsidR="009C035D">
        <w:t>urban form and street patterns</w:t>
      </w:r>
      <w:r w:rsidR="00563BEA">
        <w:t xml:space="preserve">, </w:t>
      </w:r>
      <w:r w:rsidR="00B01A9F">
        <w:t>income</w:t>
      </w:r>
      <w:r w:rsidR="003E4904">
        <w:t>, energy demand and travel behaviours</w:t>
      </w:r>
      <w:r w:rsidR="00563BEA">
        <w:t xml:space="preserve">. </w:t>
      </w:r>
      <w:r w:rsidR="006D30F4">
        <w:t xml:space="preserve">Qualitative typologies that </w:t>
      </w:r>
      <w:r w:rsidR="00CE376A">
        <w:t>focus on the available policy option space</w:t>
      </w:r>
      <w:r w:rsidR="006D30F4">
        <w:t xml:space="preserve"> are still missing</w:t>
      </w:r>
      <w:r w:rsidR="001A42F7">
        <w:t>. These would</w:t>
      </w:r>
      <w:r w:rsidR="00182A43">
        <w:t xml:space="preserve"> </w:t>
      </w:r>
      <w:r w:rsidR="006D30F4">
        <w:t xml:space="preserve">group cities that share similar </w:t>
      </w:r>
      <w:r w:rsidR="003E4904">
        <w:t xml:space="preserve">institutions and governance (e.g. the </w:t>
      </w:r>
      <w:r w:rsidR="00934168">
        <w:t>areas</w:t>
      </w:r>
      <w:r w:rsidR="003E4904">
        <w:t xml:space="preserve"> of policy over which cities have executive power; their available municipal budgets)</w:t>
      </w:r>
      <w:r w:rsidR="00ED0E6E">
        <w:t xml:space="preserve">, </w:t>
      </w:r>
      <w:r w:rsidR="003E4904">
        <w:t xml:space="preserve">social </w:t>
      </w:r>
      <w:r w:rsidR="002975BD">
        <w:t xml:space="preserve">priorities </w:t>
      </w:r>
      <w:r w:rsidR="003E4904">
        <w:t xml:space="preserve">(e.g. </w:t>
      </w:r>
      <w:r w:rsidR="002975BD">
        <w:t>infrastructure or service access</w:t>
      </w:r>
      <w:r w:rsidR="003E4904">
        <w:t>)</w:t>
      </w:r>
      <w:r w:rsidR="00ED0E6E">
        <w:t xml:space="preserve"> and </w:t>
      </w:r>
      <w:r w:rsidR="002975BD">
        <w:t>political constraints (e.g. the balance of private and corporate interests)</w:t>
      </w:r>
      <w:r w:rsidR="00293FDD">
        <w:t>.</w:t>
      </w:r>
    </w:p>
    <w:p w14:paraId="5DC3F42D" w14:textId="28D2C35E" w:rsidR="00182A43" w:rsidRDefault="006D30F4" w:rsidP="00274FC7">
      <w:pPr>
        <w:spacing w:line="480" w:lineRule="auto"/>
        <w:rPr>
          <w:rFonts w:ascii="Calibri" w:eastAsia="Calibri" w:hAnsi="Calibri" w:cs="Calibri"/>
        </w:rPr>
      </w:pPr>
      <w:r>
        <w:t xml:space="preserve">What methods could bridge urban typologies and case study evidence? In the first instance, a systematic mapping of the literature in combination with available typologies </w:t>
      </w:r>
      <w:r w:rsidR="00182A43">
        <w:t xml:space="preserve">can be used to identify </w:t>
      </w:r>
      <w:r w:rsidR="00182A43">
        <w:lastRenderedPageBreak/>
        <w:t>the available cases within peer groups</w:t>
      </w:r>
      <w:r w:rsidR="00094625">
        <w:t xml:space="preserve">, </w:t>
      </w:r>
      <w:r w:rsidR="00182A43">
        <w:t xml:space="preserve">specifying knowledge clusters and gaps </w:t>
      </w:r>
      <w:r w:rsidR="00094625">
        <w:t xml:space="preserve">at a higher level of policy relevance than </w:t>
      </w:r>
      <w:r w:rsidR="00182A43">
        <w:t>size and regional classification</w:t>
      </w:r>
      <w:r w:rsidR="00094625">
        <w:t>s</w:t>
      </w:r>
      <w:r w:rsidR="00182A43">
        <w:t xml:space="preserve">. </w:t>
      </w:r>
      <w:r w:rsidR="00AD24BA">
        <w:t>As a</w:t>
      </w:r>
      <w:r w:rsidR="00AC5474">
        <w:t xml:space="preserve"> demonstration, </w:t>
      </w:r>
      <w:del w:id="100" w:author="William Lamb" w:date="2019-02-05T15:03:00Z">
        <w:r w:rsidR="003374FE" w:rsidRPr="00857E1E" w:rsidDel="00857E1E">
          <w:rPr>
            <w:rPrChange w:id="101" w:author="William Lamb" w:date="2019-02-05T15:03:00Z">
              <w:rPr/>
            </w:rPrChange>
          </w:rPr>
          <w:fldChar w:fldCharType="begin"/>
        </w:r>
        <w:r w:rsidR="003374FE" w:rsidRPr="00857E1E" w:rsidDel="00857E1E">
          <w:rPr>
            <w:rPrChange w:id="102" w:author="William Lamb" w:date="2019-02-05T15:03:00Z">
              <w:rPr/>
            </w:rPrChange>
          </w:rPr>
          <w:delInstrText xml:space="preserve"> REF _Ref530149062 \h </w:delInstrText>
        </w:r>
        <w:r w:rsidR="00293FDD" w:rsidRPr="00857E1E" w:rsidDel="00857E1E">
          <w:rPr>
            <w:rPrChange w:id="103" w:author="William Lamb" w:date="2019-02-05T15:03:00Z">
              <w:rPr/>
            </w:rPrChange>
          </w:rPr>
          <w:delInstrText xml:space="preserve"> \* MERGEFORMAT </w:delInstrText>
        </w:r>
        <w:r w:rsidR="003374FE" w:rsidRPr="00857E1E" w:rsidDel="00857E1E">
          <w:rPr>
            <w:rPrChange w:id="104" w:author="William Lamb" w:date="2019-02-05T15:03:00Z">
              <w:rPr/>
            </w:rPrChange>
          </w:rPr>
        </w:r>
        <w:r w:rsidR="003374FE" w:rsidRPr="00857E1E" w:rsidDel="00857E1E">
          <w:rPr>
            <w:rPrChange w:id="105" w:author="William Lamb" w:date="2019-02-05T15:03:00Z">
              <w:rPr/>
            </w:rPrChange>
          </w:rPr>
          <w:fldChar w:fldCharType="separate"/>
        </w:r>
        <w:r w:rsidR="0032236D" w:rsidRPr="00857E1E" w:rsidDel="00857E1E">
          <w:rPr>
            <w:bCs/>
            <w:lang w:val="en-US"/>
            <w:rPrChange w:id="106" w:author="William Lamb" w:date="2019-02-05T15:03:00Z">
              <w:rPr>
                <w:b/>
                <w:bCs/>
                <w:lang w:val="en-US"/>
              </w:rPr>
            </w:rPrChange>
          </w:rPr>
          <w:delText>Error! Reference source not found.</w:delText>
        </w:r>
        <w:r w:rsidR="003374FE" w:rsidRPr="00857E1E" w:rsidDel="00857E1E">
          <w:rPr>
            <w:rPrChange w:id="107" w:author="William Lamb" w:date="2019-02-05T15:03:00Z">
              <w:rPr/>
            </w:rPrChange>
          </w:rPr>
          <w:fldChar w:fldCharType="end"/>
        </w:r>
        <w:r w:rsidR="003374FE" w:rsidRPr="00857E1E" w:rsidDel="00857E1E">
          <w:rPr>
            <w:rPrChange w:id="108" w:author="William Lamb" w:date="2019-02-05T15:03:00Z">
              <w:rPr/>
            </w:rPrChange>
          </w:rPr>
          <w:delText xml:space="preserve"> </w:delText>
        </w:r>
      </w:del>
      <w:ins w:id="109" w:author="William Lamb" w:date="2019-02-05T15:03:00Z">
        <w:r w:rsidR="00857E1E" w:rsidRPr="00857E1E">
          <w:rPr>
            <w:rPrChange w:id="110" w:author="William Lamb" w:date="2019-02-05T15:03:00Z">
              <w:rPr/>
            </w:rPrChange>
          </w:rPr>
          <w:fldChar w:fldCharType="begin"/>
        </w:r>
        <w:r w:rsidR="00857E1E" w:rsidRPr="00857E1E">
          <w:rPr>
            <w:rPrChange w:id="111" w:author="William Lamb" w:date="2019-02-05T15:03:00Z">
              <w:rPr/>
            </w:rPrChange>
          </w:rPr>
          <w:instrText xml:space="preserve"> REF _Ref517344518 \h </w:instrText>
        </w:r>
        <w:r w:rsidR="00857E1E" w:rsidRPr="00857E1E">
          <w:rPr>
            <w:rPrChange w:id="112" w:author="William Lamb" w:date="2019-02-05T15:03:00Z">
              <w:rPr/>
            </w:rPrChange>
          </w:rPr>
        </w:r>
      </w:ins>
      <w:r w:rsidR="00857E1E" w:rsidRPr="00857E1E">
        <w:rPr>
          <w:rPrChange w:id="113" w:author="William Lamb" w:date="2019-02-05T15:03:00Z">
            <w:rPr>
              <w:b/>
            </w:rPr>
          </w:rPrChange>
        </w:rPr>
        <w:instrText xml:space="preserve"> \* MERGEFORMAT </w:instrText>
      </w:r>
      <w:r w:rsidR="00857E1E" w:rsidRPr="00857E1E">
        <w:rPr>
          <w:rPrChange w:id="114" w:author="William Lamb" w:date="2019-02-05T15:03:00Z">
            <w:rPr/>
          </w:rPrChange>
        </w:rPr>
        <w:fldChar w:fldCharType="separate"/>
      </w:r>
      <w:ins w:id="115" w:author="William Lamb" w:date="2019-02-05T15:03:00Z">
        <w:r w:rsidR="00857E1E" w:rsidRPr="00857E1E">
          <w:rPr>
            <w:rPrChange w:id="116" w:author="William Lamb" w:date="2019-02-05T15:03:00Z">
              <w:rPr>
                <w:b/>
              </w:rPr>
            </w:rPrChange>
          </w:rPr>
          <w:t xml:space="preserve">Figure </w:t>
        </w:r>
        <w:r w:rsidR="00857E1E" w:rsidRPr="00857E1E">
          <w:rPr>
            <w:noProof/>
            <w:rPrChange w:id="117" w:author="William Lamb" w:date="2019-02-05T15:03:00Z">
              <w:rPr>
                <w:b/>
                <w:noProof/>
              </w:rPr>
            </w:rPrChange>
          </w:rPr>
          <w:t>5</w:t>
        </w:r>
        <w:r w:rsidR="00857E1E" w:rsidRPr="00857E1E">
          <w:rPr>
            <w:rPrChange w:id="118" w:author="William Lamb" w:date="2019-02-05T15:03:00Z">
              <w:rPr/>
            </w:rPrChange>
          </w:rPr>
          <w:fldChar w:fldCharType="end"/>
        </w:r>
        <w:r w:rsidR="00857E1E">
          <w:t xml:space="preserve"> </w:t>
        </w:r>
      </w:ins>
      <w:r w:rsidR="00182A43">
        <w:t xml:space="preserve">links the case study literature identified here with </w:t>
      </w:r>
      <w:r w:rsidR="00557578">
        <w:t xml:space="preserve">a typology of city types characterised </w:t>
      </w:r>
      <w:r w:rsidR="00F73A34">
        <w:t>by their drivers of energy use (from</w:t>
      </w:r>
      <w:r w:rsidR="00113953">
        <w:t xml:space="preserve"> ref</w:t>
      </w:r>
      <w:r w:rsidR="00F73A34">
        <w:t xml:space="preserve"> </w:t>
      </w:r>
      <w:r w:rsidR="00F73A34" w:rsidRPr="002B0012">
        <w:fldChar w:fldCharType="begin" w:fldLock="1"/>
      </w:r>
      <w:r w:rsidR="004E5E81">
        <w:instrText>ADDIN CSL_CITATION {"citationItems":[{"id":"ITEM-1","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Sciences","id":"ITEM-1","issued":{"date-parts":[["2015"]]},"title":"Global typology of urban energy use and potentials for an urbanization mitigation wedge","type":"article-journal"},"uris":["http://www.mendeley.com/documents/?uuid=0f6da94c-9a72-40eb-8c7f-ee424de9ed8c"]}],"mendeley":{"formattedCitation":"&lt;sup&gt;4&lt;/sup&gt;","plainTextFormattedCitation":"4","previouslyFormattedCitation":"&lt;sup&gt;4&lt;/sup&gt;"},"properties":{"noteIndex":0},"schema":"https://github.com/citation-style-language/schema/raw/master/csl-citation.json"}</w:instrText>
      </w:r>
      <w:r w:rsidR="00F73A34" w:rsidRPr="002B0012">
        <w:fldChar w:fldCharType="separate"/>
      </w:r>
      <w:r w:rsidR="008E40C9" w:rsidRPr="008E40C9">
        <w:rPr>
          <w:noProof/>
          <w:vertAlign w:val="superscript"/>
        </w:rPr>
        <w:t>4</w:t>
      </w:r>
      <w:r w:rsidR="00F73A34" w:rsidRPr="002B0012">
        <w:fldChar w:fldCharType="end"/>
      </w:r>
      <w:r w:rsidR="00F73A34">
        <w:t>).</w:t>
      </w:r>
      <w:r w:rsidR="00F73A34" w:rsidRPr="00F73A34">
        <w:rPr>
          <w:rFonts w:ascii="Calibri" w:eastAsia="Calibri" w:hAnsi="Calibri" w:cs="Calibri"/>
        </w:rPr>
        <w:t xml:space="preserve"> </w:t>
      </w:r>
      <w:r w:rsidR="00AC5474">
        <w:rPr>
          <w:rFonts w:ascii="Calibri" w:eastAsia="Calibri" w:hAnsi="Calibri" w:cs="Calibri"/>
        </w:rPr>
        <w:t>In this clustering</w:t>
      </w:r>
      <w:r w:rsidR="00F73A34">
        <w:rPr>
          <w:rFonts w:ascii="Calibri" w:eastAsia="Calibri" w:hAnsi="Calibri" w:cs="Calibri"/>
        </w:rPr>
        <w:t>, the cities with</w:t>
      </w:r>
      <w:r w:rsidR="00113953">
        <w:rPr>
          <w:rFonts w:ascii="Calibri" w:eastAsia="Calibri" w:hAnsi="Calibri" w:cs="Calibri"/>
        </w:rPr>
        <w:t xml:space="preserve"> the</w:t>
      </w:r>
      <w:r w:rsidR="00F73A34">
        <w:rPr>
          <w:rFonts w:ascii="Calibri" w:eastAsia="Calibri" w:hAnsi="Calibri" w:cs="Calibri"/>
        </w:rPr>
        <w:t xml:space="preserve"> lowest energy use per capita, such as Ahmedabad (Type 3) are characte</w:t>
      </w:r>
      <w:r w:rsidR="00ED0E6E">
        <w:rPr>
          <w:rFonts w:ascii="Calibri" w:eastAsia="Calibri" w:hAnsi="Calibri" w:cs="Calibri"/>
        </w:rPr>
        <w:t>rized by high population densities</w:t>
      </w:r>
      <w:r w:rsidR="00F73A34">
        <w:rPr>
          <w:rFonts w:ascii="Calibri" w:eastAsia="Calibri" w:hAnsi="Calibri" w:cs="Calibri"/>
        </w:rPr>
        <w:t>, low incomes, medium-high fuel prices, and</w:t>
      </w:r>
      <w:r w:rsidR="00A925EC">
        <w:rPr>
          <w:rFonts w:ascii="Calibri" w:eastAsia="Calibri" w:hAnsi="Calibri" w:cs="Calibri"/>
        </w:rPr>
        <w:t xml:space="preserve"> a</w:t>
      </w:r>
      <w:r w:rsidR="00F73A34">
        <w:rPr>
          <w:rFonts w:ascii="Calibri" w:eastAsia="Calibri" w:hAnsi="Calibri" w:cs="Calibri"/>
        </w:rPr>
        <w:t xml:space="preserve"> low number of heating degree days</w:t>
      </w:r>
      <w:r w:rsidR="00ED0E6E">
        <w:rPr>
          <w:rFonts w:ascii="Calibri" w:eastAsia="Calibri" w:hAnsi="Calibri" w:cs="Calibri"/>
        </w:rPr>
        <w:t>. C</w:t>
      </w:r>
      <w:r w:rsidR="00F73A34">
        <w:rPr>
          <w:rFonts w:ascii="Calibri" w:eastAsia="Calibri" w:hAnsi="Calibri" w:cs="Calibri"/>
        </w:rPr>
        <w:t>ities with highest energy use, such as Sydney (Type 5), are characterized by very low fuel prices and medium-high incomes (for quantitative values see</w:t>
      </w:r>
      <w:ins w:id="119" w:author="William Lamb" w:date="2019-02-05T15:07:00Z">
        <w:r w:rsidR="00857E1E">
          <w:rPr>
            <w:rFonts w:ascii="Calibri" w:eastAsia="Calibri" w:hAnsi="Calibri" w:cs="Calibri"/>
          </w:rPr>
          <w:t xml:space="preserve"> ref</w:t>
        </w:r>
      </w:ins>
      <w:r w:rsidR="00F73A34">
        <w:rPr>
          <w:rFonts w:ascii="Calibri" w:eastAsia="Calibri" w:hAnsi="Calibri" w:cs="Calibri"/>
        </w:rPr>
        <w:t xml:space="preserve"> </w:t>
      </w:r>
      <w:r w:rsidR="00F73A34">
        <w:rPr>
          <w:rFonts w:ascii="Calibri" w:eastAsia="Calibri" w:hAnsi="Calibri" w:cs="Calibri"/>
        </w:rPr>
        <w:fldChar w:fldCharType="begin" w:fldLock="1"/>
      </w:r>
      <w:r w:rsidR="004E5E81">
        <w:rPr>
          <w:rFonts w:ascii="Calibri" w:eastAsia="Calibri" w:hAnsi="Calibri" w:cs="Calibri"/>
        </w:rPr>
        <w:instrText>ADDIN CSL_CITATION {"citationItems":[{"id":"ITEM-1","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Sciences","id":"ITEM-1","issued":{"date-parts":[["2015"]]},"title":"Global typology of urban energy use and potentials for an urbanization mitigation wedge","type":"article-journal"},"uris":["http://www.mendeley.com/documents/?uuid=0f6da94c-9a72-40eb-8c7f-ee424de9ed8c"]}],"mendeley":{"formattedCitation":"&lt;sup&gt;4&lt;/sup&gt;","plainTextFormattedCitation":"4","previouslyFormattedCitation":"&lt;sup&gt;4&lt;/sup&gt;"},"properties":{"noteIndex":0},"schema":"https://github.com/citation-style-language/schema/raw/master/csl-citation.json"}</w:instrText>
      </w:r>
      <w:r w:rsidR="00F73A34">
        <w:rPr>
          <w:rFonts w:ascii="Calibri" w:eastAsia="Calibri" w:hAnsi="Calibri" w:cs="Calibri"/>
        </w:rPr>
        <w:fldChar w:fldCharType="separate"/>
      </w:r>
      <w:r w:rsidR="008E40C9" w:rsidRPr="008E40C9">
        <w:rPr>
          <w:rFonts w:ascii="Calibri" w:eastAsia="Calibri" w:hAnsi="Calibri" w:cs="Calibri"/>
          <w:noProof/>
          <w:vertAlign w:val="superscript"/>
        </w:rPr>
        <w:t>4</w:t>
      </w:r>
      <w:r w:rsidR="00F73A34">
        <w:rPr>
          <w:rFonts w:ascii="Calibri" w:eastAsia="Calibri" w:hAnsi="Calibri" w:cs="Calibri"/>
        </w:rPr>
        <w:fldChar w:fldCharType="end"/>
      </w:r>
      <w:r w:rsidR="00F73A34">
        <w:rPr>
          <w:rFonts w:ascii="Calibri" w:eastAsia="Calibri" w:hAnsi="Calibri" w:cs="Calibri"/>
        </w:rPr>
        <w:t xml:space="preserve">). </w:t>
      </w:r>
    </w:p>
    <w:p w14:paraId="6B71DDAA" w14:textId="205C97FF" w:rsidR="008038BA" w:rsidRDefault="00182A43">
      <w:pPr>
        <w:spacing w:line="480" w:lineRule="auto"/>
        <w:rPr>
          <w:rFonts w:ascii="Calibri" w:eastAsia="Calibri" w:hAnsi="Calibri" w:cs="Calibri"/>
        </w:rPr>
      </w:pPr>
      <w:r>
        <w:rPr>
          <w:rFonts w:ascii="Calibri" w:eastAsia="Calibri" w:hAnsi="Calibri" w:cs="Calibri"/>
        </w:rPr>
        <w:t>Assessing the case studies in light of this typology</w:t>
      </w:r>
      <w:r w:rsidR="00186645">
        <w:rPr>
          <w:rFonts w:ascii="Calibri" w:eastAsia="Calibri" w:hAnsi="Calibri" w:cs="Calibri"/>
        </w:rPr>
        <w:t xml:space="preserve"> underscores again the dearth of evidence on specific city types, across the entire spectrum of low (#3), moderate (#1, #2) and high (#5, #8) patterns of urban energy use. Nonetheless, there is some congruence</w:t>
      </w:r>
      <w:r w:rsidR="008038BA">
        <w:rPr>
          <w:rFonts w:ascii="Calibri" w:eastAsia="Calibri" w:hAnsi="Calibri" w:cs="Calibri"/>
        </w:rPr>
        <w:t xml:space="preserve"> and opportunities for synthesis</w:t>
      </w:r>
      <w:r w:rsidR="00186645">
        <w:rPr>
          <w:rFonts w:ascii="Calibri" w:eastAsia="Calibri" w:hAnsi="Calibri" w:cs="Calibri"/>
        </w:rPr>
        <w:t xml:space="preserve"> in the topics studied: urban form in sprawling, energy intensive cities (#5)</w:t>
      </w:r>
      <w:r w:rsidR="008038BA">
        <w:rPr>
          <w:rFonts w:ascii="Calibri" w:eastAsia="Calibri" w:hAnsi="Calibri" w:cs="Calibri"/>
        </w:rPr>
        <w:t>, heat demand in colder climates (#2, #8), and a spread of topics around governance, energy systems and energy use in wealthier Northern cities (#6, #7).</w:t>
      </w:r>
    </w:p>
    <w:p w14:paraId="7CBD1413" w14:textId="1D6322E9" w:rsidR="008038BA" w:rsidRDefault="006807D2" w:rsidP="008038BA">
      <w:pPr>
        <w:keepNext/>
        <w:spacing w:line="480" w:lineRule="auto"/>
      </w:pPr>
      <w:r>
        <w:rPr>
          <w:noProof/>
        </w:rPr>
        <w:lastRenderedPageBreak/>
        <w:drawing>
          <wp:inline distT="0" distB="0" distL="0" distR="0" wp14:anchorId="7F3EF57F" wp14:editId="5A3A50FB">
            <wp:extent cx="5760720" cy="61474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6147435"/>
                    </a:xfrm>
                    <a:prstGeom prst="rect">
                      <a:avLst/>
                    </a:prstGeom>
                  </pic:spPr>
                </pic:pic>
              </a:graphicData>
            </a:graphic>
          </wp:inline>
        </w:drawing>
      </w:r>
    </w:p>
    <w:p w14:paraId="7CB80640" w14:textId="2F3ABC1A" w:rsidR="008038BA" w:rsidRDefault="008038BA" w:rsidP="008038BA">
      <w:pPr>
        <w:pStyle w:val="Caption"/>
        <w:spacing w:line="480" w:lineRule="auto"/>
      </w:pPr>
      <w:bookmarkStart w:id="120" w:name="_Ref517344518"/>
      <w:r w:rsidRPr="00AA4BF0">
        <w:rPr>
          <w:b/>
        </w:rPr>
        <w:t xml:space="preserve">Figure </w:t>
      </w:r>
      <w:r w:rsidRPr="00AA4BF0">
        <w:rPr>
          <w:b/>
        </w:rPr>
        <w:fldChar w:fldCharType="begin"/>
      </w:r>
      <w:r w:rsidRPr="00094625">
        <w:rPr>
          <w:b/>
        </w:rPr>
        <w:instrText xml:space="preserve"> SEQ Figure \* ARABIC </w:instrText>
      </w:r>
      <w:r w:rsidRPr="00AA4BF0">
        <w:rPr>
          <w:b/>
        </w:rPr>
        <w:fldChar w:fldCharType="separate"/>
      </w:r>
      <w:r w:rsidR="0032236D">
        <w:rPr>
          <w:b/>
          <w:noProof/>
        </w:rPr>
        <w:t>5</w:t>
      </w:r>
      <w:r w:rsidRPr="00AA4BF0">
        <w:rPr>
          <w:b/>
        </w:rPr>
        <w:fldChar w:fldCharType="end"/>
      </w:r>
      <w:bookmarkEnd w:id="120"/>
      <w:r w:rsidRPr="00AA4BF0">
        <w:rPr>
          <w:b/>
        </w:rPr>
        <w:t xml:space="preserve">: </w:t>
      </w:r>
      <w:r w:rsidR="009F58C6">
        <w:rPr>
          <w:b/>
        </w:rPr>
        <w:t>Bringing together case study evidence and typologies</w:t>
      </w:r>
      <w:r w:rsidRPr="00AA4BF0">
        <w:rPr>
          <w:b/>
        </w:rPr>
        <w:t>.</w:t>
      </w:r>
      <w:r>
        <w:t xml:space="preserve"> The typology and its data are from ref 5</w:t>
      </w:r>
      <w:r w:rsidR="00652C74">
        <w:t xml:space="preserve"> (see also for uncertainty ranges)</w:t>
      </w:r>
      <w:r>
        <w:t>; case study literature and topic analysis from this study. As in Figure 4, a cluster /</w:t>
      </w:r>
      <w:r w:rsidR="00AD4DE9">
        <w:t xml:space="preserve"> </w:t>
      </w:r>
      <w:r>
        <w:t xml:space="preserve">topic combination is counted if the publication meets a minimum topic threshold of 0.02 (see Methods). Articles with more than one highlighted topic are double counted. The colour scale is normalised by typology cluster, indicating the main topic focus of case study literature within each cluster. </w:t>
      </w:r>
    </w:p>
    <w:p w14:paraId="437A4200" w14:textId="5581D9BE" w:rsidR="008038BA" w:rsidRDefault="008038BA" w:rsidP="008038BA">
      <w:pPr>
        <w:keepNext/>
        <w:spacing w:line="480" w:lineRule="auto"/>
        <w:rPr>
          <w:sz w:val="20"/>
        </w:rPr>
      </w:pPr>
      <w:r>
        <w:rPr>
          <w:rFonts w:ascii="Calibri" w:eastAsia="Calibri" w:hAnsi="Calibri" w:cs="Calibri"/>
        </w:rPr>
        <w:t>Beyond this basic mapping, i</w:t>
      </w:r>
      <w:r w:rsidR="00094625">
        <w:t xml:space="preserve">n-depth evidence synthesis methods could be applied in parallel with typology approaches. </w:t>
      </w:r>
      <w:r w:rsidR="00094625">
        <w:rPr>
          <w:rFonts w:ascii="Calibri" w:eastAsia="Calibri" w:hAnsi="Calibri" w:cs="Calibri"/>
        </w:rPr>
        <w:t>C</w:t>
      </w:r>
      <w:r w:rsidR="00182A43">
        <w:rPr>
          <w:rFonts w:ascii="Calibri" w:eastAsia="Calibri" w:hAnsi="Calibri" w:cs="Calibri"/>
        </w:rPr>
        <w:t>ase surveys, case meta-analysis and qualitative comparative analysis</w:t>
      </w:r>
      <w:r w:rsidR="00094625">
        <w:rPr>
          <w:rFonts w:ascii="Calibri" w:eastAsia="Calibri" w:hAnsi="Calibri" w:cs="Calibri"/>
        </w:rPr>
        <w:t xml:space="preserve"> are </w:t>
      </w:r>
      <w:r w:rsidR="00182A43">
        <w:rPr>
          <w:rFonts w:ascii="Calibri" w:eastAsia="Calibri" w:hAnsi="Calibri" w:cs="Calibri"/>
        </w:rPr>
        <w:t xml:space="preserve">methods </w:t>
      </w:r>
      <w:r w:rsidR="00094625">
        <w:rPr>
          <w:rFonts w:ascii="Calibri" w:eastAsia="Calibri" w:hAnsi="Calibri" w:cs="Calibri"/>
        </w:rPr>
        <w:t xml:space="preserve">for </w:t>
      </w:r>
      <w:r w:rsidR="00182A43">
        <w:rPr>
          <w:rFonts w:ascii="Calibri" w:eastAsia="Calibri" w:hAnsi="Calibri" w:cs="Calibri"/>
        </w:rPr>
        <w:t>extract</w:t>
      </w:r>
      <w:r w:rsidR="00094625">
        <w:rPr>
          <w:rFonts w:ascii="Calibri" w:eastAsia="Calibri" w:hAnsi="Calibri" w:cs="Calibri"/>
        </w:rPr>
        <w:t>ing</w:t>
      </w:r>
      <w:r w:rsidR="00182A43">
        <w:rPr>
          <w:rFonts w:ascii="Calibri" w:eastAsia="Calibri" w:hAnsi="Calibri" w:cs="Calibri"/>
        </w:rPr>
        <w:t xml:space="preserve"> and cod</w:t>
      </w:r>
      <w:r w:rsidR="00094625">
        <w:rPr>
          <w:rFonts w:ascii="Calibri" w:eastAsia="Calibri" w:hAnsi="Calibri" w:cs="Calibri"/>
        </w:rPr>
        <w:t>ing</w:t>
      </w:r>
      <w:r w:rsidR="00182A43">
        <w:rPr>
          <w:rFonts w:ascii="Calibri" w:eastAsia="Calibri" w:hAnsi="Calibri" w:cs="Calibri"/>
        </w:rPr>
        <w:t xml:space="preserve"> individual study features such as design, context, results and </w:t>
      </w:r>
      <w:r w:rsidR="00182A43">
        <w:rPr>
          <w:rFonts w:ascii="Calibri" w:eastAsia="Calibri" w:hAnsi="Calibri" w:cs="Calibri"/>
        </w:rPr>
        <w:lastRenderedPageBreak/>
        <w:t xml:space="preserve">other information, allowing structured comparisons and even quantitative analysis across cases </w:t>
      </w:r>
      <w:r w:rsidR="00182A43">
        <w:rPr>
          <w:rFonts w:ascii="Calibri" w:eastAsia="Calibri" w:hAnsi="Calibri" w:cs="Calibri"/>
        </w:rPr>
        <w:fldChar w:fldCharType="begin" w:fldLock="1"/>
      </w:r>
      <w:r w:rsidR="00F45112">
        <w:rPr>
          <w:rFonts w:ascii="Calibri" w:eastAsia="Calibri" w:hAnsi="Calibri" w:cs="Calibri"/>
        </w:rPr>
        <w:instrText>ADDIN CSL_CITATION {"citationItems":[{"id":"ITEM-1","itemData":{"author":[{"dropping-particle":"","family":"Newig","given":"Jens","non-dropping-particle":"","parse-names":false,"suffix":""},{"dropping-particle":"","family":"Fritsch","given":"Oliver","non-dropping-particle":"","parse-names":false,"suffix":""}],"id":"ITEM-1","issue":"September","issued":{"date-parts":[["2009"]]},"number-of-pages":"3-6","title":"The case survey method and applications in political science","type":"report","volume":"49"},"uris":["http://www.mendeley.com/documents/?uuid=bfc32a76-c50c-4c8b-b816-f6feed261ba5"]}],"mendeley":{"formattedCitation":"&lt;sup&gt;50&lt;/sup&gt;","plainTextFormattedCitation":"50","previouslyFormattedCitation":"&lt;sup&gt;51&lt;/sup&gt;"},"properties":{"noteIndex":0},"schema":"https://github.com/citation-style-language/schema/raw/master/csl-citation.json"}</w:instrText>
      </w:r>
      <w:r w:rsidR="00182A43">
        <w:rPr>
          <w:rFonts w:ascii="Calibri" w:eastAsia="Calibri" w:hAnsi="Calibri" w:cs="Calibri"/>
        </w:rPr>
        <w:fldChar w:fldCharType="separate"/>
      </w:r>
      <w:r w:rsidR="00F45112" w:rsidRPr="00F45112">
        <w:rPr>
          <w:rFonts w:ascii="Calibri" w:eastAsia="Calibri" w:hAnsi="Calibri" w:cs="Calibri"/>
          <w:noProof/>
          <w:vertAlign w:val="superscript"/>
        </w:rPr>
        <w:t>50</w:t>
      </w:r>
      <w:r w:rsidR="00182A43">
        <w:rPr>
          <w:rFonts w:ascii="Calibri" w:eastAsia="Calibri" w:hAnsi="Calibri" w:cs="Calibri"/>
        </w:rPr>
        <w:fldChar w:fldCharType="end"/>
      </w:r>
      <w:r w:rsidR="00182A43">
        <w:rPr>
          <w:rFonts w:ascii="Calibri" w:eastAsia="Calibri" w:hAnsi="Calibri" w:cs="Calibri"/>
        </w:rPr>
        <w:t xml:space="preserve">. </w:t>
      </w:r>
      <w:r w:rsidR="003B0CEB">
        <w:rPr>
          <w:rFonts w:ascii="Calibri" w:eastAsia="Calibri" w:hAnsi="Calibri" w:cs="Calibri"/>
        </w:rPr>
        <w:t>T</w:t>
      </w:r>
      <w:r w:rsidR="00182A43">
        <w:rPr>
          <w:rFonts w:ascii="Calibri" w:eastAsia="Calibri" w:hAnsi="Calibri" w:cs="Calibri"/>
        </w:rPr>
        <w:t xml:space="preserve">hese methods </w:t>
      </w:r>
      <w:r w:rsidR="003B0CEB">
        <w:rPr>
          <w:rFonts w:ascii="Calibri" w:eastAsia="Calibri" w:hAnsi="Calibri" w:cs="Calibri"/>
        </w:rPr>
        <w:t>could</w:t>
      </w:r>
      <w:r w:rsidR="00182A43">
        <w:rPr>
          <w:rFonts w:ascii="Calibri" w:eastAsia="Calibri" w:hAnsi="Calibri" w:cs="Calibri"/>
        </w:rPr>
        <w:t xml:space="preserve"> capture qualitative contexts that are so far missing from urban data science</w:t>
      </w:r>
      <w:r w:rsidR="003B0CEB">
        <w:rPr>
          <w:rFonts w:ascii="Calibri" w:eastAsia="Calibri" w:hAnsi="Calibri" w:cs="Calibri"/>
        </w:rPr>
        <w:t xml:space="preserve">, enabling typologies to be tested and brought to a higher level of </w:t>
      </w:r>
      <w:r w:rsidR="00182A43">
        <w:t xml:space="preserve">explanatory and comparative power. </w:t>
      </w:r>
      <w:r w:rsidR="003B0CEB">
        <w:t xml:space="preserve">There are of course constraints </w:t>
      </w:r>
      <w:r w:rsidR="003B0CEB">
        <w:rPr>
          <w:rFonts w:ascii="Calibri" w:eastAsia="Calibri" w:hAnsi="Calibri" w:cs="Calibri"/>
        </w:rPr>
        <w:t>i</w:t>
      </w:r>
      <w:r w:rsidR="00DE4DCA">
        <w:rPr>
          <w:rFonts w:ascii="Calibri" w:eastAsia="Calibri" w:hAnsi="Calibri" w:cs="Calibri"/>
        </w:rPr>
        <w:t xml:space="preserve">n terms of available data and cases, which are sparse for smaller cities and particular clusters. Crowdsourcing and spatial methods are already closing data gaps in these cities </w:t>
      </w:r>
      <w:r w:rsidR="00DE4DCA">
        <w:rPr>
          <w:rFonts w:ascii="Calibri" w:eastAsia="Calibri" w:hAnsi="Calibri" w:cs="Calibri"/>
        </w:rPr>
        <w:fldChar w:fldCharType="begin" w:fldLock="1"/>
      </w:r>
      <w:r w:rsidR="00BD48F4">
        <w:rPr>
          <w:rFonts w:ascii="Calibri" w:eastAsia="Calibri" w:hAnsi="Calibri" w:cs="Calibri"/>
        </w:rPr>
        <w:instrText>ADDIN CSL_CITATION {"citationItems":[{"id":"ITEM-1","itemData":{"DOI":"10.1088/1748-9326/aac72a","ISBN":"4928478003292","ISSN":"17489326","abstract":"While it is understood that cities generate the majority of carbon emissions, for most cities, towns, and rural areas around the world no carbon footprint (CF) has been estimated. The Gridded Global Model of City Footprints (GGMCF) presented here downscales national CFs into a 250 m gridded model using data on population, purchasing power, and existing subnational CF studies from the US, China, EU, and Japan. Studies have shown that CFs are highly concentrated by income, with the top decile of earners driving 30%–45% of emissions. Even allowing for significant modeling uncertainties, we find that emissions are similarly concentrated in a small number of cities. The highest emitting 100 urban areas (defined as contiguous population clusters) account for 18% of the global carbon footprint. While many of the cities with the highest footprints are in countries with high carbon footprints, nearly one quarter of the top cities (41 of the top 200) are in countries with relatively low emissions. In these cities population and affluence combine to drive footprints at a scale similar to those of cities in high-income countries. We conclude that concerted action by a limited number of local governments can have a disproportionate impact on global emissions.","author":[{"dropping-particle":"","family":"Moran","given":"Daniel","non-dropping-particle":"","parse-names":false,"suffix":""},{"dropping-particle":"","family":"Kanemoto","given":"Keiichiro","non-dropping-particle":"","parse-names":false,"suffix":""},{"dropping-particle":"","family":"Jiborn","given":"Magnus","non-dropping-particle":"","parse-names":false,"suffix":""},{"dropping-particle":"","family":"Wood","given":"Richard","non-dropping-particle":"","parse-names":false,"suffix":""},{"dropping-particle":"","family":"Többen","given":"Johannes","non-dropping-particle":"","parse-names":false,"suffix":""},{"dropping-particle":"","family":"Seto","given":"Karen C.","non-dropping-particle":"","parse-names":false,"suffix":""}],"container-title":"Environmental Research Letters","id":"ITEM-1","issue":"6","issued":{"date-parts":[["2018"]]},"title":"Carbon footprints of 13 000 cities","type":"article-journal","volume":"13"},"uris":["http://www.mendeley.com/documents/?uuid=123fe426-f755-4076-b138-373540a1e3f8"]}],"mendeley":{"formattedCitation":"&lt;sup&gt;33&lt;/sup&gt;","plainTextFormattedCitation":"33","previouslyFormattedCitation":"&lt;sup&gt;33&lt;/sup&gt;"},"properties":{"noteIndex":0},"schema":"https://github.com/citation-style-language/schema/raw/master/csl-citation.json"}</w:instrText>
      </w:r>
      <w:r w:rsidR="00DE4DCA">
        <w:rPr>
          <w:rFonts w:ascii="Calibri" w:eastAsia="Calibri" w:hAnsi="Calibri" w:cs="Calibri"/>
        </w:rPr>
        <w:fldChar w:fldCharType="separate"/>
      </w:r>
      <w:r w:rsidR="006C7A0A" w:rsidRPr="006C7A0A">
        <w:rPr>
          <w:rFonts w:ascii="Calibri" w:eastAsia="Calibri" w:hAnsi="Calibri" w:cs="Calibri"/>
          <w:noProof/>
          <w:vertAlign w:val="superscript"/>
        </w:rPr>
        <w:t>33</w:t>
      </w:r>
      <w:r w:rsidR="00DE4DCA">
        <w:rPr>
          <w:rFonts w:ascii="Calibri" w:eastAsia="Calibri" w:hAnsi="Calibri" w:cs="Calibri"/>
        </w:rPr>
        <w:fldChar w:fldCharType="end"/>
      </w:r>
      <w:r w:rsidR="00DE4DCA">
        <w:t xml:space="preserve">; such efforts need to be matched by a shift in case study focus. Yet the proposed approach promises to address a key issue therein: what are the peer groups for smaller cities? With the predominant focus of cases and comparisons on a set of familiar mega-cities (often sharing quite similar attributes), it is far less obvious how comparative work can be adapted for a much larger set of small and medium-sized </w:t>
      </w:r>
      <w:r>
        <w:t>c</w:t>
      </w:r>
      <w:r w:rsidR="00DE4DCA">
        <w:t>ities. By narrowing the scope of peers, and bringing cases that do exist to the forefront, typologies provide the entry point to the systematic comparisons of smaller cities that are currently missing.</w:t>
      </w:r>
    </w:p>
    <w:p w14:paraId="0F51671F" w14:textId="72221D14" w:rsidR="002B1A6B" w:rsidRDefault="005E0A73" w:rsidP="003B0CEB">
      <w:pPr>
        <w:pStyle w:val="Heading2"/>
      </w:pPr>
      <w:r>
        <w:t>Conclusion</w:t>
      </w:r>
    </w:p>
    <w:p w14:paraId="18BDA237" w14:textId="5B389A87" w:rsidR="002B1A6B" w:rsidRDefault="002B1A6B">
      <w:pPr>
        <w:spacing w:line="480" w:lineRule="auto"/>
      </w:pPr>
      <w:r>
        <w:t xml:space="preserve">Learning about urban climate solutions requires the scientific exploration of what policies and measures work, under what conditions, and why. Global, quantitative studies can </w:t>
      </w:r>
      <w:r w:rsidR="00EE0B3F">
        <w:t xml:space="preserve">identify such solutions </w:t>
      </w:r>
      <w:r>
        <w:t xml:space="preserve">in part </w:t>
      </w:r>
      <w:r>
        <w:fldChar w:fldCharType="begin" w:fldLock="1"/>
      </w:r>
      <w:r w:rsidR="00F45112">
        <w:instrText>ADDIN CSL_CITATION {"citationItems":[{"id":"ITEM-1","itemData":{"DOI":"10.1016/j.gloenvcha.2015.06.001","ISSN":"09593780","abstract":"Case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author":[{"dropping-particle":"","family":"Baiocchi","given":"Giovanni","non-dropping-particle":"","parse-names":false,"suffix":""},{"dropping-particle":"","family":"Creutzig","given":"Felix","non-dropping-particle":"","parse-names":false,"suffix":""},{"dropping-particle":"","family":"Minx","given":"Jan","non-dropping-particle":"","parse-names":false,"suffix":""},{"dropping-particle":"","family":"Pichler","given":"Peter Paul","non-dropping-particle":"","parse-names":false,"suffix":""}],"container-title":"Global Environmental Change","id":"ITEM-1","issued":{"date-parts":[["2015"]]},"page":"13-21","publisher":"Elsevier Ltd","title":"A spatial typology of human settlements and their CO2 emissions in England","type":"article-journal","volume":"34"},"uris":["http://www.mendeley.com/documents/?uuid=15203874-cdc0-46a1-98b6-62c511f7a6ee"]},{"id":"ITEM-2","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Sciences","id":"ITEM-2","issued":{"date-parts":[["2015"]]},"title":"Global typology of urban energy use and potentials for an urbanization mitigation wedge","type":"article-journal"},"uris":["http://www.mendeley.com/documents/?uuid=0f6da94c-9a72-40eb-8c7f-ee424de9ed8c"]},{"id":"ITEM-3","itemData":{"DOI":"10.1016/j.jue.2009.11.006","ISBN":"0094-1190","ISSN":"00941190","PMID":"16041208","abstract":"Carbon dioxide emissions may create significant social harm because of global warming, yet American urban development tends to be in low density areas with very hot summers. In this paper, we attempt to quantify the carbon dioxide emissions associated with new construction in different locations across the country. We look at emissions from driving, public transit, home heating, and household electricity usage. We find that the lowest emissions areas are generally in California and that the highest emissions areas are in Texas and Oklahoma. There is a strong negative association between emissions and land use regulations. By restricting new development, the cleanest areas of the country would seem to be pushing new development towards places with higher emissions. Cities generally have significantly lower emissions than suburban areas, and the city-suburb gap is particularly large in older areas, like New York. © 2009 Elsevier Inc. All rights reserved.","author":[{"dropping-particle":"","family":"Glaeser","given":"Edward L.","non-dropping-particle":"","parse-names":false,"suffix":""},{"dropping-particle":"","family":"Kahn","given":"Matthew E.","non-dropping-particle":"","parse-names":false,"suffix":""}],"container-title":"Journal of Urban Economics","id":"ITEM-3","issue":"3","issued":{"date-parts":[["2010"]]},"page":"404-418","publisher":"Elsevier Inc.","title":"The greenness of cities: Carbon dioxide emissions and urban development","type":"article-journal","volume":"67"},"uris":["http://www.mendeley.com/documents/?uuid=1bde89c5-a8e8-401d-bbbb-f7b5d30a6614"]}],"mendeley":{"formattedCitation":"&lt;sup&gt;4,32,58&lt;/sup&gt;","plainTextFormattedCitation":"4,32,58","previouslyFormattedCitation":"&lt;sup&gt;4,32,59&lt;/sup&gt;"},"properties":{"noteIndex":0},"schema":"https://github.com/citation-style-language/schema/raw/master/csl-citation.json"}</w:instrText>
      </w:r>
      <w:r>
        <w:fldChar w:fldCharType="separate"/>
      </w:r>
      <w:r w:rsidR="00F45112" w:rsidRPr="00F45112">
        <w:rPr>
          <w:noProof/>
          <w:vertAlign w:val="superscript"/>
        </w:rPr>
        <w:t>4,32,58</w:t>
      </w:r>
      <w:r>
        <w:fldChar w:fldCharType="end"/>
      </w:r>
      <w:r>
        <w:t xml:space="preserve">. But for many mitigation topics, more fine-grained approaches are needed, particularly when it comes to the social and political economic conditions that hinder and shape reforms on the ground. Case studies can do the work, with their targeted focus and varied opportunities for generalisation and learning. But despite many recent commentaries highlighting the manifold challenges (and opportunities) of an urban focus in climate mitigation </w:t>
      </w:r>
      <w:r>
        <w:fldChar w:fldCharType="begin" w:fldLock="1"/>
      </w:r>
      <w:r w:rsidR="00F45112">
        <w:instrText>ADDIN CSL_CITATION {"citationItems":[{"id":"ITEM-1","itemData":{"DOI":"10.1038/s41893-017-0013-9","ISSN":"2398-9629","abstract":"The study of cities needs to become more than the sum of its parts. An international Expert Panel investigates why, and how.","author":[{"dropping-particle":"","family":"Acuto","given":"Michele","non-dropping-particle":"","parse-names":false,"suffix":""},{"dropping-particle":"","family":"Parnell","given":"Susan","non-dropping-particle":"","parse-names":false,"suffix":""},{"dropping-particle":"","family":"Seto","given":"Karen C.","non-dropping-particle":"","parse-names":false,"suffix":""}],"container-title":"Nature Sustainability","id":"ITEM-1","issue":"1","issued":{"date-parts":[["2018"]]},"page":"2-4","publisher":"Springer US","title":"Building a global urban science","type":"article-journal","volume":"1"},"uris":["http://www.mendeley.com/documents/?uuid=ce973be5-b6f2-41f3-a95d-94ef009d62bd"]},{"id":"ITEM-2","itemData":{"DOI":"10.1073/pnas.1606037114","ISSN":"0027-8424","PMID":"28784798","abstract":"Sustainability science is use-inspired fundamental re-search that links knowledge to action such that meeting the needs of society can be balanced with sustaining the life support systems of the planet (1, 2). Nowhere is this action-oriented research needed more than in urban areas that are now home to more than half of the world's population, generating about 80% of the world's economy (3) as well as over 70% of global energy use and global energy-related emis-sions (4). Depending on the literature and perspec-tives taken, urbanization and cities will be either key components to the transition to sustainability or major threats to sustainability. The dichotomy in views is partly a result of the wide range in urban conditions and uneven urbanization processes around the world. Urban areas can be sites of innovation and production of knowledge and wealth, and provide widespread ac-cess to employment, education, sanitation, and mod-ern energy, but they can also have high levels of pollution, social exclusion, environmental degradation, and cause unintended consequences outside of the urban boundaries; all of these outcomes could occur simultaneously through the same urbanization process. A number of urban transitions are underway, several of which involve: the change from a predominantly rural and lower-density population to an urban and higher-density living; the shift in economies from agrarian to manufacturing and services, finance, and technology; the increasing resource intensity of energy, materials, and water required to produce a unit of good or service; the lasting imprint and spatial configuration of built environ-ments and their requisite infrastructures; the subtle impact on a broad spectrum of biotic interactions and the significant threats to biodiversity; the increasing complexity and reach of urban institutions and gover-nance to enforce the rule of law and maintain civil society; and the transition from individually demarcated cities and towns to the emergence of mega-urban regions, which are extended metropolitan areas that encompass multi-ple urban centers and are larger in size than mega-cities. The simultaneity of these transitions, combined with the scale of mega-urban regions and the expanding","author":[{"dropping-particle":"","family":"Seto","given":"Karen C.","non-dropping-particle":"","parse-names":false,"suffix":""},{"dropping-particle":"","family":"Golden","given":"Jay S.","non-dropping-particle":"","parse-names":false,"suffix":""},{"dropping-particle":"","family":"Alberti","given":"Marina","non-dropping-particle":"","parse-names":false,"suffix":""},{"dropping-particle":"","family":"Turner","given":"B. L.","non-dropping-particle":"","parse-names":false,"suffix":""}],"container-title":"Proceedings of the National Academy of Sciences","id":"ITEM-2","issue":"34","issued":{"date-parts":[["2017"]]},"page":"201606037","title":"Sustainability in an urbanizing planet","type":"article-journal","volume":"114"},"uris":["http://www.mendeley.com/documents/?uuid=ef86677f-1b7b-466a-b85b-72ee6ebcd207"]},{"id":"ITEM-3","itemData":{"ISSN":"0028-0836","author":[{"dropping-particle":"","family":"McPhearson","given":"T.","non-dropping-particle":"","parse-names":false,"suffix":""},{"dropping-particle":"","family":"Parnell","given":"S.","non-dropping-particle":"","parse-names":false,"suffix":""},{"dropping-particle":"","family":"Simon","given":"D.","non-dropping-particle":"","parse-names":false,"suffix":""},{"dropping-particle":"","family":"Gaffney","given":"O.","non-dropping-particle":"","parse-names":false,"suffix":""},{"dropping-particle":"","family":"Elmqvist","given":"T.","non-dropping-particle":"","parse-names":false,"suffix":""},{"dropping-particle":"","family":"Bai","given":"X.","non-dropping-particle":"","parse-names":false,"suffix":""},{"dropping-particle":"","family":"Roberts","given":"D.","non-dropping-particle":"","parse-names":false,"suffix":""},{"dropping-particle":"","family":"Revi","given":"A.","non-dropping-particle":"","parse-names":false,"suffix":""}],"container-title":"Nature","id":"ITEM-3","issue":"7624","issued":{"date-parts":[["2016"]]},"page":"165-166","title":"Scientists must have a say in the future of cities","type":"article-journal","volume":"538"},"uris":["http://www.mendeley.com/documents/?uuid=d2a05d32-b89a-46a4-9326-b844dbe994a8"]},{"id":"ITEM-4","itemData":{"DOI":"10.1038/s41558-018-0101-5","author":[{"dropping-particle":"","family":"Solecki","given":"William","non-dropping-particle":"","parse-names":false,"suffix":""},{"dropping-particle":"","family":"Rosenzweig","given":"Cynthia","non-dropping-particle":"","parse-names":false,"suffix":""},{"dropping-particle":"","family":"Dhakal","given":"Shobhakar","non-dropping-particle":"","parse-names":false,"suffix":""},{"dropping-particle":"","family":"Roberts","given":"Debra","non-dropping-particle":"","parse-names":false,"suffix":""},{"dropping-particle":"","family":"Barau","given":"Aliyu Salisu","non-dropping-particle":"","parse-names":false,"suffix":""},{"dropping-particle":"","family":"Schultz","given":"Seth","non-dropping-particle":"","parse-names":false,"suffix":""},{"dropping-particle":"","family":"Ürge-vorsatz","given":"Diana","non-dropping-particle":"","parse-names":false,"suffix":""}],"container-title":"Nature Climate Change","id":"ITEM-4","issue":"March","issued":{"date-parts":[["2018"]]},"page":"177-185","title":"City transformations in a 1.5 °C warmer world","type":"article-journal","volume":"8"},"uris":["http://www.mendeley.com/documents/?uuid=a5a88e3c-9f0e-4f3b-8d7f-d77168e251c5"]},{"id":"ITEM-5","itemData":{"DOI":"10.1038/s41558-018-0100-6","ISSN":"17586798","abstract":"Well-intended climate actions are confounding each other. Cities must take a strategic and integrated approach to lock into a climate-resilient and low-emission future.","author":[{"dropping-particle":"","family":"Ürge-Vorsatz","given":"Diana","non-dropping-particle":"","parse-names":false,"suffix":""},{"dropping-particle":"","family":"Rosenzweig","given":"Cynthia","non-dropping-particle":"","parse-names":false,"suffix":""},{"dropping-particle":"","family":"Dawson","given":"Richard J.","non-dropping-particle":"","parse-names":false,"suffix":""},{"dropping-particle":"","family":"Sanchez Rodriguez","given":"Roberto","non-dropping-particle":"","parse-names":false,"suffix":""},{"dropping-particle":"","family":"Bai","given":"Xuemei","non-dropping-particle":"","parse-names":false,"suffix":""},{"dropping-particle":"","family":"Barau","given":"Aliyu Salisu","non-dropping-particle":"","parse-names":false,"suffix":""},{"dropping-particle":"","family":"Seto","given":"Karen C.","non-dropping-particle":"","parse-names":false,"suffix":""},{"dropping-particle":"","family":"Dhakal","given":"Shobhakar","non-dropping-particle":"","parse-names":false,"suffix":""}],"container-title":"Nature Climate Change","id":"ITEM-5","issue":"3","issued":{"date-parts":[["2018"]]},"page":"174-177","title":"Locking in positive climate responses in cities","type":"article-journal","volume":"8"},"uris":["http://www.mendeley.com/documents/?uuid=7477635e-aac4-48e1-8b6c-90b96407a1f3"]},{"id":"ITEM-6","itemData":{"DOI":"10.1038/s41893-018-0101-5","ISSN":"2398-9629","author":[{"dropping-particle":"","family":"Nagendra","given":"Harini","non-dropping-particle":"","parse-names":false,"suffix":""},{"dropping-particle":"","family":"Bai","given":"Xuemei","non-dropping-particle":"","parse-names":false,"suffix":""},{"dropping-particle":"","family":"Brondizio","given":"Eduardo S.","non-dropping-particle":"","parse-names":false,"suffix":""},{"dropping-particle":"","family":"Lwasa","given":"Shuaib","non-dropping-particle":"","parse-names":false,"suffix":""}],"container-title":"Nature Sustainability","id":"ITEM-6","issue":"7","issued":{"date-parts":[["2018"]]},"page":"341-349","publisher":"Springer US","title":"The urban south and the predicament of global sustainability","type":"article-journal","volume":"1"},"uris":["http://www.mendeley.com/documents/?uuid=57c2d463-2b69-40ff-9ea9-b01e886be055"]}],"mendeley":{"formattedCitation":"&lt;sup&gt;1,59–63&lt;/sup&gt;","plainTextFormattedCitation":"1,59–63","previouslyFormattedCitation":"&lt;sup&gt;1,60–64&lt;/sup&gt;"},"properties":{"noteIndex":0},"schema":"https://github.com/citation-style-language/schema/raw/master/csl-citation.json"}</w:instrText>
      </w:r>
      <w:r>
        <w:fldChar w:fldCharType="separate"/>
      </w:r>
      <w:r w:rsidR="00F45112" w:rsidRPr="00F45112">
        <w:rPr>
          <w:noProof/>
          <w:vertAlign w:val="superscript"/>
        </w:rPr>
        <w:t>1,59–63</w:t>
      </w:r>
      <w:r>
        <w:fldChar w:fldCharType="end"/>
      </w:r>
      <w:r>
        <w:t xml:space="preserve">, there </w:t>
      </w:r>
      <w:r w:rsidR="00285959">
        <w:t xml:space="preserve">has been little reflection on </w:t>
      </w:r>
      <w:r w:rsidR="00E31BCA">
        <w:t>how</w:t>
      </w:r>
      <w:r w:rsidR="009C035D">
        <w:t xml:space="preserve"> </w:t>
      </w:r>
      <w:r w:rsidR="00285959">
        <w:t xml:space="preserve">to </w:t>
      </w:r>
      <w:r w:rsidR="009C035D">
        <w:t>generat</w:t>
      </w:r>
      <w:r w:rsidR="00285959">
        <w:t xml:space="preserve">e </w:t>
      </w:r>
      <w:r w:rsidR="009C035D">
        <w:t xml:space="preserve">insights </w:t>
      </w:r>
      <w:r w:rsidR="009F58C6">
        <w:t xml:space="preserve">from cases </w:t>
      </w:r>
      <w:r w:rsidR="00285959">
        <w:t>using additional layers of mapping, comparison and synthesis</w:t>
      </w:r>
      <w:r w:rsidR="009F58C6">
        <w:t>.</w:t>
      </w:r>
      <w:r>
        <w:t xml:space="preserve"> Dedicated efforts </w:t>
      </w:r>
      <w:r w:rsidR="00285959">
        <w:t>in these areas</w:t>
      </w:r>
      <w:r w:rsidR="00E31BCA">
        <w:t>,</w:t>
      </w:r>
      <w:r w:rsidR="00285959">
        <w:t xml:space="preserve"> </w:t>
      </w:r>
      <w:r w:rsidR="00E31BCA">
        <w:t>integrating</w:t>
      </w:r>
      <w:r w:rsidR="00285959">
        <w:t xml:space="preserve"> cases </w:t>
      </w:r>
      <w:r>
        <w:t>in a wider project of learning</w:t>
      </w:r>
      <w:r w:rsidR="00E31BCA">
        <w:t>,</w:t>
      </w:r>
      <w:r w:rsidR="006928C1">
        <w:t xml:space="preserve"> </w:t>
      </w:r>
      <w:r w:rsidR="009C035D">
        <w:t>will generate substantial value for scientific assessment and urban practitioners of climate change mitigation</w:t>
      </w:r>
      <w:r>
        <w:t>.</w:t>
      </w:r>
    </w:p>
    <w:p w14:paraId="4F821F0E" w14:textId="2E6374B3" w:rsidR="000A0BB2" w:rsidRDefault="00A609E4" w:rsidP="00472744">
      <w:pPr>
        <w:spacing w:line="480" w:lineRule="auto"/>
        <w:rPr>
          <w:rFonts w:ascii="Calibri" w:eastAsia="Calibri" w:hAnsi="Calibri" w:cs="Calibri"/>
        </w:rPr>
      </w:pPr>
      <w:r>
        <w:rPr>
          <w:rFonts w:ascii="Calibri" w:eastAsia="Calibri" w:hAnsi="Calibri" w:cs="Calibri"/>
        </w:rPr>
        <w:t>Urban climate</w:t>
      </w:r>
      <w:r w:rsidR="009F58C6">
        <w:rPr>
          <w:rFonts w:ascii="Calibri" w:eastAsia="Calibri" w:hAnsi="Calibri" w:cs="Calibri"/>
        </w:rPr>
        <w:t xml:space="preserve"> assessments</w:t>
      </w:r>
      <w:r>
        <w:rPr>
          <w:rFonts w:ascii="Calibri" w:eastAsia="Calibri" w:hAnsi="Calibri" w:cs="Calibri"/>
        </w:rPr>
        <w:t xml:space="preserve"> have suffered from </w:t>
      </w:r>
      <w:r w:rsidR="009F58C6">
        <w:rPr>
          <w:rFonts w:ascii="Calibri" w:eastAsia="Calibri" w:hAnsi="Calibri" w:cs="Calibri"/>
        </w:rPr>
        <w:t xml:space="preserve">the </w:t>
      </w:r>
      <w:r>
        <w:rPr>
          <w:rFonts w:ascii="Calibri" w:eastAsia="Calibri" w:hAnsi="Calibri" w:cs="Calibri"/>
        </w:rPr>
        <w:t>anecdotal use of case</w:t>
      </w:r>
      <w:r w:rsidR="009F58C6">
        <w:rPr>
          <w:rFonts w:ascii="Calibri" w:eastAsia="Calibri" w:hAnsi="Calibri" w:cs="Calibri"/>
        </w:rPr>
        <w:t>s</w:t>
      </w:r>
      <w:r>
        <w:rPr>
          <w:rFonts w:ascii="Calibri" w:eastAsia="Calibri" w:hAnsi="Calibri" w:cs="Calibri"/>
        </w:rPr>
        <w:t xml:space="preserve"> and a</w:t>
      </w:r>
      <w:r w:rsidR="009F58C6">
        <w:rPr>
          <w:rFonts w:ascii="Calibri" w:eastAsia="Calibri" w:hAnsi="Calibri" w:cs="Calibri"/>
        </w:rPr>
        <w:t xml:space="preserve"> poor overview</w:t>
      </w:r>
      <w:r>
        <w:rPr>
          <w:rFonts w:ascii="Calibri" w:eastAsia="Calibri" w:hAnsi="Calibri" w:cs="Calibri"/>
        </w:rPr>
        <w:t xml:space="preserve"> of the available evidence base. We identify</w:t>
      </w:r>
      <w:r w:rsidR="009E79F3">
        <w:rPr>
          <w:rFonts w:ascii="Calibri" w:eastAsia="Calibri" w:hAnsi="Calibri" w:cs="Calibri"/>
        </w:rPr>
        <w:t xml:space="preserve"> </w:t>
      </w:r>
      <w:r w:rsidR="00274FC7">
        <w:rPr>
          <w:rFonts w:ascii="Calibri" w:eastAsia="Calibri" w:hAnsi="Calibri" w:cs="Calibri"/>
        </w:rPr>
        <w:t>4,051</w:t>
      </w:r>
      <w:r w:rsidR="009E79F3">
        <w:rPr>
          <w:rFonts w:ascii="Calibri" w:eastAsia="Calibri" w:hAnsi="Calibri" w:cs="Calibri"/>
        </w:rPr>
        <w:t xml:space="preserve"> studies to date</w:t>
      </w:r>
      <w:r>
        <w:rPr>
          <w:rFonts w:ascii="Calibri" w:eastAsia="Calibri" w:hAnsi="Calibri" w:cs="Calibri"/>
        </w:rPr>
        <w:t xml:space="preserve"> and make them available for systematic </w:t>
      </w:r>
      <w:r>
        <w:rPr>
          <w:rFonts w:ascii="Calibri" w:eastAsia="Calibri" w:hAnsi="Calibri" w:cs="Calibri"/>
        </w:rPr>
        <w:lastRenderedPageBreak/>
        <w:t>assessments in the future</w:t>
      </w:r>
      <w:r w:rsidR="00D70AAB">
        <w:rPr>
          <w:rFonts w:ascii="Calibri" w:eastAsia="Calibri" w:hAnsi="Calibri" w:cs="Calibri"/>
        </w:rPr>
        <w:t xml:space="preserve">. </w:t>
      </w:r>
      <w:r w:rsidR="009E79F3">
        <w:rPr>
          <w:rFonts w:ascii="Calibri" w:eastAsia="Calibri" w:hAnsi="Calibri" w:cs="Calibri"/>
        </w:rPr>
        <w:t>Since we captured only ‘climate mitigation’ articles in a broad brush approach</w:t>
      </w:r>
      <w:r>
        <w:rPr>
          <w:rFonts w:ascii="Calibri" w:eastAsia="Calibri" w:hAnsi="Calibri" w:cs="Calibri"/>
        </w:rPr>
        <w:t xml:space="preserve"> and limited our efforts to the Web of Science and Scopus as two of the largest scientific publication databases</w:t>
      </w:r>
      <w:r w:rsidR="009E79F3">
        <w:rPr>
          <w:rFonts w:ascii="Calibri" w:eastAsia="Calibri" w:hAnsi="Calibri" w:cs="Calibri"/>
        </w:rPr>
        <w:t xml:space="preserve">, this is </w:t>
      </w:r>
      <w:r>
        <w:rPr>
          <w:rFonts w:ascii="Calibri" w:eastAsia="Calibri" w:hAnsi="Calibri" w:cs="Calibri"/>
        </w:rPr>
        <w:t xml:space="preserve">still </w:t>
      </w:r>
      <w:r w:rsidR="009E79F3">
        <w:rPr>
          <w:rFonts w:ascii="Calibri" w:eastAsia="Calibri" w:hAnsi="Calibri" w:cs="Calibri"/>
        </w:rPr>
        <w:t>an underestimate that does not reveal the full extent of sector-</w:t>
      </w:r>
      <w:r>
        <w:rPr>
          <w:rFonts w:ascii="Calibri" w:eastAsia="Calibri" w:hAnsi="Calibri" w:cs="Calibri"/>
        </w:rPr>
        <w:t xml:space="preserve"> and country-</w:t>
      </w:r>
      <w:r w:rsidR="009E79F3">
        <w:rPr>
          <w:rFonts w:ascii="Calibri" w:eastAsia="Calibri" w:hAnsi="Calibri" w:cs="Calibri"/>
        </w:rPr>
        <w:t xml:space="preserve">specific research </w:t>
      </w:r>
      <w:r w:rsidR="009E79F3">
        <w:rPr>
          <w:rFonts w:ascii="Calibri" w:eastAsia="Calibri" w:hAnsi="Calibri" w:cs="Calibri"/>
        </w:rPr>
        <w:fldChar w:fldCharType="begin" w:fldLock="1"/>
      </w:r>
      <w:r w:rsidR="00F45112">
        <w:rPr>
          <w:rFonts w:ascii="Calibri" w:eastAsia="Calibri" w:hAnsi="Calibri" w:cs="Calibri"/>
        </w:rPr>
        <w:instrText>ADDIN CSL_CITATION {"citationItems":[{"id":"ITEM-1","itemData":{"DOI":"10.1016/j.cosust.2018.02.008","ISSN":"18773435","author":[{"dropping-particle":"","family":"Lamb","given":"William F. Wiliam F. William F. Wiliam F.","non-dropping-particle":"","parse-names":false,"suffix":""},{"dropping-particle":"","family":"Callaghan","given":"Max W.","non-dropping-particle":"","parse-names":false,"suffix":""},{"dropping-particle":"","family":"Creutzig","given":"Felix","non-dropping-particle":"","parse-names":false,"suffix":""},{"dropping-particle":"","family":"Khosla","given":"Radhika","non-dropping-particle":"","parse-names":false,"suffix":""},{"dropping-particle":"","family":"Minx","given":"Jan C.","non-dropping-particle":"","parse-names":false,"suffix":""}],"container-title":"Current Opinion in Environmental Sustainability","id":"ITEM-1","issued":{"date-parts":[["2018"]]},"page":"26-34","publisher":"Elsevier B.V.","title":"The literature landscape on 1.5°C Climate Change and Cities","type":"article-journal","volume":"30"},"uris":["http://www.mendeley.com/documents/?uuid=ae258948-c8fe-4782-8161-5e450a489b1b"]}],"mendeley":{"formattedCitation":"&lt;sup&gt;6&lt;/sup&gt;","plainTextFormattedCitation":"6","previouslyFormattedCitation":"&lt;sup&gt;6&lt;/sup&gt;"},"properties":{"noteIndex":0},"schema":"https://github.com/citation-style-language/schema/raw/master/csl-citation.json"}</w:instrText>
      </w:r>
      <w:r w:rsidR="009E79F3">
        <w:rPr>
          <w:rFonts w:ascii="Calibri" w:eastAsia="Calibri" w:hAnsi="Calibri" w:cs="Calibri"/>
        </w:rPr>
        <w:fldChar w:fldCharType="separate"/>
      </w:r>
      <w:r w:rsidR="008E40C9" w:rsidRPr="008E40C9">
        <w:rPr>
          <w:rFonts w:ascii="Calibri" w:eastAsia="Calibri" w:hAnsi="Calibri" w:cs="Calibri"/>
          <w:noProof/>
          <w:vertAlign w:val="superscript"/>
        </w:rPr>
        <w:t>6</w:t>
      </w:r>
      <w:r w:rsidR="009E79F3">
        <w:rPr>
          <w:rFonts w:ascii="Calibri" w:eastAsia="Calibri" w:hAnsi="Calibri" w:cs="Calibri"/>
        </w:rPr>
        <w:fldChar w:fldCharType="end"/>
      </w:r>
      <w:r w:rsidR="009E79F3">
        <w:rPr>
          <w:rFonts w:ascii="Calibri" w:eastAsia="Calibri" w:hAnsi="Calibri" w:cs="Calibri"/>
        </w:rPr>
        <w:t xml:space="preserve">. </w:t>
      </w:r>
      <w:r w:rsidR="000C7A72">
        <w:rPr>
          <w:rFonts w:ascii="Calibri" w:eastAsia="Calibri" w:hAnsi="Calibri" w:cs="Calibri"/>
        </w:rPr>
        <w:t>Manually scoping this number of studies to gain an overview of the field would be difficult and highly time consuming. But with computer assisted methods</w:t>
      </w:r>
      <w:r w:rsidR="00DF3238">
        <w:rPr>
          <w:rFonts w:ascii="Calibri" w:eastAsia="Calibri" w:hAnsi="Calibri" w:cs="Calibri"/>
        </w:rPr>
        <w:t xml:space="preserve">, including </w:t>
      </w:r>
      <w:r w:rsidR="009907E4">
        <w:rPr>
          <w:rFonts w:ascii="Calibri" w:eastAsia="Calibri" w:hAnsi="Calibri" w:cs="Calibri"/>
        </w:rPr>
        <w:t xml:space="preserve">scientometrics and computational </w:t>
      </w:r>
      <w:r w:rsidR="00DF3238">
        <w:rPr>
          <w:rFonts w:ascii="Calibri" w:eastAsia="Calibri" w:hAnsi="Calibri" w:cs="Calibri"/>
        </w:rPr>
        <w:t>linguistics</w:t>
      </w:r>
      <w:r w:rsidR="000C7A72">
        <w:rPr>
          <w:rFonts w:ascii="Calibri" w:eastAsia="Calibri" w:hAnsi="Calibri" w:cs="Calibri"/>
        </w:rPr>
        <w:t xml:space="preserve">, a comprehensive </w:t>
      </w:r>
      <w:r w:rsidR="009907E4">
        <w:rPr>
          <w:rFonts w:ascii="Calibri" w:eastAsia="Calibri" w:hAnsi="Calibri" w:cs="Calibri"/>
        </w:rPr>
        <w:t>evidence map</w:t>
      </w:r>
      <w:r w:rsidR="000C7A72">
        <w:rPr>
          <w:rFonts w:ascii="Calibri" w:eastAsia="Calibri" w:hAnsi="Calibri" w:cs="Calibri"/>
        </w:rPr>
        <w:t xml:space="preserve"> can be </w:t>
      </w:r>
      <w:r w:rsidR="009907E4">
        <w:rPr>
          <w:rFonts w:ascii="Calibri" w:eastAsia="Calibri" w:hAnsi="Calibri" w:cs="Calibri"/>
        </w:rPr>
        <w:t>developed</w:t>
      </w:r>
      <w:r>
        <w:rPr>
          <w:rFonts w:ascii="Calibri" w:eastAsia="Calibri" w:hAnsi="Calibri" w:cs="Calibri"/>
        </w:rPr>
        <w:t xml:space="preserve"> more quickly</w:t>
      </w:r>
      <w:r w:rsidR="00E31BCA">
        <w:rPr>
          <w:rFonts w:ascii="Calibri" w:eastAsia="Calibri" w:hAnsi="Calibri" w:cs="Calibri"/>
        </w:rPr>
        <w:t xml:space="preserve"> and subsequently built upon as a community effort</w:t>
      </w:r>
      <w:r w:rsidR="00DF3238">
        <w:rPr>
          <w:rFonts w:ascii="Calibri" w:eastAsia="Calibri" w:hAnsi="Calibri" w:cs="Calibri"/>
        </w:rPr>
        <w:t>.</w:t>
      </w:r>
      <w:r w:rsidR="00D70AAB">
        <w:rPr>
          <w:rFonts w:ascii="Calibri" w:eastAsia="Calibri" w:hAnsi="Calibri" w:cs="Calibri"/>
        </w:rPr>
        <w:t xml:space="preserve"> </w:t>
      </w:r>
      <w:r w:rsidR="00074B5E">
        <w:rPr>
          <w:rFonts w:ascii="Calibri" w:eastAsia="Calibri" w:hAnsi="Calibri" w:cs="Calibri"/>
        </w:rPr>
        <w:t>In doing so, w</w:t>
      </w:r>
      <w:r w:rsidR="00274FC7">
        <w:rPr>
          <w:rFonts w:ascii="Calibri" w:eastAsia="Calibri" w:hAnsi="Calibri" w:cs="Calibri"/>
        </w:rPr>
        <w:t xml:space="preserve">e </w:t>
      </w:r>
      <w:r w:rsidR="009F58C6">
        <w:rPr>
          <w:rFonts w:ascii="Calibri" w:eastAsia="Calibri" w:hAnsi="Calibri" w:cs="Calibri"/>
        </w:rPr>
        <w:t xml:space="preserve">substantiate claims of a North/South bias in cases with a comprehensive sample of the literature </w:t>
      </w:r>
      <w:r w:rsidR="009F58C6">
        <w:rPr>
          <w:rFonts w:ascii="Calibri" w:eastAsia="Calibri" w:hAnsi="Calibri" w:cs="Calibri"/>
        </w:rPr>
        <w:fldChar w:fldCharType="begin" w:fldLock="1"/>
      </w:r>
      <w:r w:rsidR="00F45112">
        <w:rPr>
          <w:rFonts w:ascii="Calibri" w:eastAsia="Calibri" w:hAnsi="Calibri" w:cs="Calibri"/>
        </w:rPr>
        <w:instrText>ADDIN CSL_CITATION {"citationItems":[{"id":"ITEM-1","itemData":{"DOI":"10.1038/s41893-018-0101-5","ISSN":"2398-9629","author":[{"dropping-particle":"","family":"Nagendra","given":"Harini","non-dropping-particle":"","parse-names":false,"suffix":""},{"dropping-particle":"","family":"Bai","given":"Xuemei","non-dropping-particle":"","parse-names":false,"suffix":""},{"dropping-particle":"","family":"Brondizio","given":"Eduardo S.","non-dropping-particle":"","parse-names":false,"suffix":""},{"dropping-particle":"","family":"Lwasa","given":"Shuaib","non-dropping-particle":"","parse-names":false,"suffix":""}],"container-title":"Nature Sustainability","id":"ITEM-1","issue":"7","issued":{"date-parts":[["2018"]]},"page":"341-349","publisher":"Springer US","title":"The urban south and the predicament of global sustainability","type":"article-journal","volume":"1"},"uris":["http://www.mendeley.com/documents/?uuid=57c2d463-2b69-40ff-9ea9-b01e886be055"]}],"mendeley":{"formattedCitation":"&lt;sup&gt;63&lt;/sup&gt;","plainTextFormattedCitation":"63","previouslyFormattedCitation":"&lt;sup&gt;64&lt;/sup&gt;"},"properties":{"noteIndex":0},"schema":"https://github.com/citation-style-language/schema/raw/master/csl-citation.json"}</w:instrText>
      </w:r>
      <w:r w:rsidR="009F58C6">
        <w:rPr>
          <w:rFonts w:ascii="Calibri" w:eastAsia="Calibri" w:hAnsi="Calibri" w:cs="Calibri"/>
        </w:rPr>
        <w:fldChar w:fldCharType="separate"/>
      </w:r>
      <w:r w:rsidR="00F45112" w:rsidRPr="00F45112">
        <w:rPr>
          <w:rFonts w:ascii="Calibri" w:eastAsia="Calibri" w:hAnsi="Calibri" w:cs="Calibri"/>
          <w:noProof/>
          <w:vertAlign w:val="superscript"/>
        </w:rPr>
        <w:t>63</w:t>
      </w:r>
      <w:r w:rsidR="009F58C6">
        <w:rPr>
          <w:rFonts w:ascii="Calibri" w:eastAsia="Calibri" w:hAnsi="Calibri" w:cs="Calibri"/>
        </w:rPr>
        <w:fldChar w:fldCharType="end"/>
      </w:r>
      <w:r w:rsidR="009F58C6">
        <w:rPr>
          <w:rFonts w:ascii="Calibri" w:eastAsia="Calibri" w:hAnsi="Calibri" w:cs="Calibri"/>
        </w:rPr>
        <w:t xml:space="preserve">, while going further to identify patterns of research that favour large cities and overworked topics </w:t>
      </w:r>
      <w:r w:rsidR="00274FC7">
        <w:rPr>
          <w:rFonts w:ascii="Calibri" w:eastAsia="Calibri" w:hAnsi="Calibri" w:cs="Calibri"/>
        </w:rPr>
        <w:t>(</w:t>
      </w:r>
      <w:r w:rsidR="009F58C6">
        <w:rPr>
          <w:rFonts w:ascii="Calibri" w:eastAsia="Calibri" w:hAnsi="Calibri" w:cs="Calibri"/>
        </w:rPr>
        <w:t xml:space="preserve">such as </w:t>
      </w:r>
      <w:r w:rsidR="005A2D58">
        <w:rPr>
          <w:rFonts w:ascii="Calibri" w:eastAsia="Calibri" w:hAnsi="Calibri" w:cs="Calibri"/>
        </w:rPr>
        <w:t>emissions accounting in Asia)</w:t>
      </w:r>
      <w:r w:rsidR="009F58C6">
        <w:rPr>
          <w:rFonts w:ascii="Calibri" w:eastAsia="Calibri" w:hAnsi="Calibri" w:cs="Calibri"/>
        </w:rPr>
        <w:t xml:space="preserve">, </w:t>
      </w:r>
      <w:r w:rsidR="00014F49">
        <w:rPr>
          <w:rFonts w:ascii="Calibri" w:eastAsia="Calibri" w:hAnsi="Calibri" w:cs="Calibri"/>
        </w:rPr>
        <w:t>to the detriment of</w:t>
      </w:r>
      <w:r w:rsidR="009F58C6">
        <w:rPr>
          <w:rFonts w:ascii="Calibri" w:eastAsia="Calibri" w:hAnsi="Calibri" w:cs="Calibri"/>
        </w:rPr>
        <w:t xml:space="preserve"> others</w:t>
      </w:r>
      <w:r w:rsidR="00274FC7">
        <w:rPr>
          <w:rFonts w:ascii="Calibri" w:eastAsia="Calibri" w:hAnsi="Calibri" w:cs="Calibri"/>
        </w:rPr>
        <w:t xml:space="preserve"> (</w:t>
      </w:r>
      <w:r w:rsidR="009F58C6">
        <w:rPr>
          <w:rFonts w:ascii="Calibri" w:eastAsia="Calibri" w:hAnsi="Calibri" w:cs="Calibri"/>
        </w:rPr>
        <w:t xml:space="preserve">current and </w:t>
      </w:r>
      <w:r w:rsidR="00274FC7">
        <w:rPr>
          <w:rFonts w:ascii="Calibri" w:eastAsia="Calibri" w:hAnsi="Calibri" w:cs="Calibri"/>
        </w:rPr>
        <w:t>future urban form in Africa)</w:t>
      </w:r>
      <w:r w:rsidR="00696718">
        <w:rPr>
          <w:rFonts w:ascii="Calibri" w:eastAsia="Calibri" w:hAnsi="Calibri" w:cs="Calibri"/>
        </w:rPr>
        <w:t>.</w:t>
      </w:r>
    </w:p>
    <w:p w14:paraId="579A6435" w14:textId="4CF3C421" w:rsidR="0091464A" w:rsidRDefault="001B3F48" w:rsidP="000708F6">
      <w:pPr>
        <w:spacing w:line="480" w:lineRule="auto"/>
        <w:rPr>
          <w:rFonts w:ascii="Calibri" w:eastAsia="Calibri" w:hAnsi="Calibri" w:cs="Calibri"/>
        </w:rPr>
      </w:pPr>
      <w:r>
        <w:rPr>
          <w:rFonts w:ascii="Calibri" w:eastAsia="Calibri" w:hAnsi="Calibri" w:cs="Calibri"/>
        </w:rPr>
        <w:t xml:space="preserve">These issues require </w:t>
      </w:r>
      <w:r w:rsidR="00E94E7A">
        <w:rPr>
          <w:rFonts w:ascii="Calibri" w:eastAsia="Calibri" w:hAnsi="Calibri" w:cs="Calibri"/>
        </w:rPr>
        <w:t>a shift</w:t>
      </w:r>
      <w:r>
        <w:rPr>
          <w:rFonts w:ascii="Calibri" w:eastAsia="Calibri" w:hAnsi="Calibri" w:cs="Calibri"/>
        </w:rPr>
        <w:t xml:space="preserve"> in focus, including a diversification of contexts and topics. </w:t>
      </w:r>
      <w:r w:rsidR="003976BB">
        <w:rPr>
          <w:rFonts w:ascii="Calibri" w:eastAsia="Calibri" w:hAnsi="Calibri" w:cs="Calibri"/>
        </w:rPr>
        <w:t>Locating research efforts</w:t>
      </w:r>
      <w:r w:rsidR="008A43D2">
        <w:rPr>
          <w:rFonts w:ascii="Calibri" w:eastAsia="Calibri" w:hAnsi="Calibri" w:cs="Calibri"/>
        </w:rPr>
        <w:t>,</w:t>
      </w:r>
      <w:r w:rsidR="003976BB">
        <w:rPr>
          <w:rFonts w:ascii="Calibri" w:eastAsia="Calibri" w:hAnsi="Calibri" w:cs="Calibri"/>
        </w:rPr>
        <w:t xml:space="preserve"> stakeholder engagement and policy advocacy in </w:t>
      </w:r>
      <w:r w:rsidR="00E2030E">
        <w:rPr>
          <w:rFonts w:ascii="Calibri" w:eastAsia="Calibri" w:hAnsi="Calibri" w:cs="Calibri"/>
        </w:rPr>
        <w:t xml:space="preserve">growing cities and developing </w:t>
      </w:r>
      <w:r w:rsidR="003976BB">
        <w:rPr>
          <w:rFonts w:ascii="Calibri" w:eastAsia="Calibri" w:hAnsi="Calibri" w:cs="Calibri"/>
        </w:rPr>
        <w:t xml:space="preserve">regions will be instrumental to avoiding lock-in and realising compact, low-carbon urban forms that can tackle the coming mitigation challenge </w:t>
      </w:r>
      <w:r w:rsidR="003976BB">
        <w:rPr>
          <w:rFonts w:ascii="Calibri" w:eastAsia="Calibri" w:hAnsi="Calibri" w:cs="Calibri"/>
        </w:rPr>
        <w:fldChar w:fldCharType="begin" w:fldLock="1"/>
      </w:r>
      <w:r w:rsidR="00F45112">
        <w:rPr>
          <w:rFonts w:ascii="Calibri" w:eastAsia="Calibri" w:hAnsi="Calibri" w:cs="Calibri"/>
        </w:rPr>
        <w:instrText>ADDIN CSL_CITATION {"citationItems":[{"id":"ITEM-1","itemData":{"DOI":"10.1017/CBO9781107415416.018","ISBN":"978-1-107-65481-5; 978-1-107-05821-7","author":[{"dropping-particle":"","family":"Seto C.","given":"Karen","non-dropping-particle":"","parse-names":false,"suffix":""},{"dropping-particle":"","family":"Dhakal","given":"Shobhakar","non-dropping-particle":"","parse-names":false,"suffix":""},{"dropping-particle":"","family":"Bigio","given":"Anthony G.","non-dropping-particle":"","parse-names":false,"suffix":""},{"dropping-particle":"","family":"Blanco","given":"Hilda","non-dropping-particle":"","parse-names":false,"suffix":""},{"dropping-particle":"","family":"Delgado","given":"Gian Carlo","non-dropping-particle":"","parse-names":false,"suffix":""},{"dropping-particle":"","family":"Dewar","given":"David","non-dropping-particle":"","parse-names":false,"suffix":""},{"dropping-particle":"","family":"Huang","given":"Luxin","non-dropping-particle":"","parse-names":false,"suffix":""},{"dropping-particle":"","family":"Inaba","given":"Atshushi","non-dropping-particle":"","parse-names":false,"suffix":""},{"dropping-particle":"","family":"Kansal","given":"Arun","non-dropping-particle":"","parse-names":false,"suffix":""},{"dropping-particle":"","family":"Lwasa","given":"Shuaib","non-dropping-particle":"","parse-names":false,"suffix":""},{"dropping-particle":"","family":"McMahon","given":"James J.E.","non-dropping-particle":"","parse-names":false,"suffix":""},{"dropping-particle":"","family":"Müller","given":"Daniel B.","non-dropping-particle":"","parse-names":false,"suffix":""},{"dropping-particle":"","family":"Murakami","given":"Jin","non-dropping-particle":"","parse-names":false,"suffix":""},{"dropping-particle":"","family":"Nagendra","given":"Harini","non-dropping-particle":"","parse-names":false,"suffix":""},{"dropping-particle":"","family":"Ramaswami","given":"Anu","non-dropping-particle":"","parse-names":false,"suffix":""}],"chapter-number":"12","container-title":"Climate Change 2014: Mitigation of Climate Change. Contribution of Working Group III to the Fifth Assessment Report of the Intergovernmental Panel on Climate Change","id":"ITEM-1","issued":{"date-parts":[["2014"]]},"page":"923-1000","publisher":"Cambridge University Press","publisher-place":"Cambridge, United Kingdom and New York, NY, USA","title":"Human Settlements, Infrastructure, and Spatial Planning","type":"chapter"},"uris":["http://www.mendeley.com/documents/?uuid=6e2abfbd-9ab6-4330-bd35-0fcd65776391"]},{"id":"ITEM-2","itemData":{"DOI":"10.1038/nclimate3169","ISSN":"1758-678X","author":[{"dropping-particle":"","family":"Creutzig","given":"Felix","non-dropping-particle":"","parse-names":false,"suffix":""},{"dropping-particle":"","family":"Agoston","given":"Peter","non-dropping-particle":"","parse-names":false,"suffix":""},{"dropping-particle":"","family":"Minx","given":"Jan C.","non-dropping-particle":"","parse-names":false,"suffix":""},{"dropping-particle":"","family":"Canadell","given":"Josep G.","non-dropping-particle":"","parse-names":false,"suffix":""},{"dropping-particle":"","family":"Andrew","given":"Robbie M.","non-dropping-particle":"","parse-names":false,"suffix":""},{"dropping-particle":"Le","family":"Quéré","given":"Corinne","non-dropping-particle":"","parse-names":false,"suffix":""},{"dropping-particle":"","family":"Peters","given":"Glen P.","non-dropping-particle":"","parse-names":false,"suffix":""},{"dropping-particle":"","family":"Sharifi","given":"Ayyoob","non-dropping-particle":"","parse-names":false,"suffix":""},{"dropping-particle":"","family":"Yamagata","given":"Yoshiki","non-dropping-particle":"","parse-names":false,"suffix":""},{"dropping-particle":"","family":"Dhakal","given":"Shobhakar","non-dropping-particle":"","parse-names":false,"suffix":""}],"container-title":"Nature Climate Change","id":"ITEM-2","issue":"12","issued":{"date-parts":[["2016"]]},"page":"1054","publisher":"Nature Publishing Group","title":"Urban infrastructure choices structure climate solutions","type":"article-journal","volume":"6"},"uris":["http://www.mendeley.com/documents/?uuid=6fc574a6-f3d9-4225-9eea-4da080b3c100"]},{"id":"ITEM-3","itemData":{"author":[{"dropping-particle":"","family":"Allen","given":"Myles","non-dropping-particle":"","parse-names":false,"suffix":""},{"dropping-particle":"","family":"Babiker","given":"Mustafa","non-dropping-particle":"","parse-names":false,"suffix":""},{"dropping-particle":"","family":"Chen","given":"Yang","non-dropping-particle":"","parse-names":false,"suffix":""},{"dropping-particle":"de","family":"Coninck","given":"Heleen","non-dropping-particle":"","parse-names":false,"suffix":""},{"dropping-particle":"","family":"Connors","given":"Sarah","non-dropping-particle":"","parse-names":false,"suffix":""},{"dropping-particle":"van","family":"Diemen","given":"Renée","non-dropping-particle":"","parse-names":false,"suffix":""},{"dropping-particle":"","family":"Dube","given":"Opha Pauline","non-dropping-particle":"","parse-names":false,"suffix":""},{"dropping-particle":"","family":"Ebi","given":"Kris","non-dropping-particle":"","parse-names":false,"suffix":""},{"dropping-particle":"","family":"Engelbrecht","given":"Francois","non-dropping-particle":"","parse-names":false,"suffix":""},{"dropping-particle":"","family":"Ferrat","given":"Marion","non-dropping-particle":"","parse-names":false,"suffix":""},{"dropping-particle":"","family":"Ford","given":"James","non-dropping-particle":"","parse-names":false,"suffix":""},{"dropping-particle":"","family":"Forster","given":"Piers","non-dropping-particle":"","parse-names":false,"suffix":""},{"dropping-particle":"","family":"Fuss","given":"Sabine","non-dropping-particle":"","parse-names":false,"suffix":""},{"dropping-particle":"","family":"Guillen","given":"Tania","non-dropping-particle":"","parse-names":false,"suffix":""},{"dropping-particle":"","family":"Harold","given":"Jordan","non-dropping-particle":"","parse-names":false,"suffix":""},{"dropping-particle":"","family":"Hoegh-Guldberg","given":"Ove","non-dropping-particle":"","parse-names":false,"suffix":""},{"dropping-particle":"","family":"Hourcade","given":"Jean-Charles","non-dropping-particle":"","parse-names":false,"suffix":""},{"dropping-particle":"","family":"Huppmann","given":"Daniel","non-dropping-particle":"","parse-names":false,"suffix":""},{"dropping-particle":"","family":"Jacob","given":"Daniela","non-dropping-particle":"","parse-names":false,"suffix":""},{"dropping-particle":"","family":"Jiang","given":"Kejun","non-dropping-particle":"","parse-names":false,"suffix":""},{"dropping-particle":"","family":"Johansen","given":"Tom Gabriel","non-dropping-particle":"","parse-names":false,"suffix":""},{"dropping-particle":"","family":"Kainuma","given":"Mikiko","non-dropping-particle":"","parse-names":false,"suffix":""},{"dropping-particle":"de","family":"Kleijne","given":"Kiane","non-dropping-particle":"","parse-names":false,"suffix":""},{"dropping-particle":"","family":"Kriegler","given":"Elmar","non-dropping-particle":"","parse-names":false,"suffix":""},{"dropping-particle":"","family":"Ley","given":"Debora","non-dropping-particle":"","parse-names":false,"suffix":""},{"dropping-particle":"","family":"Liverman","given":"Diana","non-dropping-particle":"","parse-names":false,"suffix":""},{"dropping-particle":"","family":"Mahowald","given":"Natalie","non-dropping-particle":"","parse-names":false,"suffix":""},{"dropping-particle":"","family":"Masson-Delmotte","given":"Valérie","non-dropping-particle":"","parse-names":false,"suffix":""},{"dropping-particle":"","family":"Matthews","given":"Robin","non-dropping-particle":"","parse-names":false,"suffix":""},{"dropping-particle":"","family":"Melcher","given":"Reinhard","non-dropping-particle":"","parse-names":false,"suffix":""},{"dropping-particle":"","family":"Millar","given":"Richard","non-dropping-particle":"","parse-names":false,"suffix":""},{"dropping-particle":"","family":"Mintenbeck","given":"Katja","non-dropping-particle":"","parse-names":false,"suffix":""},{"dropping-particle":"","family":"Morelli","given":"Angela","non-dropping-particle":"","parse-names":false,"suffix":""},{"dropping-particle":"","family":"Moufouma-Okia","given":"Wilfran","non-dropping-particle":"","parse-names":false,"suffix":""},{"dropping-particle":"","family":"Mundaca","given":"Luis","non-dropping-particle":"","parse-names":false,"suffix":""},{"dropping-particle":"","family":"Nicolai","given":"Maike","non-dropping-particle":"","parse-names":false,"suffix":""},{"dropping-particle":"","family":"Okereke","given":"Chukwumerije","non-dropping-particle":"","parse-names":false,"suffix":""},{"dropping-particle":"","family":"Pathak","given":"Minal","non-dropping-particle":"","parse-names":false,"suffix":""},{"dropping-particle":"","family":"Payne","given":"Anthony","non-dropping-particle":"","parse-names":false,"suffix":""},{"dropping-particle":"","family":"Pidcock","given":"Roz","non-dropping-particle":"","parse-names":false,"suffix":""},{"dropping-particle":"","family":"Pirani","given":"Anna","non-dropping-particle":"","parse-names":false,"suffix":""},{"dropping-particle":"","family":"Poloczanska","given":"Elvira","non-dropping-particle":"","parse-names":false,"suffix":""},{"dropping-particle":"","family":"Pörtner","given":"Hans-Otto","non-dropping-particle":"","parse-names":false,"suffix":""},{"dropping-particle":"","family":"Revi","given":"Aromar","non-dropping-particle":"","parse-names":false,"suffix":""},{"dropping-particle":"","family":"Riahi","given":"Keywan","non-dropping-particle":"","parse-names":false,"suffix":""},{"dropping-particle":"","family":"Roberts","given":"Debra C.","non-dropping-particle":"","parse-names":false,"suffix":""},{"dropping-particle":"","family":"Rogelj","given":"Joeri","non-dropping-particle":"","parse-names":false,"suffix":""},{"dropping-particle":"","family":"Roy","given":"Joyashree","non-dropping-particle":"","parse-names":false,"suffix":""},{"dropping-particle":"","family":"Seneviratne","given":"Sonia","non-dropping-particle":"","parse-names":false,"suffix":""},{"dropping-particle":"","family":"Shukla","given":"Priyadarshi R.","non-dropping-particle":"","parse-names":false,"suffix":""},{"dropping-particle":"","family":"Skea","given":"James","non-dropping-particle":"","parse-names":false,"suffix":""},{"dropping-particle":"","family":"Slade","given":"Raphael","non-dropping-particle":"","parse-names":false,"suffix":""},{"dropping-particle":"","family":"Shindell","given":"Drew","non-dropping-particle":"","parse-names":false,"suffix":""},{"dropping-particle":"","family":"Singh","given":"Chandni","non-dropping-particle":"","parse-names":false,"suffix":""},{"dropping-particle":"","family":"Solecki","given":"William","non-dropping-particle":"","parse-names":false,"suffix":""},{"dropping-particle":"","family":"Steg","given":"Linda","non-dropping-particle":"","parse-names":false,"suffix":""},{"dropping-particle":"","family":"Taylor","given":"Michael","non-dropping-particle":"","parse-names":false,"suffix":""},{"dropping-particle":"","family":"Tschakert","given":"Petra","non-dropping-particle":"","parse-names":false,"suffix":""},{"dropping-particle":"","family":"Waisman","given":"Henri","non-dropping-particle":"","parse-names":false,"suffix":""},{"dropping-particle":"","family":"Warren","given":"Rachel","non-dropping-particle":"","parse-names":false,"suffix":""},{"dropping-particle":"","family":"Zhai","given":"Panmao","non-dropping-particle":"","parse-names":false,"suffix":""},{"dropping-particle":"","family":"Zickfeld","given":"Kirsten","non-dropping-particle":"","parse-names":false,"suffix":""}],"container-title":"Global Warming of 1.5ºC: an IPCC special report on the impacts of global warming of 1.5ºC above pre-industrial levels and related global greenhouse gas emissions pathways, in the context of strengthening the global response to the threat of climate change","id":"ITEM-3","issued":{"date-parts":[["2018"]]},"publisher":"Cambridge University Press","publisher-place":"Cambridge, United Kingdom and New York, NY, USA","title":"Summary for Policymakers","type":"chapter"},"uris":["http://www.mendeley.com/documents/?uuid=034a280d-1c80-488b-9fa8-f7f28f49663b"]}],"mendeley":{"formattedCitation":"&lt;sup&gt;12,37,64&lt;/sup&gt;","plainTextFormattedCitation":"12,37,64","previouslyFormattedCitation":"&lt;sup&gt;12,37,65&lt;/sup&gt;"},"properties":{"noteIndex":0},"schema":"https://github.com/citation-style-language/schema/raw/master/csl-citation.json"}</w:instrText>
      </w:r>
      <w:r w:rsidR="003976BB">
        <w:rPr>
          <w:rFonts w:ascii="Calibri" w:eastAsia="Calibri" w:hAnsi="Calibri" w:cs="Calibri"/>
        </w:rPr>
        <w:fldChar w:fldCharType="separate"/>
      </w:r>
      <w:r w:rsidR="00F45112" w:rsidRPr="00F45112">
        <w:rPr>
          <w:rFonts w:ascii="Calibri" w:eastAsia="Calibri" w:hAnsi="Calibri" w:cs="Calibri"/>
          <w:noProof/>
          <w:vertAlign w:val="superscript"/>
        </w:rPr>
        <w:t>12,37,64</w:t>
      </w:r>
      <w:r w:rsidR="003976BB">
        <w:rPr>
          <w:rFonts w:ascii="Calibri" w:eastAsia="Calibri" w:hAnsi="Calibri" w:cs="Calibri"/>
        </w:rPr>
        <w:fldChar w:fldCharType="end"/>
      </w:r>
      <w:r w:rsidR="003976BB">
        <w:rPr>
          <w:rFonts w:ascii="Calibri" w:eastAsia="Calibri" w:hAnsi="Calibri" w:cs="Calibri"/>
        </w:rPr>
        <w:t xml:space="preserve">. Doing so would resonate with calls to develop global urban solutions and ‘leave no city behind’ in scientific assessments </w:t>
      </w:r>
      <w:r w:rsidR="003976BB">
        <w:rPr>
          <w:rFonts w:ascii="Calibri" w:eastAsia="Calibri" w:hAnsi="Calibri" w:cs="Calibri"/>
        </w:rPr>
        <w:fldChar w:fldCharType="begin" w:fldLock="1"/>
      </w:r>
      <w:r w:rsidR="00F45112">
        <w:rPr>
          <w:rFonts w:ascii="Calibri" w:eastAsia="Calibri" w:hAnsi="Calibri" w:cs="Calibri"/>
        </w:rPr>
        <w:instrText>ADDIN CSL_CITATION {"citationItems":[{"id":"ITEM-1","itemData":{"DOI":"10.1038/s41893-017-0013-9","ISSN":"2398-9629","abstract":"The study of cities needs to become more than the sum of its parts. An international Expert Panel investigates why, and how.","author":[{"dropping-particle":"","family":"Acuto","given":"Michele","non-dropping-particle":"","parse-names":false,"suffix":""},{"dropping-particle":"","family":"Parnell","given":"Susan","non-dropping-particle":"","parse-names":false,"suffix":""},{"dropping-particle":"","family":"Seto","given":"Karen C.","non-dropping-particle":"","parse-names":false,"suffix":""}],"container-title":"Nature Sustainability","id":"ITEM-1","issue":"1","issued":{"date-parts":[["2018"]]},"page":"2-4","publisher":"Springer US","title":"Building a global urban science","type":"article-journal","volume":"1"},"uris":["http://www.mendeley.com/documents/?uuid=ce973be5-b6f2-41f3-a95d-94ef009d62bd"]},{"id":"ITEM-2","itemData":{"ISSN":"0028-0836","author":[{"dropping-particle":"","family":"McPhearson","given":"T.","non-dropping-particle":"","parse-names":false,"suffix":""},{"dropping-particle":"","family":"Parnell","given":"S.","non-dropping-particle":"","parse-names":false,"suffix":""},{"dropping-particle":"","family":"Simon","given":"D.","non-dropping-particle":"","parse-names":false,"suffix":""},{"dropping-particle":"","family":"Gaffney","given":"O.","non-dropping-particle":"","parse-names":false,"suffix":""},{"dropping-particle":"","family":"Elmqvist","given":"T.","non-dropping-particle":"","parse-names":false,"suffix":""},{"dropping-particle":"","family":"Bai","given":"X.","non-dropping-particle":"","parse-names":false,"suffix":""},{"dropping-particle":"","family":"Roberts","given":"D.","non-dropping-particle":"","parse-names":false,"suffix":""},{"dropping-particle":"","family":"Revi","given":"A.","non-dropping-particle":"","parse-names":false,"suffix":""}],"container-title":"Nature","id":"ITEM-2","issue":"7624","issued":{"date-parts":[["2016"]]},"page":"165-166","title":"Scientists must have a say in the future of cities","type":"article-journal","volume":"538"},"uris":["http://www.mendeley.com/documents/?uuid=d2a05d32-b89a-46a4-9326-b844dbe994a8"]},{"id":"ITEM-3","itemData":{"DOI":"10.1126/science.aag1385","ISBN":"1095-9203 (Electronic)\\r0036-8075 (Linking)","ISSN":"10959203","PMID":"27199390","abstract":"Close to 4 billion people live in cities. As the driver of environmental challenges, accounting for nearly 70% of the world's carbon emissions, and as sites of critical social disparities, with 863 million dwellers now living in slums, urban settlements are at the heart of global change. This momentum is unlikely to disappear, as approximately 70 million more people will move to cities by the end of this year alone. The good news is that recent multilateral processes are now appreciating this key role of cities and are increasingly prioritizing urban concerns in policy-making. Yet, how can we ensure that these steps toward a global urban governance leave no city, town, or urban dweller behind?","author":[{"dropping-particle":"","family":"Acuto","given":"Michele","non-dropping-particle":"","parse-names":false,"suffix":""},{"dropping-particle":"","family":"Susan","given":"Parnell","non-dropping-particle":"","parse-names":false,"suffix":""}],"container-title":"Science","id":"ITEM-3","issue":"6288","issued":{"date-parts":[["2016"]]},"page":"873","title":"Leave no city behind","type":"article-journal","volume":"352"},"uris":["http://www.mendeley.com/documents/?uuid=1f2f6d32-8aa2-4874-9741-c521da55f1e1"]},{"id":"ITEM-4","itemData":{"DOI":"10.1038/d41586-018-05210-0","ISSN":"0028-0836","abstract":"Community relations are important. In 1974 in southern India, the indigenous Soliga tribe was banned by the government from setting controlled fires in the forests of the Biligiri Rangaswamy Temple Tiger Reserve. The community warned policymakers of the consequences, but they did not listen. Without control through burning, the invasive shrub Lantana camara ran riot, choking vegetation and reducing fodder and food7. A well-meaning policy, influenced by ecological ideas about succession, has ended up damaging the forest as well as relationships between the tribe and the forest department. Technologies, too, can bring more harm than good. In the push for solar energy, land has been acquired forcibly from poor farmers. In Nepal and India, replacing traditional mud-lined irrigation tanks and channels managed by farmers with centrally managed cement-lined canals has increased maintenance costs and damaged social capital. The canals silt up, and farmers no longer meet and work together to repair them. In all these cases, a science-focused administration ignored the knowledge of local communities. Officials failed to appreciate the fragile social and ecological interconnections in these densely inhabited, biodiverse landscapes. Our students tell us that some of these findings come as a surprise. The fragility of communities must be considered alongside ecosystems. No technology, no matter how good, is a magic silver bullet. Narratives such as Dhanalakshmi’s can contradict widely held assumptions — for instance, that strong ties to nature exist only in pre-industrialized societies. Some students have reversed their opinions. For instance, those who initially supported diverting water from full rivers into others that ran dry now understand the importance of maintaining river-basin flows for ecosystems and communities. Practitioners have been sufficiently inspired by these examples of ecosystem management through fire and grazing to begin altering their approaches to working with communities. Grass-roots campaigns There are hundreds of environmental movements across Asia, Africa and Latin America. Although they are diverse, they have features in common. Such movements emphasize environmental justice and tend to emanate from local cultures. They are often led by women’s collectives, and use non-violent means of protest. They question the industrial route to development and champion collective action. Social justice and the rights of nature are given the same prom…","author":[{"dropping-particle":"","family":"Nagendra","given":"Harini","non-dropping-particle":"","parse-names":false,"suffix":""}],"container-title":"Nature","id":"ITEM-4","issued":{"date-parts":[["2018"]]},"title":"The global south is rich in sustainability lessons that students deserve to hear","type":"article-journal"},"uris":["http://www.mendeley.com/documents/?uuid=731dc2c4-ea8c-4d9b-8d54-6c59a187781e"]}],"mendeley":{"formattedCitation":"&lt;sup&gt;1,2,60,65&lt;/sup&gt;","plainTextFormattedCitation":"1,2,60,65","previouslyFormattedCitation":"&lt;sup&gt;1,2,61,66&lt;/sup&gt;"},"properties":{"noteIndex":0},"schema":"https://github.com/citation-style-language/schema/raw/master/csl-citation.json"}</w:instrText>
      </w:r>
      <w:r w:rsidR="003976BB">
        <w:rPr>
          <w:rFonts w:ascii="Calibri" w:eastAsia="Calibri" w:hAnsi="Calibri" w:cs="Calibri"/>
        </w:rPr>
        <w:fldChar w:fldCharType="separate"/>
      </w:r>
      <w:r w:rsidR="00F45112" w:rsidRPr="00F45112">
        <w:rPr>
          <w:rFonts w:ascii="Calibri" w:eastAsia="Calibri" w:hAnsi="Calibri" w:cs="Calibri"/>
          <w:noProof/>
          <w:vertAlign w:val="superscript"/>
        </w:rPr>
        <w:t>1,2,60,65</w:t>
      </w:r>
      <w:r w:rsidR="003976BB">
        <w:rPr>
          <w:rFonts w:ascii="Calibri" w:eastAsia="Calibri" w:hAnsi="Calibri" w:cs="Calibri"/>
        </w:rPr>
        <w:fldChar w:fldCharType="end"/>
      </w:r>
      <w:r w:rsidR="003976BB">
        <w:rPr>
          <w:rFonts w:ascii="Calibri" w:eastAsia="Calibri" w:hAnsi="Calibri" w:cs="Calibri"/>
        </w:rPr>
        <w:t>.</w:t>
      </w:r>
      <w:ins w:id="121" w:author="William Lamb" w:date="2019-02-05T12:28:00Z">
        <w:r w:rsidR="00D61D02">
          <w:rPr>
            <w:rFonts w:ascii="Calibri" w:eastAsia="Calibri" w:hAnsi="Calibri" w:cs="Calibri"/>
          </w:rPr>
          <w:t xml:space="preserve"> </w:t>
        </w:r>
      </w:ins>
      <w:ins w:id="122" w:author="William Lamb" w:date="2019-02-05T12:30:00Z">
        <w:r w:rsidR="00D61D02">
          <w:rPr>
            <w:rFonts w:ascii="Calibri" w:eastAsia="Calibri" w:hAnsi="Calibri" w:cs="Calibri"/>
          </w:rPr>
          <w:t xml:space="preserve">Journal editors, funding bodies and assessment processes all have </w:t>
        </w:r>
      </w:ins>
      <w:ins w:id="123" w:author="William Lamb" w:date="2019-02-05T12:28:00Z">
        <w:r w:rsidR="00D61D02">
          <w:rPr>
            <w:rFonts w:ascii="Calibri" w:eastAsia="Calibri" w:hAnsi="Calibri" w:cs="Calibri"/>
          </w:rPr>
          <w:t xml:space="preserve">an important role in generating demand for </w:t>
        </w:r>
      </w:ins>
      <w:ins w:id="124" w:author="William Lamb" w:date="2019-02-05T12:29:00Z">
        <w:r w:rsidR="00D61D02">
          <w:rPr>
            <w:rFonts w:ascii="Calibri" w:eastAsia="Calibri" w:hAnsi="Calibri" w:cs="Calibri"/>
          </w:rPr>
          <w:t>more cases in small and medium sized cities in Africa and Asia</w:t>
        </w:r>
      </w:ins>
      <w:ins w:id="125" w:author="William Lamb" w:date="2019-02-05T12:30:00Z">
        <w:r w:rsidR="00D61D02">
          <w:rPr>
            <w:rFonts w:ascii="Calibri" w:eastAsia="Calibri" w:hAnsi="Calibri" w:cs="Calibri"/>
          </w:rPr>
          <w:t>.</w:t>
        </w:r>
      </w:ins>
    </w:p>
    <w:p w14:paraId="12A66FE5" w14:textId="64EFEF3C" w:rsidR="00DF3238" w:rsidRDefault="009D0C81" w:rsidP="008A0082">
      <w:pPr>
        <w:spacing w:line="480" w:lineRule="auto"/>
        <w:rPr>
          <w:rFonts w:eastAsia="Times New Roman"/>
        </w:rPr>
      </w:pPr>
      <w:r>
        <w:rPr>
          <w:rFonts w:ascii="Calibri" w:eastAsia="Calibri" w:hAnsi="Calibri" w:cs="Calibri"/>
        </w:rPr>
        <w:t>M</w:t>
      </w:r>
      <w:r w:rsidR="005F0850">
        <w:rPr>
          <w:rFonts w:ascii="Calibri" w:eastAsia="Calibri" w:hAnsi="Calibri" w:cs="Calibri"/>
        </w:rPr>
        <w:t xml:space="preserve">ore attention should be given to learning from case studies. </w:t>
      </w:r>
      <w:r w:rsidR="0091464A">
        <w:rPr>
          <w:rFonts w:ascii="Calibri" w:eastAsia="Calibri" w:hAnsi="Calibri" w:cs="Calibri"/>
        </w:rPr>
        <w:t>Some opportunities have yet to be fully realised, particularly in the area of evidence synthesis. In this regard, i</w:t>
      </w:r>
      <w:r w:rsidR="00644CC2">
        <w:rPr>
          <w:rFonts w:ascii="Calibri" w:eastAsia="Calibri" w:hAnsi="Calibri" w:cs="Calibri"/>
        </w:rPr>
        <w:t xml:space="preserve">nspiration </w:t>
      </w:r>
      <w:r w:rsidR="0091464A">
        <w:rPr>
          <w:rFonts w:ascii="Calibri" w:eastAsia="Calibri" w:hAnsi="Calibri" w:cs="Calibri"/>
        </w:rPr>
        <w:t xml:space="preserve">might </w:t>
      </w:r>
      <w:r w:rsidR="00644CC2">
        <w:rPr>
          <w:rFonts w:ascii="Calibri" w:eastAsia="Calibri" w:hAnsi="Calibri" w:cs="Calibri"/>
        </w:rPr>
        <w:t xml:space="preserve">be drawn from other fields of </w:t>
      </w:r>
      <w:r w:rsidR="00EF29ED">
        <w:rPr>
          <w:rFonts w:ascii="Calibri" w:eastAsia="Calibri" w:hAnsi="Calibri" w:cs="Calibri"/>
        </w:rPr>
        <w:t>scientific inquiry</w:t>
      </w:r>
      <w:r w:rsidR="0091464A">
        <w:rPr>
          <w:rFonts w:ascii="Calibri" w:eastAsia="Calibri" w:hAnsi="Calibri" w:cs="Calibri"/>
        </w:rPr>
        <w:t>,</w:t>
      </w:r>
      <w:r w:rsidR="00EF29ED">
        <w:rPr>
          <w:rFonts w:ascii="Calibri" w:eastAsia="Calibri" w:hAnsi="Calibri" w:cs="Calibri"/>
        </w:rPr>
        <w:t xml:space="preserve"> </w:t>
      </w:r>
      <w:r w:rsidR="0091464A">
        <w:rPr>
          <w:rFonts w:ascii="Calibri" w:eastAsia="Calibri" w:hAnsi="Calibri" w:cs="Calibri"/>
        </w:rPr>
        <w:t xml:space="preserve">where large case literatures exist and </w:t>
      </w:r>
      <w:r w:rsidR="001B0522">
        <w:rPr>
          <w:rFonts w:ascii="Calibri" w:eastAsia="Calibri" w:hAnsi="Calibri" w:cs="Calibri"/>
        </w:rPr>
        <w:t xml:space="preserve">challenges of aggregation </w:t>
      </w:r>
      <w:r w:rsidR="00472744">
        <w:rPr>
          <w:rFonts w:ascii="Calibri" w:eastAsia="Calibri" w:hAnsi="Calibri" w:cs="Calibri"/>
        </w:rPr>
        <w:t>are common</w:t>
      </w:r>
      <w:r w:rsidR="0091464A">
        <w:rPr>
          <w:rFonts w:ascii="Calibri" w:eastAsia="Calibri" w:hAnsi="Calibri" w:cs="Calibri"/>
        </w:rPr>
        <w:t xml:space="preserve">, such as </w:t>
      </w:r>
      <w:r w:rsidR="00472744">
        <w:rPr>
          <w:rFonts w:ascii="Calibri" w:eastAsia="Calibri" w:hAnsi="Calibri" w:cs="Calibri"/>
        </w:rPr>
        <w:t xml:space="preserve">in </w:t>
      </w:r>
      <w:r w:rsidR="00BC6DD9">
        <w:rPr>
          <w:rFonts w:ascii="Calibri" w:eastAsia="Calibri" w:hAnsi="Calibri" w:cs="Calibri"/>
        </w:rPr>
        <w:t xml:space="preserve">urban adaptation research </w:t>
      </w:r>
      <w:r w:rsidR="00BC6DD9">
        <w:rPr>
          <w:rFonts w:ascii="Calibri" w:eastAsia="Calibri" w:hAnsi="Calibri" w:cs="Calibri"/>
        </w:rPr>
        <w:fldChar w:fldCharType="begin" w:fldLock="1"/>
      </w:r>
      <w:r w:rsidR="00F45112">
        <w:rPr>
          <w:rFonts w:ascii="Calibri" w:eastAsia="Calibri" w:hAnsi="Calibri" w:cs="Calibri"/>
        </w:rPr>
        <w:instrText>ADDIN CSL_CITATION {"citationItems":[{"id":"ITEM-1","itemData":{"DOI":"10.1016/j.gloenvcha.2015.01.001","ISBN":"0959-3780","ISSN":"09593780","abstract":"Climate change poses a significant risk for communities, and local governments around the world have begun responding by developing climate adaptation policies. Scholarship on local adaptation policy has proliferated in recent years, but insufficient attention has been paid to operationalization of the unit of analysis, and methods employed are typically inadequate to draw inferences about variation across cases. This article seeks to contribute to the conceptual and methodological foundations of a research agenda for comparative analysis of local adaptation policies and policy-making. Synthesizing insights from policy studies literature and existing adaptation research, the article identifies and operationalizes two aspects of public policy-policy content and policy process-which are salient objects of comparative analysis that typically vary from one community to another. The article also addresses research design, outlining a comparative case study methodology that incorporates various qualitative analytical techniques as the vehicle to examine these policy elements in empirical settings.","author":[{"dropping-particle":"","family":"Vogel","given":"Brennan","non-dropping-particle":"","parse-names":false,"suffix":""},{"dropping-particle":"","family":"Henstra","given":"Daniel","non-dropping-particle":"","parse-names":false,"suffix":""}],"container-title":"Global Environmental Change","id":"ITEM-1","issued":{"date-parts":[["2015"]]},"page":"110-120","publisher":"Elsevier Ltd","title":"Studying local climate adaptation: A heuristic research framework for comparative policy analysis","type":"article-journal","volume":"31"},"uris":["http://www.mendeley.com/documents/?uuid=eb564b0a-4c04-44ff-ba62-f73ee813b3a5"]}],"mendeley":{"formattedCitation":"&lt;sup&gt;66&lt;/sup&gt;","plainTextFormattedCitation":"66","previouslyFormattedCitation":"&lt;sup&gt;67&lt;/sup&gt;"},"properties":{"noteIndex":0},"schema":"https://github.com/citation-style-language/schema/raw/master/csl-citation.json"}</w:instrText>
      </w:r>
      <w:r w:rsidR="00BC6DD9">
        <w:rPr>
          <w:rFonts w:ascii="Calibri" w:eastAsia="Calibri" w:hAnsi="Calibri" w:cs="Calibri"/>
        </w:rPr>
        <w:fldChar w:fldCharType="separate"/>
      </w:r>
      <w:r w:rsidR="00F45112" w:rsidRPr="00F45112">
        <w:rPr>
          <w:rFonts w:ascii="Calibri" w:eastAsia="Calibri" w:hAnsi="Calibri" w:cs="Calibri"/>
          <w:noProof/>
          <w:vertAlign w:val="superscript"/>
        </w:rPr>
        <w:t>66</w:t>
      </w:r>
      <w:r w:rsidR="00BC6DD9">
        <w:rPr>
          <w:rFonts w:ascii="Calibri" w:eastAsia="Calibri" w:hAnsi="Calibri" w:cs="Calibri"/>
        </w:rPr>
        <w:fldChar w:fldCharType="end"/>
      </w:r>
      <w:r w:rsidR="00BC6DD9">
        <w:rPr>
          <w:rFonts w:ascii="Calibri" w:eastAsia="Calibri" w:hAnsi="Calibri" w:cs="Calibri"/>
        </w:rPr>
        <w:t xml:space="preserve"> and land-use science </w:t>
      </w:r>
      <w:r w:rsidR="00BC6DD9">
        <w:rPr>
          <w:rFonts w:ascii="Calibri" w:eastAsia="Calibri" w:hAnsi="Calibri" w:cs="Calibri"/>
        </w:rPr>
        <w:fldChar w:fldCharType="begin" w:fldLock="1"/>
      </w:r>
      <w:r w:rsidR="00F45112">
        <w:rPr>
          <w:rFonts w:ascii="Calibri" w:eastAsia="Calibri" w:hAnsi="Calibri" w:cs="Calibri"/>
        </w:rPr>
        <w:instrText>ADDIN CSL_CITATION {"citationItems":[{"id":"ITEM-1","itemData":{"DOI":"10.1080/24694452.2016.1142857","ISSN":"24694460","abstract":"Case studies have long been a gold standard for investigating causal mechanisms in human–environment inter-actions. Yet it remains a challenge to generalize across case studies to produce knowledge at broader regional and global scales even as the effort to do so, mostly using metastudy methods, has accelerated. One major obsta-cle is that the geographic context of case study knowledge is often presented in a vague and incomplete form, making it difficult to reuse and link with the regional and global contexts within which it was produced and is therefore most relevant. Here we assess the degree to which the quality of geographic description in published land change case studies limits their effective reuse in spatially explicit global and regional syntheses based on 437 spatially bounded cases derived from 261 case studies used in published land change metastudies. Common ambiguities in published representations of case geographic contexts were identified and scored using three indicators of geographic data quality for reuse in spatially explicit regional and global metastudy research. Sta-tistically significant differences in the quality of case geographic descriptions were evident among the six major disciplinary categories examined, with the earth and planetary sciences evidencing greater clarity and confor-mance scores than other disciplines. The quality of case geography reporting showed no statistically significant improvement over the past fifty years. By following a few simple and readily implemented guidelines, case geo-graphic context reporting could be radically improved, enabling more effective case study reuse in regional to global synthesis research, thereby yielding substantial benefits to both case study and synthesis researchers. \\n\\nLos estudios de caso han sido desde hace mucho tiempo el est andar dorado para investigar los mecanismos cau-sales en las interacciones humano-ambientales. Sigue siendo un reto, sin embargo, generalizar de los estudios de caso para generar conocimiento a escalas m as amplias regionales y globales, aun si el esfuerzo para lograrlo, prin-cipalmente usando m etodos de metaestudio, ha sido incrementado. Un obst aculo mayor es que el contexto geo-gr afico del conocimiento por estudio de casos a menudo se presenta de forma vaga e incompleta, haciendo dif ıcil reusar y ligar con los contextos regionales y globales dentro de los cuales aquel fue producido, por lo que tiene mayor relevancia. En este art ıculo evalu…","author":[{"dropping-particle":"","family":"Margulies","given":"Jared D.","non-dropping-particle":"","parse-names":false,"suffix":""},{"dropping-particle":"","family":"Magliocca","given":"Nicholas R.","non-dropping-particle":"","parse-names":false,"suffix":""},{"dropping-particle":"","family":"Schmill","given":"Matthew D.","non-dropping-particle":"","parse-names":false,"suffix":""},{"dropping-particle":"","family":"Ellis","given":"Erle C.","non-dropping-particle":"","parse-names":false,"suffix":""}],"container-title":"Annals of the American Association of Geographers","id":"ITEM-1","issue":"3","issued":{"date-parts":[["2016"]]},"page":"572-596","title":"Ambiguous geographies: Connecting case study knowledge with global change science","type":"article-journal","volume":"106"},"uris":["http://www.mendeley.com/documents/?uuid=cbd80614-f70a-4980-8c6f-682c74edde1d"]}],"mendeley":{"formattedCitation":"&lt;sup&gt;67&lt;/sup&gt;","plainTextFormattedCitation":"67","previouslyFormattedCitation":"&lt;sup&gt;68&lt;/sup&gt;"},"properties":{"noteIndex":0},"schema":"https://github.com/citation-style-language/schema/raw/master/csl-citation.json"}</w:instrText>
      </w:r>
      <w:r w:rsidR="00BC6DD9">
        <w:rPr>
          <w:rFonts w:ascii="Calibri" w:eastAsia="Calibri" w:hAnsi="Calibri" w:cs="Calibri"/>
        </w:rPr>
        <w:fldChar w:fldCharType="separate"/>
      </w:r>
      <w:r w:rsidR="00F45112" w:rsidRPr="00F45112">
        <w:rPr>
          <w:rFonts w:ascii="Calibri" w:eastAsia="Calibri" w:hAnsi="Calibri" w:cs="Calibri"/>
          <w:noProof/>
          <w:vertAlign w:val="superscript"/>
        </w:rPr>
        <w:t>67</w:t>
      </w:r>
      <w:r w:rsidR="00BC6DD9">
        <w:rPr>
          <w:rFonts w:ascii="Calibri" w:eastAsia="Calibri" w:hAnsi="Calibri" w:cs="Calibri"/>
        </w:rPr>
        <w:fldChar w:fldCharType="end"/>
      </w:r>
      <w:r w:rsidR="005E6761">
        <w:rPr>
          <w:rFonts w:ascii="Calibri" w:eastAsia="Calibri" w:hAnsi="Calibri" w:cs="Calibri"/>
        </w:rPr>
        <w:t>.</w:t>
      </w:r>
      <w:r w:rsidR="00C852E0" w:rsidRPr="00C852E0">
        <w:t xml:space="preserve"> </w:t>
      </w:r>
      <w:r w:rsidR="00C852E0">
        <w:t>Our analysis reveals that juxtaposing evidence synthesis with quantitative city typologies can be a productive way forward to bring quantitative and qualitative research on cities and climate change solutions together.</w:t>
      </w:r>
      <w:r w:rsidR="00074B5E">
        <w:rPr>
          <w:rFonts w:ascii="Calibri" w:eastAsia="Calibri" w:hAnsi="Calibri" w:cs="Calibri"/>
        </w:rPr>
        <w:t xml:space="preserve"> Aggregating cases and their insights to the level of urban </w:t>
      </w:r>
      <w:r w:rsidR="004D6C98">
        <w:rPr>
          <w:rFonts w:ascii="Calibri" w:eastAsia="Calibri" w:hAnsi="Calibri" w:cs="Calibri"/>
        </w:rPr>
        <w:t>typologies</w:t>
      </w:r>
      <w:r w:rsidR="00074B5E">
        <w:rPr>
          <w:rFonts w:ascii="Calibri" w:eastAsia="Calibri" w:hAnsi="Calibri" w:cs="Calibri"/>
        </w:rPr>
        <w:t xml:space="preserve"> has already started in the grey literature, but remains undeveloped in peer-reviewed work and assessments. </w:t>
      </w:r>
      <w:r w:rsidR="009A072D">
        <w:rPr>
          <w:rFonts w:ascii="Calibri" w:eastAsia="Calibri" w:hAnsi="Calibri" w:cs="Calibri"/>
        </w:rPr>
        <w:t xml:space="preserve">Above all, </w:t>
      </w:r>
      <w:r w:rsidR="00692B62">
        <w:rPr>
          <w:rFonts w:ascii="Calibri" w:eastAsia="Calibri" w:hAnsi="Calibri" w:cs="Calibri"/>
        </w:rPr>
        <w:t xml:space="preserve">a culture of learning </w:t>
      </w:r>
      <w:r w:rsidR="008A2623">
        <w:rPr>
          <w:rFonts w:ascii="Calibri" w:eastAsia="Calibri" w:hAnsi="Calibri" w:cs="Calibri"/>
        </w:rPr>
        <w:t xml:space="preserve">and synthesis </w:t>
      </w:r>
      <w:r w:rsidR="00692B62">
        <w:rPr>
          <w:rFonts w:ascii="Calibri" w:eastAsia="Calibri" w:hAnsi="Calibri" w:cs="Calibri"/>
        </w:rPr>
        <w:t xml:space="preserve">is </w:t>
      </w:r>
      <w:r w:rsidR="00DF3238">
        <w:rPr>
          <w:rFonts w:ascii="Calibri" w:eastAsia="Calibri" w:hAnsi="Calibri" w:cs="Calibri"/>
        </w:rPr>
        <w:t>called for:</w:t>
      </w:r>
      <w:r w:rsidR="00692B62">
        <w:rPr>
          <w:rFonts w:ascii="Calibri" w:eastAsia="Calibri" w:hAnsi="Calibri" w:cs="Calibri"/>
        </w:rPr>
        <w:t xml:space="preserve"> </w:t>
      </w:r>
      <w:r w:rsidR="00DF3238">
        <w:rPr>
          <w:rFonts w:ascii="Calibri" w:eastAsia="Calibri" w:hAnsi="Calibri" w:cs="Calibri"/>
        </w:rPr>
        <w:t>f</w:t>
      </w:r>
      <w:r w:rsidR="00692B62">
        <w:rPr>
          <w:rFonts w:ascii="Calibri" w:eastAsia="Calibri" w:hAnsi="Calibri" w:cs="Calibri"/>
        </w:rPr>
        <w:t xml:space="preserve">rom </w:t>
      </w:r>
      <w:r w:rsidR="008A2623">
        <w:rPr>
          <w:rFonts w:ascii="Calibri" w:eastAsia="Calibri" w:hAnsi="Calibri" w:cs="Calibri"/>
        </w:rPr>
        <w:t xml:space="preserve">investigating unknown contexts, to </w:t>
      </w:r>
      <w:r w:rsidR="00692B62">
        <w:rPr>
          <w:rFonts w:ascii="Calibri" w:eastAsia="Calibri" w:hAnsi="Calibri" w:cs="Calibri"/>
        </w:rPr>
        <w:t xml:space="preserve">making </w:t>
      </w:r>
      <w:r w:rsidR="00692B62">
        <w:rPr>
          <w:rFonts w:ascii="Calibri" w:eastAsia="Calibri" w:hAnsi="Calibri" w:cs="Calibri"/>
        </w:rPr>
        <w:lastRenderedPageBreak/>
        <w:t xml:space="preserve">individual case studies available for </w:t>
      </w:r>
      <w:r w:rsidR="00E94E7A">
        <w:rPr>
          <w:rFonts w:ascii="Calibri" w:eastAsia="Calibri" w:hAnsi="Calibri" w:cs="Calibri"/>
        </w:rPr>
        <w:t>systematic reviews</w:t>
      </w:r>
      <w:r w:rsidR="00692B62">
        <w:rPr>
          <w:rFonts w:ascii="Calibri" w:eastAsia="Calibri" w:hAnsi="Calibri" w:cs="Calibri"/>
        </w:rPr>
        <w:t>, to increased ambition in comparative research</w:t>
      </w:r>
      <w:r w:rsidR="00E94E7A">
        <w:rPr>
          <w:rFonts w:ascii="Calibri" w:eastAsia="Calibri" w:hAnsi="Calibri" w:cs="Calibri"/>
        </w:rPr>
        <w:t xml:space="preserve">, to more comprehensive </w:t>
      </w:r>
      <w:r w:rsidR="00692B62">
        <w:rPr>
          <w:rFonts w:ascii="Calibri" w:eastAsia="Calibri" w:hAnsi="Calibri" w:cs="Calibri"/>
        </w:rPr>
        <w:t xml:space="preserve">reviews of the case study literature. </w:t>
      </w:r>
      <w:r w:rsidR="00EF29ED">
        <w:rPr>
          <w:rFonts w:ascii="Calibri" w:eastAsia="Calibri" w:hAnsi="Calibri" w:cs="Calibri"/>
        </w:rPr>
        <w:t xml:space="preserve">These are </w:t>
      </w:r>
      <w:r w:rsidR="008A2623">
        <w:rPr>
          <w:rFonts w:ascii="Calibri" w:eastAsia="Calibri" w:hAnsi="Calibri" w:cs="Calibri"/>
        </w:rPr>
        <w:t xml:space="preserve">public goods that require significant investments in time and effort. But for a truly </w:t>
      </w:r>
      <w:r w:rsidR="00C01733">
        <w:rPr>
          <w:rFonts w:ascii="Calibri" w:eastAsia="Calibri" w:hAnsi="Calibri" w:cs="Calibri"/>
        </w:rPr>
        <w:t xml:space="preserve">synthetic </w:t>
      </w:r>
      <w:r w:rsidR="008A2623">
        <w:rPr>
          <w:rFonts w:ascii="Calibri" w:eastAsia="Calibri" w:hAnsi="Calibri" w:cs="Calibri"/>
        </w:rPr>
        <w:t xml:space="preserve">global urban science, no case study should be left behind. </w:t>
      </w:r>
    </w:p>
    <w:p w14:paraId="27E480FB" w14:textId="77777777" w:rsidR="00DF3238" w:rsidRDefault="00DF3238">
      <w:pPr>
        <w:spacing w:line="480" w:lineRule="auto"/>
        <w:rPr>
          <w:rFonts w:ascii="Calibri" w:eastAsia="Calibri" w:hAnsi="Calibri" w:cs="Calibri"/>
        </w:rPr>
      </w:pPr>
    </w:p>
    <w:p w14:paraId="55052D8A" w14:textId="1A1D5AD1" w:rsidR="003003D2" w:rsidRDefault="003003D2">
      <w:pPr>
        <w:spacing w:line="480" w:lineRule="auto"/>
        <w:rPr>
          <w:rFonts w:ascii="Calibri" w:eastAsia="Calibri" w:hAnsi="Calibri" w:cs="Calibri"/>
          <w:b/>
        </w:rPr>
      </w:pPr>
      <w:r w:rsidRPr="003003D2">
        <w:rPr>
          <w:rFonts w:ascii="Calibri" w:eastAsia="Calibri" w:hAnsi="Calibri" w:cs="Calibri"/>
          <w:b/>
        </w:rPr>
        <w:t>Methods</w:t>
      </w:r>
    </w:p>
    <w:p w14:paraId="5B5F6420" w14:textId="65F508DE" w:rsidR="003003D2" w:rsidRDefault="003003D2">
      <w:pPr>
        <w:spacing w:line="480" w:lineRule="auto"/>
        <w:rPr>
          <w:rFonts w:ascii="Calibri" w:eastAsia="Calibri" w:hAnsi="Calibri" w:cs="Calibri"/>
          <w:i/>
        </w:rPr>
      </w:pPr>
      <w:r w:rsidRPr="003003D2">
        <w:rPr>
          <w:rFonts w:ascii="Calibri" w:eastAsia="Calibri" w:hAnsi="Calibri" w:cs="Calibri"/>
          <w:i/>
        </w:rPr>
        <w:t xml:space="preserve">Literature </w:t>
      </w:r>
      <w:r>
        <w:rPr>
          <w:rFonts w:ascii="Calibri" w:eastAsia="Calibri" w:hAnsi="Calibri" w:cs="Calibri"/>
          <w:i/>
        </w:rPr>
        <w:t>scoping</w:t>
      </w:r>
    </w:p>
    <w:p w14:paraId="0B604D8A" w14:textId="2EDB7CEA" w:rsidR="003003D2" w:rsidRPr="003003D2" w:rsidRDefault="00DA2337">
      <w:pPr>
        <w:spacing w:line="480" w:lineRule="auto"/>
        <w:rPr>
          <w:rFonts w:ascii="Calibri" w:eastAsia="Calibri" w:hAnsi="Calibri" w:cs="Calibri"/>
        </w:rPr>
      </w:pPr>
      <w:r>
        <w:rPr>
          <w:rFonts w:ascii="Calibri" w:eastAsia="Calibri" w:hAnsi="Calibri" w:cs="Calibri"/>
        </w:rPr>
        <w:t>A</w:t>
      </w:r>
      <w:r w:rsidR="003003D2">
        <w:rPr>
          <w:rFonts w:ascii="Calibri" w:eastAsia="Calibri" w:hAnsi="Calibri" w:cs="Calibri"/>
        </w:rPr>
        <w:t xml:space="preserve"> search query combining ‘urban’ and ‘mitigation’ synonyms </w:t>
      </w:r>
      <w:r>
        <w:rPr>
          <w:rFonts w:ascii="Calibri" w:eastAsia="Calibri" w:hAnsi="Calibri" w:cs="Calibri"/>
        </w:rPr>
        <w:t xml:space="preserve">was used </w:t>
      </w:r>
      <w:r w:rsidR="003003D2">
        <w:rPr>
          <w:rFonts w:ascii="Calibri" w:eastAsia="Calibri" w:hAnsi="Calibri" w:cs="Calibri"/>
        </w:rPr>
        <w:t>in the Web of Science and Scopus to identify relevant documents (</w:t>
      </w:r>
      <w:r w:rsidR="003003D2" w:rsidRPr="003003D2">
        <w:rPr>
          <w:rFonts w:ascii="Calibri" w:eastAsia="Calibri" w:hAnsi="Calibri" w:cs="Calibri"/>
        </w:rPr>
        <w:fldChar w:fldCharType="begin"/>
      </w:r>
      <w:r w:rsidR="003003D2" w:rsidRPr="003003D2">
        <w:rPr>
          <w:rFonts w:ascii="Calibri" w:eastAsia="Calibri" w:hAnsi="Calibri" w:cs="Calibri"/>
        </w:rPr>
        <w:instrText xml:space="preserve"> REF _Ref512858231 \h  \* MERGEFORMAT </w:instrText>
      </w:r>
      <w:r w:rsidR="003003D2" w:rsidRPr="003003D2">
        <w:rPr>
          <w:rFonts w:ascii="Calibri" w:eastAsia="Calibri" w:hAnsi="Calibri" w:cs="Calibri"/>
        </w:rPr>
      </w:r>
      <w:r w:rsidR="003003D2" w:rsidRPr="003003D2">
        <w:rPr>
          <w:rFonts w:ascii="Calibri" w:eastAsia="Calibri" w:hAnsi="Calibri" w:cs="Calibri"/>
        </w:rPr>
        <w:fldChar w:fldCharType="separate"/>
      </w:r>
      <w:r w:rsidR="0032236D" w:rsidRPr="0032236D">
        <w:t xml:space="preserve">Table </w:t>
      </w:r>
      <w:r w:rsidR="0032236D" w:rsidRPr="0032236D">
        <w:rPr>
          <w:noProof/>
        </w:rPr>
        <w:t>1</w:t>
      </w:r>
      <w:r w:rsidR="003003D2" w:rsidRPr="003003D2">
        <w:rPr>
          <w:rFonts w:ascii="Calibri" w:eastAsia="Calibri" w:hAnsi="Calibri" w:cs="Calibri"/>
        </w:rPr>
        <w:fldChar w:fldCharType="end"/>
      </w:r>
      <w:r w:rsidR="003003D2">
        <w:rPr>
          <w:rFonts w:ascii="Calibri" w:eastAsia="Calibri" w:hAnsi="Calibri" w:cs="Calibri"/>
        </w:rPr>
        <w:t xml:space="preserve">). As of </w:t>
      </w:r>
      <w:r w:rsidR="00C53A77">
        <w:rPr>
          <w:rFonts w:ascii="Calibri" w:eastAsia="Calibri" w:hAnsi="Calibri" w:cs="Calibri"/>
        </w:rPr>
        <w:t xml:space="preserve">October </w:t>
      </w:r>
      <w:r w:rsidR="003003D2">
        <w:rPr>
          <w:rFonts w:ascii="Calibri" w:eastAsia="Calibri" w:hAnsi="Calibri" w:cs="Calibri"/>
        </w:rPr>
        <w:t xml:space="preserve">2018 this search returned </w:t>
      </w:r>
      <w:r w:rsidR="00C53A77">
        <w:rPr>
          <w:rFonts w:ascii="Calibri" w:eastAsia="Calibri" w:hAnsi="Calibri" w:cs="Calibri"/>
        </w:rPr>
        <w:t>15,027</w:t>
      </w:r>
      <w:r w:rsidR="003003D2">
        <w:rPr>
          <w:rFonts w:ascii="Calibri" w:eastAsia="Calibri" w:hAnsi="Calibri" w:cs="Calibri"/>
        </w:rPr>
        <w:t xml:space="preserve"> documents (unconstrained</w:t>
      </w:r>
      <w:r w:rsidR="004027D8">
        <w:rPr>
          <w:rFonts w:ascii="Calibri" w:eastAsia="Calibri" w:hAnsi="Calibri" w:cs="Calibri"/>
        </w:rPr>
        <w:t xml:space="preserve"> by language or document type).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090"/>
      </w:tblGrid>
      <w:tr w:rsidR="003003D2" w14:paraId="2EF48400" w14:textId="77777777" w:rsidTr="00F53533">
        <w:tc>
          <w:tcPr>
            <w:tcW w:w="2972" w:type="dxa"/>
            <w:tcBorders>
              <w:top w:val="single" w:sz="4" w:space="0" w:color="auto"/>
              <w:bottom w:val="single" w:sz="4" w:space="0" w:color="auto"/>
            </w:tcBorders>
          </w:tcPr>
          <w:p w14:paraId="75910A2C" w14:textId="77777777" w:rsidR="003003D2" w:rsidRDefault="003003D2">
            <w:pPr>
              <w:spacing w:line="480" w:lineRule="auto"/>
            </w:pPr>
            <w:r>
              <w:t>Urban synonyms</w:t>
            </w:r>
          </w:p>
        </w:tc>
        <w:tc>
          <w:tcPr>
            <w:tcW w:w="6090" w:type="dxa"/>
            <w:tcBorders>
              <w:top w:val="single" w:sz="4" w:space="0" w:color="auto"/>
              <w:bottom w:val="single" w:sz="4" w:space="0" w:color="auto"/>
            </w:tcBorders>
          </w:tcPr>
          <w:p w14:paraId="58401F10" w14:textId="77777777" w:rsidR="003003D2" w:rsidRDefault="003003D2">
            <w:pPr>
              <w:spacing w:line="480" w:lineRule="auto"/>
            </w:pPr>
            <w:r>
              <w:t>Mitigation synonyms</w:t>
            </w:r>
          </w:p>
        </w:tc>
      </w:tr>
      <w:tr w:rsidR="003003D2" w:rsidRPr="003003D2" w14:paraId="0608E497" w14:textId="77777777" w:rsidTr="00F53533">
        <w:trPr>
          <w:trHeight w:val="1020"/>
        </w:trPr>
        <w:tc>
          <w:tcPr>
            <w:tcW w:w="2972" w:type="dxa"/>
            <w:tcBorders>
              <w:top w:val="single" w:sz="4" w:space="0" w:color="auto"/>
              <w:bottom w:val="single" w:sz="4" w:space="0" w:color="auto"/>
            </w:tcBorders>
          </w:tcPr>
          <w:p w14:paraId="7578D002" w14:textId="77777777" w:rsidR="003003D2" w:rsidRPr="003003D2" w:rsidRDefault="003003D2" w:rsidP="00EB245C">
            <w:pPr>
              <w:spacing w:line="480" w:lineRule="auto"/>
            </w:pPr>
            <w:r w:rsidRPr="003003D2">
              <w:rPr>
                <w:rFonts w:ascii="Calibri" w:eastAsia="Calibri" w:hAnsi="Calibri" w:cs="Calibri"/>
              </w:rPr>
              <w:t>("urban*" OR "municipal" OR "city" OR "cities" OR "metropolitan")</w:t>
            </w:r>
          </w:p>
        </w:tc>
        <w:tc>
          <w:tcPr>
            <w:tcW w:w="6090" w:type="dxa"/>
            <w:tcBorders>
              <w:top w:val="single" w:sz="4" w:space="0" w:color="auto"/>
              <w:bottom w:val="single" w:sz="4" w:space="0" w:color="auto"/>
            </w:tcBorders>
          </w:tcPr>
          <w:p w14:paraId="36D0DF07" w14:textId="759A4916" w:rsidR="003003D2" w:rsidRPr="003003D2" w:rsidRDefault="00543528" w:rsidP="000708F6">
            <w:pPr>
              <w:spacing w:line="480" w:lineRule="auto"/>
            </w:pPr>
            <w:r>
              <w:t>("low carbon" OR "decarboni*ation" OR (("energy" OR "carbon" OR "CO2" OR "GHG" OR "greenhouse gas" OR "climat*") NEAR/3 "mitigation") OR (("energy" OR "carbon" OR "CO2" OR "GHG" OR "greenhouse gas") NEAR/3 ("reduc*" OR "polic*" OR "governance")))</w:t>
            </w:r>
          </w:p>
        </w:tc>
      </w:tr>
    </w:tbl>
    <w:p w14:paraId="1E362E8D" w14:textId="3AF2CAD4" w:rsidR="003003D2" w:rsidRDefault="003003D2" w:rsidP="00EB245C">
      <w:pPr>
        <w:pStyle w:val="Caption"/>
        <w:spacing w:line="480" w:lineRule="auto"/>
      </w:pPr>
      <w:bookmarkStart w:id="126" w:name="_Ref512858231"/>
      <w:r w:rsidRPr="003003D2">
        <w:rPr>
          <w:b/>
        </w:rPr>
        <w:t xml:space="preserve">Table </w:t>
      </w:r>
      <w:r w:rsidRPr="003003D2">
        <w:rPr>
          <w:b/>
        </w:rPr>
        <w:fldChar w:fldCharType="begin"/>
      </w:r>
      <w:r w:rsidRPr="003003D2">
        <w:rPr>
          <w:b/>
        </w:rPr>
        <w:instrText xml:space="preserve"> SEQ Table \* ARABIC </w:instrText>
      </w:r>
      <w:r w:rsidRPr="003003D2">
        <w:rPr>
          <w:b/>
        </w:rPr>
        <w:fldChar w:fldCharType="separate"/>
      </w:r>
      <w:r w:rsidR="0032236D">
        <w:rPr>
          <w:b/>
          <w:noProof/>
        </w:rPr>
        <w:t>1</w:t>
      </w:r>
      <w:r w:rsidRPr="003003D2">
        <w:rPr>
          <w:b/>
          <w:noProof/>
        </w:rPr>
        <w:fldChar w:fldCharType="end"/>
      </w:r>
      <w:bookmarkEnd w:id="126"/>
      <w:r w:rsidRPr="003003D2">
        <w:rPr>
          <w:b/>
        </w:rPr>
        <w:t>: Search query for urban climate mitigation literature.</w:t>
      </w:r>
      <w:r>
        <w:t xml:space="preserve"> The two strings are combined with an ‘AND’ operator and entered as a topic search in the Web of Science, and a title-abstract-keyword search in Scopus.</w:t>
      </w:r>
    </w:p>
    <w:p w14:paraId="2E7667E4" w14:textId="5F5A5D39" w:rsidR="00854DE9" w:rsidRDefault="00854DE9" w:rsidP="00F351C8">
      <w:pPr>
        <w:spacing w:line="480" w:lineRule="auto"/>
      </w:pPr>
      <w:r>
        <w:t xml:space="preserve">Our results are not fully comprehensive, since further databases are available (e.g. Google Scholar) and relevant non-English language articles may exist. However, on translating our query into Spanish and French, and applying all versions in Google Scholar, </w:t>
      </w:r>
      <w:r w:rsidR="00424FFF">
        <w:t>we find very few further results, even from the “most relevant” documents – and no further peer-reviewed documents were identified. More in-depth studies, e.g. systematic maps on specific topics or cities, coul</w:t>
      </w:r>
      <w:r w:rsidR="00E568E9">
        <w:t>d consider additional databases and non-peer reviewed sources.</w:t>
      </w:r>
    </w:p>
    <w:p w14:paraId="470015F6" w14:textId="1AD540E7" w:rsidR="00752C1B" w:rsidRDefault="00752C1B" w:rsidP="000708F6">
      <w:pPr>
        <w:spacing w:line="480" w:lineRule="auto"/>
        <w:rPr>
          <w:rFonts w:ascii="Calibri" w:eastAsia="Calibri" w:hAnsi="Calibri" w:cs="Calibri"/>
          <w:i/>
        </w:rPr>
      </w:pPr>
      <w:r>
        <w:rPr>
          <w:rFonts w:ascii="Calibri" w:eastAsia="Calibri" w:hAnsi="Calibri" w:cs="Calibri"/>
          <w:i/>
        </w:rPr>
        <w:t>Identifying cases</w:t>
      </w:r>
    </w:p>
    <w:p w14:paraId="695764F1" w14:textId="28EB91FA" w:rsidR="00752C1B" w:rsidRDefault="00DA2337" w:rsidP="00B474D8">
      <w:pPr>
        <w:spacing w:line="480" w:lineRule="auto"/>
        <w:rPr>
          <w:rFonts w:ascii="Calibri" w:eastAsia="Calibri" w:hAnsi="Calibri" w:cs="Calibri"/>
        </w:rPr>
      </w:pPr>
      <w:r>
        <w:rPr>
          <w:rFonts w:ascii="Calibri" w:eastAsia="Calibri" w:hAnsi="Calibri" w:cs="Calibri"/>
        </w:rPr>
        <w:lastRenderedPageBreak/>
        <w:t xml:space="preserve">To identify urban case studies we searched the abstracts of the </w:t>
      </w:r>
      <w:r w:rsidR="00C53A77">
        <w:rPr>
          <w:rFonts w:ascii="Calibri" w:eastAsia="Calibri" w:hAnsi="Calibri" w:cs="Calibri"/>
        </w:rPr>
        <w:t>15,027</w:t>
      </w:r>
      <w:r w:rsidR="004027D8">
        <w:rPr>
          <w:rFonts w:ascii="Calibri" w:eastAsia="Calibri" w:hAnsi="Calibri" w:cs="Calibri"/>
        </w:rPr>
        <w:t xml:space="preserve"> </w:t>
      </w:r>
      <w:r>
        <w:rPr>
          <w:rFonts w:ascii="Calibri" w:eastAsia="Calibri" w:hAnsi="Calibri" w:cs="Calibri"/>
        </w:rPr>
        <w:t xml:space="preserve">documents for city names. </w:t>
      </w:r>
      <w:r w:rsidR="00A124A1">
        <w:rPr>
          <w:rFonts w:ascii="Calibri" w:eastAsia="Calibri" w:hAnsi="Calibri" w:cs="Calibri"/>
        </w:rPr>
        <w:t xml:space="preserve">We use the Geonames database of </w:t>
      </w:r>
      <w:r>
        <w:rPr>
          <w:rFonts w:ascii="Calibri" w:eastAsia="Calibri" w:hAnsi="Calibri" w:cs="Calibri"/>
        </w:rPr>
        <w:t>geographic locations</w:t>
      </w:r>
      <w:r w:rsidR="00A124A1">
        <w:rPr>
          <w:rFonts w:ascii="Calibri" w:eastAsia="Calibri" w:hAnsi="Calibri" w:cs="Calibri"/>
        </w:rPr>
        <w:t>, which aggregates national survey data, travel destinations</w:t>
      </w:r>
      <w:r>
        <w:rPr>
          <w:rFonts w:ascii="Calibri" w:eastAsia="Calibri" w:hAnsi="Calibri" w:cs="Calibri"/>
        </w:rPr>
        <w:t xml:space="preserve"> and open sourced contributions</w:t>
      </w:r>
      <w:r w:rsidR="004027D8">
        <w:rPr>
          <w:rFonts w:ascii="Calibri" w:eastAsia="Calibri" w:hAnsi="Calibri" w:cs="Calibri"/>
        </w:rPr>
        <w:t xml:space="preserve">, specifying a global list of cities </w:t>
      </w:r>
      <w:r>
        <w:rPr>
          <w:rFonts w:ascii="Calibri" w:eastAsia="Calibri" w:hAnsi="Calibri" w:cs="Calibri"/>
        </w:rPr>
        <w:t>with population</w:t>
      </w:r>
      <w:r w:rsidR="004027D8">
        <w:rPr>
          <w:rFonts w:ascii="Calibri" w:eastAsia="Calibri" w:hAnsi="Calibri" w:cs="Calibri"/>
        </w:rPr>
        <w:t>s</w:t>
      </w:r>
      <w:r>
        <w:rPr>
          <w:rFonts w:ascii="Calibri" w:eastAsia="Calibri" w:hAnsi="Calibri" w:cs="Calibri"/>
        </w:rPr>
        <w:t xml:space="preserve"> greater than 15,000. </w:t>
      </w:r>
      <w:r w:rsidR="00677EF4">
        <w:rPr>
          <w:rFonts w:ascii="Calibri" w:eastAsia="Calibri" w:hAnsi="Calibri" w:cs="Calibri"/>
        </w:rPr>
        <w:t>4</w:t>
      </w:r>
      <w:r>
        <w:rPr>
          <w:rFonts w:ascii="Calibri" w:eastAsia="Calibri" w:hAnsi="Calibri" w:cs="Calibri"/>
        </w:rPr>
        <w:t>,</w:t>
      </w:r>
      <w:r w:rsidR="000F5E4A">
        <w:rPr>
          <w:rFonts w:ascii="Calibri" w:eastAsia="Calibri" w:hAnsi="Calibri" w:cs="Calibri"/>
        </w:rPr>
        <w:t>051</w:t>
      </w:r>
      <w:r>
        <w:rPr>
          <w:rFonts w:ascii="Calibri" w:eastAsia="Calibri" w:hAnsi="Calibri" w:cs="Calibri"/>
        </w:rPr>
        <w:t xml:space="preserve"> studies</w:t>
      </w:r>
      <w:r w:rsidR="004027D8">
        <w:rPr>
          <w:rFonts w:ascii="Calibri" w:eastAsia="Calibri" w:hAnsi="Calibri" w:cs="Calibri"/>
        </w:rPr>
        <w:t xml:space="preserve"> in the document set</w:t>
      </w:r>
      <w:r>
        <w:rPr>
          <w:rFonts w:ascii="Calibri" w:eastAsia="Calibri" w:hAnsi="Calibri" w:cs="Calibri"/>
        </w:rPr>
        <w:t xml:space="preserve"> refer to a city in the abstract or title.</w:t>
      </w:r>
      <w:r w:rsidRPr="003003D2">
        <w:rPr>
          <w:rFonts w:ascii="Calibri" w:eastAsia="Calibri" w:hAnsi="Calibri" w:cs="Calibri"/>
        </w:rPr>
        <w:t xml:space="preserve"> Double counting where an article mentions multiple </w:t>
      </w:r>
      <w:r>
        <w:rPr>
          <w:rFonts w:ascii="Calibri" w:eastAsia="Calibri" w:hAnsi="Calibri" w:cs="Calibri"/>
        </w:rPr>
        <w:t>city names</w:t>
      </w:r>
      <w:r w:rsidRPr="003003D2">
        <w:rPr>
          <w:rFonts w:ascii="Calibri" w:eastAsia="Calibri" w:hAnsi="Calibri" w:cs="Calibri"/>
        </w:rPr>
        <w:t xml:space="preserve">, we obtain </w:t>
      </w:r>
      <w:r w:rsidR="00F136C5">
        <w:rPr>
          <w:rFonts w:ascii="Calibri" w:eastAsia="Calibri" w:hAnsi="Calibri" w:cs="Calibri"/>
        </w:rPr>
        <w:t>5,</w:t>
      </w:r>
      <w:r w:rsidR="005F4BC9">
        <w:rPr>
          <w:rFonts w:ascii="Calibri" w:eastAsia="Calibri" w:hAnsi="Calibri" w:cs="Calibri"/>
        </w:rPr>
        <w:t>570</w:t>
      </w:r>
      <w:r w:rsidRPr="003003D2">
        <w:rPr>
          <w:rFonts w:ascii="Calibri" w:eastAsia="Calibri" w:hAnsi="Calibri" w:cs="Calibri"/>
        </w:rPr>
        <w:t xml:space="preserve"> case studies</w:t>
      </w:r>
      <w:r>
        <w:rPr>
          <w:rFonts w:ascii="Calibri" w:eastAsia="Calibri" w:hAnsi="Calibri" w:cs="Calibri"/>
        </w:rPr>
        <w:t xml:space="preserve"> on individual cities</w:t>
      </w:r>
      <w:r w:rsidRPr="003003D2">
        <w:rPr>
          <w:rFonts w:ascii="Calibri" w:eastAsia="Calibri" w:hAnsi="Calibri" w:cs="Calibri"/>
        </w:rPr>
        <w:t>.</w:t>
      </w:r>
      <w:r>
        <w:rPr>
          <w:rFonts w:ascii="Calibri" w:eastAsia="Calibri" w:hAnsi="Calibri" w:cs="Calibri"/>
        </w:rPr>
        <w:t xml:space="preserve"> </w:t>
      </w:r>
      <w:r w:rsidR="00C373D8">
        <w:rPr>
          <w:rFonts w:ascii="Calibri" w:eastAsia="Calibri" w:hAnsi="Calibri" w:cs="Calibri"/>
        </w:rPr>
        <w:t>We exclude</w:t>
      </w:r>
      <w:r w:rsidR="005C163D">
        <w:rPr>
          <w:rFonts w:ascii="Calibri" w:eastAsia="Calibri" w:hAnsi="Calibri" w:cs="Calibri"/>
        </w:rPr>
        <w:t>d</w:t>
      </w:r>
      <w:r w:rsidR="00C373D8">
        <w:rPr>
          <w:rFonts w:ascii="Calibri" w:eastAsia="Calibri" w:hAnsi="Calibri" w:cs="Calibri"/>
        </w:rPr>
        <w:t xml:space="preserve"> </w:t>
      </w:r>
      <w:r w:rsidR="008224C7">
        <w:rPr>
          <w:rFonts w:ascii="Calibri" w:eastAsia="Calibri" w:hAnsi="Calibri" w:cs="Calibri"/>
        </w:rPr>
        <w:t xml:space="preserve">conference proceedings, and </w:t>
      </w:r>
      <w:r w:rsidR="005C163D">
        <w:rPr>
          <w:rFonts w:ascii="Calibri" w:eastAsia="Calibri" w:hAnsi="Calibri" w:cs="Calibri"/>
        </w:rPr>
        <w:t xml:space="preserve">the text </w:t>
      </w:r>
      <w:r>
        <w:rPr>
          <w:rFonts w:ascii="Calibri" w:eastAsia="Calibri" w:hAnsi="Calibri" w:cs="Calibri"/>
        </w:rPr>
        <w:t>“Paris Agreement”</w:t>
      </w:r>
      <w:r w:rsidR="00C373D8">
        <w:rPr>
          <w:rFonts w:ascii="Calibri" w:eastAsia="Calibri" w:hAnsi="Calibri" w:cs="Calibri"/>
        </w:rPr>
        <w:t xml:space="preserve"> and </w:t>
      </w:r>
      <w:r>
        <w:rPr>
          <w:rFonts w:ascii="Calibri" w:eastAsia="Calibri" w:hAnsi="Calibri" w:cs="Calibri"/>
        </w:rPr>
        <w:t>“Kyoto Protocol”</w:t>
      </w:r>
      <w:r w:rsidR="00C373D8">
        <w:rPr>
          <w:rFonts w:ascii="Calibri" w:eastAsia="Calibri" w:hAnsi="Calibri" w:cs="Calibri"/>
        </w:rPr>
        <w:t xml:space="preserve"> </w:t>
      </w:r>
      <w:r w:rsidR="005C163D">
        <w:rPr>
          <w:rFonts w:ascii="Calibri" w:eastAsia="Calibri" w:hAnsi="Calibri" w:cs="Calibri"/>
        </w:rPr>
        <w:t>from abstracts to avoid false hits</w:t>
      </w:r>
      <w:r w:rsidR="004027D8">
        <w:rPr>
          <w:rFonts w:ascii="Calibri" w:eastAsia="Calibri" w:hAnsi="Calibri" w:cs="Calibri"/>
        </w:rPr>
        <w:t xml:space="preserve"> that refer to these climate treaties.</w:t>
      </w:r>
      <w:r w:rsidR="009D79CA">
        <w:rPr>
          <w:rFonts w:ascii="Calibri" w:eastAsia="Calibri" w:hAnsi="Calibri" w:cs="Calibri"/>
        </w:rPr>
        <w:t xml:space="preserve"> The full database of case studies can be found in the supplementary materials to this article.</w:t>
      </w:r>
    </w:p>
    <w:p w14:paraId="1FECD2CA" w14:textId="181B125A" w:rsidR="003003D2" w:rsidRPr="00017748" w:rsidRDefault="00017748">
      <w:pPr>
        <w:spacing w:line="480" w:lineRule="auto"/>
        <w:rPr>
          <w:rFonts w:ascii="Calibri" w:eastAsia="Calibri" w:hAnsi="Calibri" w:cs="Calibri"/>
          <w:i/>
        </w:rPr>
      </w:pPr>
      <w:r w:rsidRPr="00017748">
        <w:rPr>
          <w:rFonts w:ascii="Calibri" w:eastAsia="Calibri" w:hAnsi="Calibri" w:cs="Calibri"/>
          <w:i/>
        </w:rPr>
        <w:t>Topic modelling</w:t>
      </w:r>
    </w:p>
    <w:p w14:paraId="10B2E78F" w14:textId="7AA7D5FD" w:rsidR="002A6A5B" w:rsidRDefault="00752C1B">
      <w:pPr>
        <w:spacing w:line="480" w:lineRule="auto"/>
        <w:rPr>
          <w:rFonts w:ascii="Calibri" w:eastAsia="Calibri" w:hAnsi="Calibri" w:cs="Calibri"/>
        </w:rPr>
      </w:pPr>
      <w:r>
        <w:rPr>
          <w:rFonts w:ascii="Calibri" w:eastAsia="Calibri" w:hAnsi="Calibri" w:cs="Calibri"/>
        </w:rPr>
        <w:t>We use the sklearn library in python</w:t>
      </w:r>
      <w:r w:rsidR="007179F3">
        <w:rPr>
          <w:rFonts w:ascii="Calibri" w:eastAsia="Calibri" w:hAnsi="Calibri" w:cs="Calibri"/>
        </w:rPr>
        <w:t xml:space="preserve"> </w:t>
      </w:r>
      <w:r>
        <w:rPr>
          <w:rFonts w:ascii="Calibri" w:eastAsia="Calibri" w:hAnsi="Calibri" w:cs="Calibri"/>
        </w:rPr>
        <w:t xml:space="preserve">to process and produce a topic model from the </w:t>
      </w:r>
      <w:r w:rsidR="008224C7">
        <w:rPr>
          <w:rFonts w:ascii="Calibri" w:eastAsia="Calibri" w:hAnsi="Calibri" w:cs="Calibri"/>
        </w:rPr>
        <w:t>4,051</w:t>
      </w:r>
      <w:r>
        <w:rPr>
          <w:rFonts w:ascii="Calibri" w:eastAsia="Calibri" w:hAnsi="Calibri" w:cs="Calibri"/>
        </w:rPr>
        <w:t xml:space="preserve"> studies mentioning a city in the abstract</w:t>
      </w:r>
      <w:r w:rsidR="000B5AD6">
        <w:rPr>
          <w:rFonts w:ascii="Calibri" w:eastAsia="Calibri" w:hAnsi="Calibri" w:cs="Calibri"/>
        </w:rPr>
        <w:t xml:space="preserve"> </w:t>
      </w:r>
      <w:r w:rsidR="000B5AD6">
        <w:rPr>
          <w:rFonts w:ascii="Calibri" w:eastAsia="Calibri" w:hAnsi="Calibri" w:cs="Calibri"/>
        </w:rPr>
        <w:fldChar w:fldCharType="begin" w:fldLock="1"/>
      </w:r>
      <w:r w:rsidR="00F45112">
        <w:rPr>
          <w:rFonts w:ascii="Calibri" w:eastAsia="Calibri" w:hAnsi="Calibri" w:cs="Calibri"/>
        </w:rPr>
        <w:instrText>ADDIN CSL_CITATION {"citationItems":[{"id":"ITEM-1","itemData":{"author":[{"dropping-particle":"","family":"Pedregosa","given":"Fabian","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Dubourg","given":"Vincent","non-dropping-particle":"","parse-names":false,"suffix":""},{"dropping-particle":"","family":"Pedregosa","given":"Fabian","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Pedregosa","given":"Fabian","non-dropping-particle":"","parse-names":false,"suffix":""},{"dropping-particle":"","family":"Weiss","given":"Ron","non-dropping-particle":"","parse-names":false,"suffix":""}],"container-title":"Journal of Machine Learning Research","id":"ITEM-1","issued":{"date-parts":[["2011"]]},"page":"2825-2830","title":"Scikit-learn: Machine Learning in Python","type":"article-journal","volume":"12"},"uris":["http://www.mendeley.com/documents/?uuid=c19d075e-2310-4836-8bbc-123bdf8a8488"]}],"mendeley":{"formattedCitation":"&lt;sup&gt;68&lt;/sup&gt;","plainTextFormattedCitation":"68","previouslyFormattedCitation":"&lt;sup&gt;69&lt;/sup&gt;"},"properties":{"noteIndex":0},"schema":"https://github.com/citation-style-language/schema/raw/master/csl-citation.json"}</w:instrText>
      </w:r>
      <w:r w:rsidR="000B5AD6">
        <w:rPr>
          <w:rFonts w:ascii="Calibri" w:eastAsia="Calibri" w:hAnsi="Calibri" w:cs="Calibri"/>
        </w:rPr>
        <w:fldChar w:fldCharType="separate"/>
      </w:r>
      <w:r w:rsidR="00F45112" w:rsidRPr="00F45112">
        <w:rPr>
          <w:rFonts w:ascii="Calibri" w:eastAsia="Calibri" w:hAnsi="Calibri" w:cs="Calibri"/>
          <w:noProof/>
          <w:vertAlign w:val="superscript"/>
        </w:rPr>
        <w:t>68</w:t>
      </w:r>
      <w:r w:rsidR="000B5AD6">
        <w:rPr>
          <w:rFonts w:ascii="Calibri" w:eastAsia="Calibri" w:hAnsi="Calibri" w:cs="Calibri"/>
        </w:rPr>
        <w:fldChar w:fldCharType="end"/>
      </w:r>
      <w:r>
        <w:rPr>
          <w:rFonts w:ascii="Calibri" w:eastAsia="Calibri" w:hAnsi="Calibri" w:cs="Calibri"/>
        </w:rPr>
        <w:t xml:space="preserve">. Weighting terms in each document by the inverse of the number of times they appear across the corpus (tf-idf), we apply non-negative matrix factorisation </w:t>
      </w:r>
      <w:r w:rsidR="007179F3">
        <w:rPr>
          <w:rFonts w:ascii="Calibri" w:eastAsia="Calibri" w:hAnsi="Calibri" w:cs="Calibri"/>
        </w:rPr>
        <w:fldChar w:fldCharType="begin" w:fldLock="1"/>
      </w:r>
      <w:r w:rsidR="00F45112">
        <w:rPr>
          <w:rFonts w:ascii="Calibri" w:eastAsia="Calibri" w:hAnsi="Calibri" w:cs="Calibri"/>
        </w:rPr>
        <w:instrText>ADDIN CSL_CITATION {"citationItems":[{"id":"ITEM-1","itemData":{"DOI":"10.1038/44565","ISBN":"0028-0836 (Print)\\r0028-0836 (Linking)","ISSN":"0028-0836","PMID":"10548103","abstract":"Is perception of the whole based on perception of its parts? There is psychological and physiological evidence for parts-based representations in the brain, and certain computational theories of object recognition rely on such representations. But little is known about how brains or computers might learn the parts of objects. Here we demonstrate an algorithm for non-negative matrix factorization that is able to learn parts of faces and semantic features of text. This is in contrast to other methods, such as principal components analysis and vector quantization, that learn holistic, not parts-based, representations. Non-negative matrix factorization is distinguished from the other methods by its use of non-negativity constraints. These constraints lead to a parts-based representation because they allow only additive, not subtractive, combinations. When non-negative matrix factorization is implemented as a neural network, parts-based representations emerge by virtue of two properties: the firing rates of neurons are never negative and synaptic strengths do not change sign.","author":[{"dropping-particle":"","family":"Lee","given":"D D","non-dropping-particle":"","parse-names":false,"suffix":""},{"dropping-particle":"","family":"Seung","given":"H S","non-dropping-particle":"","parse-names":false,"suffix":""}],"container-title":"Nature","id":"ITEM-1","issue":"6755","issued":{"date-parts":[["1999"]]},"page":"788-91","title":"Learning the parts of objects by non-negative matrix factorization.","type":"article-journal","volume":"401"},"uris":["http://www.mendeley.com/documents/?uuid=0565a7a0-6aa6-4998-be31-32f9471653fb"]}],"mendeley":{"formattedCitation":"&lt;sup&gt;69&lt;/sup&gt;","plainTextFormattedCitation":"69","previouslyFormattedCitation":"&lt;sup&gt;70&lt;/sup&gt;"},"properties":{"noteIndex":0},"schema":"https://github.com/citation-style-language/schema/raw/master/csl-citation.json"}</w:instrText>
      </w:r>
      <w:r w:rsidR="007179F3">
        <w:rPr>
          <w:rFonts w:ascii="Calibri" w:eastAsia="Calibri" w:hAnsi="Calibri" w:cs="Calibri"/>
        </w:rPr>
        <w:fldChar w:fldCharType="separate"/>
      </w:r>
      <w:r w:rsidR="00F45112" w:rsidRPr="00F45112">
        <w:rPr>
          <w:rFonts w:ascii="Calibri" w:eastAsia="Calibri" w:hAnsi="Calibri" w:cs="Calibri"/>
          <w:noProof/>
          <w:vertAlign w:val="superscript"/>
        </w:rPr>
        <w:t>69</w:t>
      </w:r>
      <w:r w:rsidR="007179F3">
        <w:rPr>
          <w:rFonts w:ascii="Calibri" w:eastAsia="Calibri" w:hAnsi="Calibri" w:cs="Calibri"/>
        </w:rPr>
        <w:fldChar w:fldCharType="end"/>
      </w:r>
      <w:r>
        <w:rPr>
          <w:rFonts w:ascii="Calibri" w:eastAsia="Calibri" w:hAnsi="Calibri" w:cs="Calibri"/>
        </w:rPr>
        <w:t xml:space="preserve"> to a matrix of documents × term</w:t>
      </w:r>
      <w:r w:rsidR="00103FC8">
        <w:rPr>
          <w:rFonts w:ascii="Calibri" w:eastAsia="Calibri" w:hAnsi="Calibri" w:cs="Calibri"/>
        </w:rPr>
        <w:t>s</w:t>
      </w:r>
      <w:r w:rsidR="006763E3">
        <w:rPr>
          <w:rFonts w:ascii="Calibri" w:eastAsia="Calibri" w:hAnsi="Calibri" w:cs="Calibri"/>
        </w:rPr>
        <w:t xml:space="preserve">. </w:t>
      </w:r>
      <w:r w:rsidR="002A6A5B">
        <w:rPr>
          <w:rFonts w:ascii="Calibri" w:eastAsia="Calibri" w:hAnsi="Calibri" w:cs="Calibri"/>
        </w:rPr>
        <w:t>The resulting matrices, whose product approximates the document-term matrix, are used to label documents by topic</w:t>
      </w:r>
      <w:r w:rsidR="00DE4DCA">
        <w:rPr>
          <w:rFonts w:ascii="Calibri" w:eastAsia="Calibri" w:hAnsi="Calibri" w:cs="Calibri"/>
        </w:rPr>
        <w:t>,</w:t>
      </w:r>
      <w:r w:rsidR="002A6A5B">
        <w:rPr>
          <w:rFonts w:ascii="Calibri" w:eastAsia="Calibri" w:hAnsi="Calibri" w:cs="Calibri"/>
        </w:rPr>
        <w:t xml:space="preserve"> and topics by term.</w:t>
      </w:r>
      <w:r w:rsidR="00103FC8">
        <w:rPr>
          <w:rFonts w:ascii="Calibri" w:eastAsia="Calibri" w:hAnsi="Calibri" w:cs="Calibri"/>
        </w:rPr>
        <w:t xml:space="preserve"> Higher document-topic scores indicate documents where words associated with the topic appear; higher topic-term scores indicate the </w:t>
      </w:r>
      <w:r w:rsidR="00604C0C">
        <w:rPr>
          <w:rFonts w:ascii="Calibri" w:eastAsia="Calibri" w:hAnsi="Calibri" w:cs="Calibri"/>
        </w:rPr>
        <w:t>strength of an association between a word and a topic</w:t>
      </w:r>
      <w:r w:rsidR="00103FC8">
        <w:rPr>
          <w:rFonts w:ascii="Calibri" w:eastAsia="Calibri" w:hAnsi="Calibri" w:cs="Calibri"/>
        </w:rPr>
        <w:t>.</w:t>
      </w:r>
      <w:r w:rsidR="00604C0C">
        <w:rPr>
          <w:rFonts w:ascii="Calibri" w:eastAsia="Calibri" w:hAnsi="Calibri" w:cs="Calibri"/>
        </w:rPr>
        <w:t xml:space="preserve"> The marginal topic distribution for each topic denotes the sum of document-topic scores for that topic as a proportion of the sum of all document-topic scores.</w:t>
      </w:r>
    </w:p>
    <w:p w14:paraId="33344A21" w14:textId="2335675F" w:rsidR="002A6A5B" w:rsidRDefault="006763E3">
      <w:pPr>
        <w:spacing w:line="480" w:lineRule="auto"/>
        <w:rPr>
          <w:rFonts w:ascii="Calibri" w:eastAsia="Calibri" w:hAnsi="Calibri" w:cs="Calibri"/>
        </w:rPr>
      </w:pPr>
      <w:r>
        <w:rPr>
          <w:rFonts w:ascii="Calibri" w:eastAsia="Calibri" w:hAnsi="Calibri" w:cs="Calibri"/>
        </w:rPr>
        <w:t xml:space="preserve">Important and subjective choices in the analysis </w:t>
      </w:r>
      <w:r w:rsidR="002A6A5B">
        <w:rPr>
          <w:rFonts w:ascii="Calibri" w:eastAsia="Calibri" w:hAnsi="Calibri" w:cs="Calibri"/>
        </w:rPr>
        <w:t xml:space="preserve">are </w:t>
      </w:r>
      <w:r>
        <w:rPr>
          <w:rFonts w:ascii="Calibri" w:eastAsia="Calibri" w:hAnsi="Calibri" w:cs="Calibri"/>
        </w:rPr>
        <w:t>the number of topics to specify</w:t>
      </w:r>
      <w:r w:rsidR="002A6A5B">
        <w:rPr>
          <w:rFonts w:ascii="Calibri" w:eastAsia="Calibri" w:hAnsi="Calibri" w:cs="Calibri"/>
        </w:rPr>
        <w:t xml:space="preserve"> and the names given to the resulting topics</w:t>
      </w:r>
      <w:r>
        <w:rPr>
          <w:rFonts w:ascii="Calibri" w:eastAsia="Calibri" w:hAnsi="Calibri" w:cs="Calibri"/>
        </w:rPr>
        <w:t xml:space="preserve">. We review multiple topic models in the range of 15-25 topics, choosing </w:t>
      </w:r>
      <w:r w:rsidR="008224C7">
        <w:rPr>
          <w:rFonts w:ascii="Calibri" w:eastAsia="Calibri" w:hAnsi="Calibri" w:cs="Calibri"/>
        </w:rPr>
        <w:t>1</w:t>
      </w:r>
      <w:r w:rsidR="009D79CA">
        <w:rPr>
          <w:rFonts w:ascii="Calibri" w:eastAsia="Calibri" w:hAnsi="Calibri" w:cs="Calibri"/>
        </w:rPr>
        <w:t>7</w:t>
      </w:r>
      <w:r w:rsidR="008224C7">
        <w:rPr>
          <w:rFonts w:ascii="Calibri" w:eastAsia="Calibri" w:hAnsi="Calibri" w:cs="Calibri"/>
        </w:rPr>
        <w:t xml:space="preserve"> </w:t>
      </w:r>
      <w:r>
        <w:rPr>
          <w:rFonts w:ascii="Calibri" w:eastAsia="Calibri" w:hAnsi="Calibri" w:cs="Calibri"/>
        </w:rPr>
        <w:t xml:space="preserve">due to the marginal </w:t>
      </w:r>
      <w:r w:rsidR="002A6A5B">
        <w:rPr>
          <w:rFonts w:ascii="Calibri" w:eastAsia="Calibri" w:hAnsi="Calibri" w:cs="Calibri"/>
        </w:rPr>
        <w:t xml:space="preserve">(subjective) </w:t>
      </w:r>
      <w:r>
        <w:rPr>
          <w:rFonts w:ascii="Calibri" w:eastAsia="Calibri" w:hAnsi="Calibri" w:cs="Calibri"/>
        </w:rPr>
        <w:t xml:space="preserve">gain in information given by an additional topic. </w:t>
      </w:r>
      <w:r w:rsidR="009D79CA">
        <w:rPr>
          <w:rFonts w:ascii="Calibri" w:eastAsia="Calibri" w:hAnsi="Calibri" w:cs="Calibri"/>
        </w:rPr>
        <w:t xml:space="preserve">1 of the 17 topics is manually removed, as this was synonymous in content (but not terminology) with another topic. </w:t>
      </w:r>
      <w:r w:rsidR="002A6A5B">
        <w:rPr>
          <w:rFonts w:ascii="Calibri" w:eastAsia="Calibri" w:hAnsi="Calibri" w:cs="Calibri"/>
        </w:rPr>
        <w:t xml:space="preserve">We manually assign names to the topics (shown in </w:t>
      </w:r>
      <w:del w:id="127" w:author="William Lamb" w:date="2019-02-05T15:09:00Z">
        <w:r w:rsidR="002A6A5B" w:rsidDel="00857E1E">
          <w:rPr>
            <w:rFonts w:ascii="Calibri" w:eastAsia="Calibri" w:hAnsi="Calibri" w:cs="Calibri"/>
          </w:rPr>
          <w:delText xml:space="preserve">SI Text </w:delText>
        </w:r>
      </w:del>
      <w:ins w:id="128" w:author="William Lamb" w:date="2019-02-05T15:09:00Z">
        <w:r w:rsidR="00857E1E">
          <w:rPr>
            <w:rFonts w:ascii="Calibri" w:eastAsia="Calibri" w:hAnsi="Calibri" w:cs="Calibri"/>
          </w:rPr>
          <w:t xml:space="preserve">Supplementary </w:t>
        </w:r>
      </w:ins>
      <w:r w:rsidR="002A6A5B">
        <w:rPr>
          <w:rFonts w:ascii="Calibri" w:eastAsia="Calibri" w:hAnsi="Calibri" w:cs="Calibri"/>
        </w:rPr>
        <w:t>Table 1), based on a review of the associated keywords and strongly correlating documents</w:t>
      </w:r>
      <w:r w:rsidR="009D79CA">
        <w:rPr>
          <w:rFonts w:ascii="Calibri" w:eastAsia="Calibri" w:hAnsi="Calibri" w:cs="Calibri"/>
        </w:rPr>
        <w:t>.</w:t>
      </w:r>
    </w:p>
    <w:p w14:paraId="14EBA16D" w14:textId="123C9B54" w:rsidR="000B5AD6" w:rsidRDefault="002A6A5B">
      <w:pPr>
        <w:spacing w:line="480" w:lineRule="auto"/>
        <w:rPr>
          <w:rFonts w:ascii="Calibri" w:eastAsia="Calibri" w:hAnsi="Calibri" w:cs="Calibri"/>
        </w:rPr>
      </w:pPr>
      <w:r>
        <w:rPr>
          <w:rFonts w:ascii="Calibri" w:eastAsia="Calibri" w:hAnsi="Calibri" w:cs="Calibri"/>
        </w:rPr>
        <w:lastRenderedPageBreak/>
        <w:t>To analyse the prominence of topics within groups of papers</w:t>
      </w:r>
      <w:r w:rsidR="005A28A2">
        <w:rPr>
          <w:rFonts w:ascii="Calibri" w:eastAsia="Calibri" w:hAnsi="Calibri" w:cs="Calibri"/>
        </w:rPr>
        <w:t xml:space="preserve"> (</w:t>
      </w:r>
      <w:r w:rsidR="005A28A2" w:rsidRPr="00615324">
        <w:rPr>
          <w:rFonts w:ascii="Calibri" w:eastAsia="Calibri" w:hAnsi="Calibri" w:cs="Calibri"/>
        </w:rPr>
        <w:fldChar w:fldCharType="begin"/>
      </w:r>
      <w:r w:rsidR="005A28A2" w:rsidRPr="00615324">
        <w:rPr>
          <w:rFonts w:ascii="Calibri" w:eastAsia="Calibri" w:hAnsi="Calibri" w:cs="Calibri"/>
        </w:rPr>
        <w:instrText xml:space="preserve"> REF _Ref512603180 \h  \* MERGEFORMAT </w:instrText>
      </w:r>
      <w:r w:rsidR="005A28A2" w:rsidRPr="00615324">
        <w:rPr>
          <w:rFonts w:ascii="Calibri" w:eastAsia="Calibri" w:hAnsi="Calibri" w:cs="Calibri"/>
        </w:rPr>
      </w:r>
      <w:r w:rsidR="005A28A2" w:rsidRPr="00615324">
        <w:rPr>
          <w:rFonts w:ascii="Calibri" w:eastAsia="Calibri" w:hAnsi="Calibri" w:cs="Calibri"/>
        </w:rPr>
        <w:fldChar w:fldCharType="separate"/>
      </w:r>
      <w:r w:rsidR="0032236D" w:rsidRPr="0032236D">
        <w:t xml:space="preserve">Figure </w:t>
      </w:r>
      <w:r w:rsidR="0032236D" w:rsidRPr="0032236D">
        <w:rPr>
          <w:noProof/>
        </w:rPr>
        <w:t>3</w:t>
      </w:r>
      <w:r w:rsidR="005A28A2" w:rsidRPr="00615324">
        <w:rPr>
          <w:rFonts w:ascii="Calibri" w:eastAsia="Calibri" w:hAnsi="Calibri" w:cs="Calibri"/>
        </w:rPr>
        <w:fldChar w:fldCharType="end"/>
      </w:r>
      <w:r w:rsidR="005A28A2">
        <w:rPr>
          <w:rFonts w:ascii="Calibri" w:eastAsia="Calibri" w:hAnsi="Calibri" w:cs="Calibri"/>
        </w:rPr>
        <w:t>)</w:t>
      </w:r>
      <w:r>
        <w:rPr>
          <w:rFonts w:ascii="Calibri" w:eastAsia="Calibri" w:hAnsi="Calibri" w:cs="Calibri"/>
        </w:rPr>
        <w:t>, we sum their topic scores, selecting the top 3 for simplicity. In part,</w:t>
      </w:r>
      <w:r w:rsidR="00075561">
        <w:rPr>
          <w:rFonts w:ascii="Calibri" w:eastAsia="Calibri" w:hAnsi="Calibri" w:cs="Calibri"/>
        </w:rPr>
        <w:t xml:space="preserve"> these</w:t>
      </w:r>
      <w:r>
        <w:rPr>
          <w:rFonts w:ascii="Calibri" w:eastAsia="Calibri" w:hAnsi="Calibri" w:cs="Calibri"/>
        </w:rPr>
        <w:t xml:space="preserve"> results will be driven by the general prominence of topic</w:t>
      </w:r>
      <w:r w:rsidR="00075561">
        <w:rPr>
          <w:rFonts w:ascii="Calibri" w:eastAsia="Calibri" w:hAnsi="Calibri" w:cs="Calibri"/>
        </w:rPr>
        <w:t>s across the whole document set (e.g. ‘governance’ more likely appears as a prominent topic than ‘urban ecology’).</w:t>
      </w:r>
      <w:r w:rsidR="005A28A2">
        <w:rPr>
          <w:rFonts w:ascii="Calibri" w:eastAsia="Calibri" w:hAnsi="Calibri" w:cs="Calibri"/>
        </w:rPr>
        <w:t xml:space="preserve"> T</w:t>
      </w:r>
      <w:r w:rsidR="00075561">
        <w:rPr>
          <w:rFonts w:ascii="Calibri" w:eastAsia="Calibri" w:hAnsi="Calibri" w:cs="Calibri"/>
        </w:rPr>
        <w:t>o count publications on given topics</w:t>
      </w:r>
      <w:r w:rsidR="005A28A2">
        <w:rPr>
          <w:rFonts w:ascii="Calibri" w:eastAsia="Calibri" w:hAnsi="Calibri" w:cs="Calibri"/>
        </w:rPr>
        <w:t xml:space="preserve"> (</w:t>
      </w:r>
      <w:r w:rsidR="005A28A2" w:rsidRPr="00615324">
        <w:rPr>
          <w:rFonts w:ascii="Calibri" w:eastAsia="Calibri" w:hAnsi="Calibri" w:cs="Calibri"/>
        </w:rPr>
        <w:fldChar w:fldCharType="begin"/>
      </w:r>
      <w:r w:rsidR="005A28A2" w:rsidRPr="00615324">
        <w:rPr>
          <w:rFonts w:ascii="Calibri" w:eastAsia="Calibri" w:hAnsi="Calibri" w:cs="Calibri"/>
        </w:rPr>
        <w:instrText xml:space="preserve"> REF _Ref515539893 \h  \* MERGEFORMAT </w:instrText>
      </w:r>
      <w:r w:rsidR="005A28A2" w:rsidRPr="00615324">
        <w:rPr>
          <w:rFonts w:ascii="Calibri" w:eastAsia="Calibri" w:hAnsi="Calibri" w:cs="Calibri"/>
        </w:rPr>
      </w:r>
      <w:r w:rsidR="005A28A2" w:rsidRPr="00615324">
        <w:rPr>
          <w:rFonts w:ascii="Calibri" w:eastAsia="Calibri" w:hAnsi="Calibri" w:cs="Calibri"/>
        </w:rPr>
        <w:fldChar w:fldCharType="separate"/>
      </w:r>
      <w:r w:rsidR="0032236D" w:rsidRPr="0032236D">
        <w:t xml:space="preserve">Figure </w:t>
      </w:r>
      <w:r w:rsidR="0032236D" w:rsidRPr="0032236D">
        <w:rPr>
          <w:noProof/>
        </w:rPr>
        <w:t>4</w:t>
      </w:r>
      <w:r w:rsidR="005A28A2" w:rsidRPr="00615324">
        <w:rPr>
          <w:rFonts w:ascii="Calibri" w:eastAsia="Calibri" w:hAnsi="Calibri" w:cs="Calibri"/>
        </w:rPr>
        <w:fldChar w:fldCharType="end"/>
      </w:r>
      <w:r w:rsidR="005A28A2">
        <w:rPr>
          <w:rFonts w:ascii="Calibri" w:eastAsia="Calibri" w:hAnsi="Calibri" w:cs="Calibri"/>
        </w:rPr>
        <w:t xml:space="preserve">), we assign a </w:t>
      </w:r>
      <w:r w:rsidR="00103FC8">
        <w:rPr>
          <w:rFonts w:ascii="Calibri" w:eastAsia="Calibri" w:hAnsi="Calibri" w:cs="Calibri"/>
        </w:rPr>
        <w:t>document-</w:t>
      </w:r>
      <w:r w:rsidR="00615324">
        <w:rPr>
          <w:rFonts w:ascii="Calibri" w:eastAsia="Calibri" w:hAnsi="Calibri" w:cs="Calibri"/>
        </w:rPr>
        <w:t>topic</w:t>
      </w:r>
      <w:r w:rsidR="00103FC8">
        <w:rPr>
          <w:rFonts w:ascii="Calibri" w:eastAsia="Calibri" w:hAnsi="Calibri" w:cs="Calibri"/>
        </w:rPr>
        <w:t xml:space="preserve"> score</w:t>
      </w:r>
      <w:r w:rsidR="00615324">
        <w:rPr>
          <w:rFonts w:ascii="Calibri" w:eastAsia="Calibri" w:hAnsi="Calibri" w:cs="Calibri"/>
        </w:rPr>
        <w:t xml:space="preserve"> </w:t>
      </w:r>
      <w:r w:rsidR="005A28A2">
        <w:rPr>
          <w:rFonts w:ascii="Calibri" w:eastAsia="Calibri" w:hAnsi="Calibri" w:cs="Calibri"/>
        </w:rPr>
        <w:t xml:space="preserve">threshold of 0.02, </w:t>
      </w:r>
      <w:r w:rsidR="00615324">
        <w:rPr>
          <w:rFonts w:ascii="Calibri" w:eastAsia="Calibri" w:hAnsi="Calibri" w:cs="Calibri"/>
        </w:rPr>
        <w:t>reviewing a random sa</w:t>
      </w:r>
      <w:bookmarkStart w:id="129" w:name="_GoBack"/>
      <w:bookmarkEnd w:id="129"/>
      <w:r w:rsidR="00615324">
        <w:rPr>
          <w:rFonts w:ascii="Calibri" w:eastAsia="Calibri" w:hAnsi="Calibri" w:cs="Calibri"/>
        </w:rPr>
        <w:t xml:space="preserve">mple of papers to confirm this choice. </w:t>
      </w:r>
    </w:p>
    <w:p w14:paraId="619BB9DF" w14:textId="2B8E941D" w:rsidR="00017748" w:rsidRPr="00017748" w:rsidRDefault="00017748">
      <w:pPr>
        <w:spacing w:line="480" w:lineRule="auto"/>
        <w:rPr>
          <w:rFonts w:ascii="Calibri" w:eastAsia="Calibri" w:hAnsi="Calibri" w:cs="Calibri"/>
          <w:i/>
        </w:rPr>
      </w:pPr>
      <w:r w:rsidRPr="00017748">
        <w:rPr>
          <w:rFonts w:ascii="Calibri" w:eastAsia="Calibri" w:hAnsi="Calibri" w:cs="Calibri"/>
          <w:i/>
        </w:rPr>
        <w:t>Future-looking case studies</w:t>
      </w:r>
    </w:p>
    <w:p w14:paraId="595BA324" w14:textId="1C895749" w:rsidR="00017748" w:rsidRPr="00017748" w:rsidRDefault="00017748">
      <w:pPr>
        <w:spacing w:line="480" w:lineRule="auto"/>
        <w:rPr>
          <w:rFonts w:ascii="Calibri" w:eastAsia="Calibri" w:hAnsi="Calibri" w:cs="Calibri"/>
        </w:rPr>
      </w:pPr>
      <w:r w:rsidRPr="00017748">
        <w:rPr>
          <w:rFonts w:ascii="Calibri" w:eastAsia="Calibri" w:hAnsi="Calibri" w:cs="Calibri"/>
        </w:rPr>
        <w:t>To identify case studies with a future-looking orientation (mitigation scenarios</w:t>
      </w:r>
      <w:r w:rsidR="000B5AD6">
        <w:rPr>
          <w:rFonts w:ascii="Calibri" w:eastAsia="Calibri" w:hAnsi="Calibri" w:cs="Calibri"/>
        </w:rPr>
        <w:t>, for example</w:t>
      </w:r>
      <w:r w:rsidRPr="00017748">
        <w:rPr>
          <w:rFonts w:ascii="Calibri" w:eastAsia="Calibri" w:hAnsi="Calibri" w:cs="Calibri"/>
        </w:rPr>
        <w:t xml:space="preserve">, or projections of urbanisation, land-use, </w:t>
      </w:r>
      <w:r>
        <w:rPr>
          <w:rFonts w:ascii="Calibri" w:eastAsia="Calibri" w:hAnsi="Calibri" w:cs="Calibri"/>
        </w:rPr>
        <w:t xml:space="preserve">or </w:t>
      </w:r>
      <w:r w:rsidRPr="00017748">
        <w:rPr>
          <w:rFonts w:ascii="Calibri" w:eastAsia="Calibri" w:hAnsi="Calibri" w:cs="Calibri"/>
        </w:rPr>
        <w:t>energy demand)</w:t>
      </w:r>
      <w:r>
        <w:rPr>
          <w:rFonts w:ascii="Calibri" w:eastAsia="Calibri" w:hAnsi="Calibri" w:cs="Calibri"/>
        </w:rPr>
        <w:t>, we manually search for the following keywords within abstracts: “scenario” OR “2020” OR “2025” OR “2030” OR “2040” OR “2045” OR “2050”. A random selection and screening of these documents showed they were broadly in line with our expectations.</w:t>
      </w:r>
    </w:p>
    <w:p w14:paraId="17D4F5ED" w14:textId="5FEB5352" w:rsidR="00017748" w:rsidRDefault="00017748">
      <w:pPr>
        <w:spacing w:line="480" w:lineRule="auto"/>
        <w:rPr>
          <w:rFonts w:ascii="Calibri" w:eastAsia="Calibri" w:hAnsi="Calibri" w:cs="Calibri"/>
          <w:i/>
        </w:rPr>
      </w:pPr>
      <w:r w:rsidRPr="00017748">
        <w:rPr>
          <w:rFonts w:ascii="Calibri" w:eastAsia="Calibri" w:hAnsi="Calibri" w:cs="Calibri"/>
          <w:i/>
        </w:rPr>
        <w:t>Systematic reviews</w:t>
      </w:r>
    </w:p>
    <w:p w14:paraId="7331C423" w14:textId="3A1F9805" w:rsidR="003003D2" w:rsidRDefault="00017748">
      <w:pPr>
        <w:spacing w:line="480" w:lineRule="auto"/>
        <w:rPr>
          <w:rFonts w:eastAsia="Calibri"/>
        </w:rPr>
      </w:pPr>
      <w:r>
        <w:rPr>
          <w:rFonts w:ascii="Calibri" w:eastAsia="Calibri" w:hAnsi="Calibri" w:cs="Calibri"/>
        </w:rPr>
        <w:t xml:space="preserve">To identify systematic reviews of the case study literature </w:t>
      </w:r>
      <w:r w:rsidR="000B5AD6">
        <w:rPr>
          <w:rFonts w:ascii="Calibri" w:eastAsia="Calibri" w:hAnsi="Calibri" w:cs="Calibri"/>
        </w:rPr>
        <w:t xml:space="preserve">(Table 2) </w:t>
      </w:r>
      <w:r w:rsidR="00207CAB">
        <w:rPr>
          <w:rFonts w:ascii="Calibri" w:eastAsia="Calibri" w:hAnsi="Calibri" w:cs="Calibri"/>
        </w:rPr>
        <w:t xml:space="preserve">we manually search the </w:t>
      </w:r>
      <w:r>
        <w:rPr>
          <w:rFonts w:ascii="Calibri" w:eastAsia="Calibri" w:hAnsi="Calibri" w:cs="Calibri"/>
        </w:rPr>
        <w:t>original document set (</w:t>
      </w:r>
      <w:r w:rsidR="00744D47">
        <w:rPr>
          <w:rFonts w:ascii="Calibri" w:eastAsia="Calibri" w:hAnsi="Calibri" w:cs="Calibri"/>
        </w:rPr>
        <w:t>15,027</w:t>
      </w:r>
      <w:r>
        <w:rPr>
          <w:rFonts w:ascii="Calibri" w:eastAsia="Calibri" w:hAnsi="Calibri" w:cs="Calibri"/>
        </w:rPr>
        <w:t xml:space="preserve"> studies) for the following keywords: </w:t>
      </w:r>
      <w:r w:rsidR="0072400C">
        <w:rPr>
          <w:rFonts w:eastAsia="Calibri"/>
        </w:rPr>
        <w:t xml:space="preserve">“ </w:t>
      </w:r>
      <w:r w:rsidR="003003D2">
        <w:rPr>
          <w:rFonts w:eastAsia="Calibri"/>
        </w:rPr>
        <w:t>meta-“ OR “systematic review” OR “scoping” OR “narrative review” OR “qualitative comparative analysis” OR “QCA” OR “scientometric” OR “synthesis”</w:t>
      </w:r>
      <w:r>
        <w:rPr>
          <w:rFonts w:eastAsia="Calibri"/>
        </w:rPr>
        <w:t>. The results are hand filtered</w:t>
      </w:r>
      <w:r w:rsidR="003003D2">
        <w:rPr>
          <w:rFonts w:eastAsia="Calibri"/>
        </w:rPr>
        <w:t xml:space="preserve"> to exclude non-urban, non-mitigation and non-review articles</w:t>
      </w:r>
      <w:r w:rsidR="000B5AD6">
        <w:rPr>
          <w:rFonts w:eastAsia="Calibri"/>
        </w:rPr>
        <w:t>.</w:t>
      </w:r>
    </w:p>
    <w:p w14:paraId="7041C2E6" w14:textId="502BC4DD" w:rsidR="001500E5" w:rsidRPr="00843F6D" w:rsidRDefault="00843F6D" w:rsidP="00843F6D">
      <w:pPr>
        <w:pStyle w:val="Heading1"/>
        <w:suppressLineNumbers/>
        <w:spacing w:line="480" w:lineRule="auto"/>
        <w:rPr>
          <w:rFonts w:eastAsia="Calibri"/>
        </w:rPr>
      </w:pPr>
      <w:r w:rsidRPr="00843F6D">
        <w:rPr>
          <w:rFonts w:eastAsia="Calibri"/>
        </w:rPr>
        <w:t>Acknowledgements</w:t>
      </w:r>
    </w:p>
    <w:p w14:paraId="18C3DA6A" w14:textId="77777777" w:rsidR="00843F6D" w:rsidRDefault="00843F6D">
      <w:pPr>
        <w:spacing w:line="480" w:lineRule="auto"/>
        <w:rPr>
          <w:rFonts w:ascii="Calibri" w:eastAsia="Calibri" w:hAnsi="Calibri" w:cs="Calibri"/>
        </w:rPr>
      </w:pPr>
    </w:p>
    <w:p w14:paraId="25DED3A4" w14:textId="7069F0C0" w:rsidR="001500E5" w:rsidRDefault="001500E5" w:rsidP="00F351C8">
      <w:pPr>
        <w:pStyle w:val="Heading1"/>
        <w:suppressLineNumbers/>
        <w:spacing w:line="480" w:lineRule="auto"/>
        <w:rPr>
          <w:rFonts w:eastAsia="Calibri"/>
        </w:rPr>
      </w:pPr>
      <w:r>
        <w:rPr>
          <w:rFonts w:eastAsia="Calibri"/>
        </w:rPr>
        <w:t>References</w:t>
      </w:r>
    </w:p>
    <w:p w14:paraId="067EF912" w14:textId="03CF0C69" w:rsidR="00F45112" w:rsidRPr="00F45112" w:rsidRDefault="0024728A" w:rsidP="00F45112">
      <w:pPr>
        <w:widowControl w:val="0"/>
        <w:autoSpaceDE w:val="0"/>
        <w:autoSpaceDN w:val="0"/>
        <w:adjustRightInd w:val="0"/>
        <w:spacing w:line="480" w:lineRule="auto"/>
        <w:ind w:left="640" w:hanging="640"/>
        <w:rPr>
          <w:rFonts w:ascii="Calibri" w:hAnsi="Calibri" w:cs="Calibri"/>
          <w:noProof/>
          <w:szCs w:val="24"/>
        </w:rPr>
      </w:pPr>
      <w:r>
        <w:rPr>
          <w:rFonts w:ascii="Calibri" w:eastAsia="Calibri" w:hAnsi="Calibri" w:cs="Calibri"/>
        </w:rPr>
        <w:fldChar w:fldCharType="begin" w:fldLock="1"/>
      </w:r>
      <w:r>
        <w:rPr>
          <w:rFonts w:ascii="Calibri" w:eastAsia="Calibri" w:hAnsi="Calibri" w:cs="Calibri"/>
        </w:rPr>
        <w:instrText xml:space="preserve">ADDIN Mendeley Bibliography CSL_BIBLIOGRAPHY </w:instrText>
      </w:r>
      <w:r>
        <w:rPr>
          <w:rFonts w:ascii="Calibri" w:eastAsia="Calibri" w:hAnsi="Calibri" w:cs="Calibri"/>
        </w:rPr>
        <w:fldChar w:fldCharType="separate"/>
      </w:r>
      <w:r w:rsidR="00F45112" w:rsidRPr="00F45112">
        <w:rPr>
          <w:rFonts w:ascii="Calibri" w:hAnsi="Calibri" w:cs="Calibri"/>
          <w:noProof/>
          <w:szCs w:val="24"/>
        </w:rPr>
        <w:t>1.</w:t>
      </w:r>
      <w:r w:rsidR="00F45112" w:rsidRPr="00F45112">
        <w:rPr>
          <w:rFonts w:ascii="Calibri" w:hAnsi="Calibri" w:cs="Calibri"/>
          <w:noProof/>
          <w:szCs w:val="24"/>
        </w:rPr>
        <w:tab/>
        <w:t xml:space="preserve">Acuto, M., Parnell, S. &amp; Seto, K. C. Building a global urban science. </w:t>
      </w:r>
      <w:r w:rsidR="00F45112" w:rsidRPr="00F45112">
        <w:rPr>
          <w:rFonts w:ascii="Calibri" w:hAnsi="Calibri" w:cs="Calibri"/>
          <w:i/>
          <w:iCs/>
          <w:noProof/>
          <w:szCs w:val="24"/>
        </w:rPr>
        <w:t>Nat. Sustain.</w:t>
      </w:r>
      <w:r w:rsidR="00F45112" w:rsidRPr="00F45112">
        <w:rPr>
          <w:rFonts w:ascii="Calibri" w:hAnsi="Calibri" w:cs="Calibri"/>
          <w:noProof/>
          <w:szCs w:val="24"/>
        </w:rPr>
        <w:t xml:space="preserve"> </w:t>
      </w:r>
      <w:r w:rsidR="00F45112" w:rsidRPr="00F45112">
        <w:rPr>
          <w:rFonts w:ascii="Calibri" w:hAnsi="Calibri" w:cs="Calibri"/>
          <w:b/>
          <w:bCs/>
          <w:noProof/>
          <w:szCs w:val="24"/>
        </w:rPr>
        <w:t>1,</w:t>
      </w:r>
      <w:r w:rsidR="00F45112" w:rsidRPr="00F45112">
        <w:rPr>
          <w:rFonts w:ascii="Calibri" w:hAnsi="Calibri" w:cs="Calibri"/>
          <w:noProof/>
          <w:szCs w:val="24"/>
        </w:rPr>
        <w:t xml:space="preserve"> 2–4 (2018).</w:t>
      </w:r>
    </w:p>
    <w:p w14:paraId="5025D16C"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2.</w:t>
      </w:r>
      <w:r w:rsidRPr="00F45112">
        <w:rPr>
          <w:rFonts w:ascii="Calibri" w:hAnsi="Calibri" w:cs="Calibri"/>
          <w:noProof/>
          <w:szCs w:val="24"/>
        </w:rPr>
        <w:tab/>
        <w:t xml:space="preserve">Acuto, M. &amp; Susan, P. Leave no city behind. </w:t>
      </w:r>
      <w:r w:rsidRPr="00F45112">
        <w:rPr>
          <w:rFonts w:ascii="Calibri" w:hAnsi="Calibri" w:cs="Calibri"/>
          <w:i/>
          <w:iCs/>
          <w:noProof/>
          <w:szCs w:val="24"/>
        </w:rPr>
        <w:t>Science (80-. ).</w:t>
      </w:r>
      <w:r w:rsidRPr="00F45112">
        <w:rPr>
          <w:rFonts w:ascii="Calibri" w:hAnsi="Calibri" w:cs="Calibri"/>
          <w:noProof/>
          <w:szCs w:val="24"/>
        </w:rPr>
        <w:t xml:space="preserve"> </w:t>
      </w:r>
      <w:r w:rsidRPr="00F45112">
        <w:rPr>
          <w:rFonts w:ascii="Calibri" w:hAnsi="Calibri" w:cs="Calibri"/>
          <w:b/>
          <w:bCs/>
          <w:noProof/>
          <w:szCs w:val="24"/>
        </w:rPr>
        <w:t>352,</w:t>
      </w:r>
      <w:r w:rsidRPr="00F45112">
        <w:rPr>
          <w:rFonts w:ascii="Calibri" w:hAnsi="Calibri" w:cs="Calibri"/>
          <w:noProof/>
          <w:szCs w:val="24"/>
        </w:rPr>
        <w:t xml:space="preserve"> 873 (2016).</w:t>
      </w:r>
    </w:p>
    <w:p w14:paraId="55E00AAD"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3.</w:t>
      </w:r>
      <w:r w:rsidRPr="00F45112">
        <w:rPr>
          <w:rFonts w:ascii="Calibri" w:hAnsi="Calibri" w:cs="Calibri"/>
          <w:noProof/>
          <w:szCs w:val="24"/>
        </w:rPr>
        <w:tab/>
        <w:t xml:space="preserve">Minx, J. C., Callaghan, M., Lamb, W. F., Garard, J. &amp; Edenhofer, O. Learning about climate </w:t>
      </w:r>
      <w:r w:rsidRPr="00F45112">
        <w:rPr>
          <w:rFonts w:ascii="Calibri" w:hAnsi="Calibri" w:cs="Calibri"/>
          <w:noProof/>
          <w:szCs w:val="24"/>
        </w:rPr>
        <w:lastRenderedPageBreak/>
        <w:t xml:space="preserve">change solutions in the IPCC and beyond. </w:t>
      </w:r>
      <w:r w:rsidRPr="00F45112">
        <w:rPr>
          <w:rFonts w:ascii="Calibri" w:hAnsi="Calibri" w:cs="Calibri"/>
          <w:i/>
          <w:iCs/>
          <w:noProof/>
          <w:szCs w:val="24"/>
        </w:rPr>
        <w:t>Environ. Sci. Policy</w:t>
      </w:r>
      <w:r w:rsidRPr="00F45112">
        <w:rPr>
          <w:rFonts w:ascii="Calibri" w:hAnsi="Calibri" w:cs="Calibri"/>
          <w:noProof/>
          <w:szCs w:val="24"/>
        </w:rPr>
        <w:t xml:space="preserve"> </w:t>
      </w:r>
      <w:r w:rsidRPr="00F45112">
        <w:rPr>
          <w:rFonts w:ascii="Calibri" w:hAnsi="Calibri" w:cs="Calibri"/>
          <w:b/>
          <w:bCs/>
          <w:noProof/>
          <w:szCs w:val="24"/>
        </w:rPr>
        <w:t>77,</w:t>
      </w:r>
      <w:r w:rsidRPr="00F45112">
        <w:rPr>
          <w:rFonts w:ascii="Calibri" w:hAnsi="Calibri" w:cs="Calibri"/>
          <w:noProof/>
          <w:szCs w:val="24"/>
        </w:rPr>
        <w:t xml:space="preserve"> (2017).</w:t>
      </w:r>
    </w:p>
    <w:p w14:paraId="0F068503"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4.</w:t>
      </w:r>
      <w:r w:rsidRPr="00F45112">
        <w:rPr>
          <w:rFonts w:ascii="Calibri" w:hAnsi="Calibri" w:cs="Calibri"/>
          <w:noProof/>
          <w:szCs w:val="24"/>
        </w:rPr>
        <w:tab/>
        <w:t xml:space="preserve">Creutzig, F., Baiocchi, G., Bierkandt, R., Pichler, P.-P. &amp; Seto, K. C. Global typology of urban energy use and potentials for an urbanization mitigation wedge. </w:t>
      </w:r>
      <w:r w:rsidRPr="00F45112">
        <w:rPr>
          <w:rFonts w:ascii="Calibri" w:hAnsi="Calibri" w:cs="Calibri"/>
          <w:i/>
          <w:iCs/>
          <w:noProof/>
          <w:szCs w:val="24"/>
        </w:rPr>
        <w:t>Proc. Natl. Acad. Sci.</w:t>
      </w:r>
      <w:r w:rsidRPr="00F45112">
        <w:rPr>
          <w:rFonts w:ascii="Calibri" w:hAnsi="Calibri" w:cs="Calibri"/>
          <w:noProof/>
          <w:szCs w:val="24"/>
        </w:rPr>
        <w:t xml:space="preserve"> (2015). doi:10.1073/pnas.1315545112</w:t>
      </w:r>
    </w:p>
    <w:p w14:paraId="082988BA"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5.</w:t>
      </w:r>
      <w:r w:rsidRPr="00F45112">
        <w:rPr>
          <w:rFonts w:ascii="Calibri" w:hAnsi="Calibri" w:cs="Calibri"/>
          <w:noProof/>
          <w:szCs w:val="24"/>
        </w:rPr>
        <w:tab/>
        <w:t xml:space="preserve">Grandin, J., Haarstad, H., Kjærås, K. &amp; Bouzarovski, S. The politics of rapid urban transformation. </w:t>
      </w:r>
      <w:r w:rsidRPr="00F45112">
        <w:rPr>
          <w:rFonts w:ascii="Calibri" w:hAnsi="Calibri" w:cs="Calibri"/>
          <w:i/>
          <w:iCs/>
          <w:noProof/>
          <w:szCs w:val="24"/>
        </w:rPr>
        <w:t>Curr. Opin. Environ. Sustain.</w:t>
      </w:r>
      <w:r w:rsidRPr="00F45112">
        <w:rPr>
          <w:rFonts w:ascii="Calibri" w:hAnsi="Calibri" w:cs="Calibri"/>
          <w:noProof/>
          <w:szCs w:val="24"/>
        </w:rPr>
        <w:t xml:space="preserve"> </w:t>
      </w:r>
      <w:r w:rsidRPr="00F45112">
        <w:rPr>
          <w:rFonts w:ascii="Calibri" w:hAnsi="Calibri" w:cs="Calibri"/>
          <w:b/>
          <w:bCs/>
          <w:noProof/>
          <w:szCs w:val="24"/>
        </w:rPr>
        <w:t>31,</w:t>
      </w:r>
      <w:r w:rsidRPr="00F45112">
        <w:rPr>
          <w:rFonts w:ascii="Calibri" w:hAnsi="Calibri" w:cs="Calibri"/>
          <w:noProof/>
          <w:szCs w:val="24"/>
        </w:rPr>
        <w:t xml:space="preserve"> 16–22 (2018).</w:t>
      </w:r>
    </w:p>
    <w:p w14:paraId="3C6F09BC"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6.</w:t>
      </w:r>
      <w:r w:rsidRPr="00F45112">
        <w:rPr>
          <w:rFonts w:ascii="Calibri" w:hAnsi="Calibri" w:cs="Calibri"/>
          <w:noProof/>
          <w:szCs w:val="24"/>
        </w:rPr>
        <w:tab/>
        <w:t xml:space="preserve">Lamb, W. F. W. F. W. F. W. F., Callaghan, M. W., Creutzig, F., Khosla, R. &amp; Minx, J. C. The literature landscape on 1.5°C Climate Change and Cities. </w:t>
      </w:r>
      <w:r w:rsidRPr="00F45112">
        <w:rPr>
          <w:rFonts w:ascii="Calibri" w:hAnsi="Calibri" w:cs="Calibri"/>
          <w:i/>
          <w:iCs/>
          <w:noProof/>
          <w:szCs w:val="24"/>
        </w:rPr>
        <w:t>Curr. Opin. Environ. Sustain.</w:t>
      </w:r>
      <w:r w:rsidRPr="00F45112">
        <w:rPr>
          <w:rFonts w:ascii="Calibri" w:hAnsi="Calibri" w:cs="Calibri"/>
          <w:noProof/>
          <w:szCs w:val="24"/>
        </w:rPr>
        <w:t xml:space="preserve"> </w:t>
      </w:r>
      <w:r w:rsidRPr="00F45112">
        <w:rPr>
          <w:rFonts w:ascii="Calibri" w:hAnsi="Calibri" w:cs="Calibri"/>
          <w:b/>
          <w:bCs/>
          <w:noProof/>
          <w:szCs w:val="24"/>
        </w:rPr>
        <w:t>30,</w:t>
      </w:r>
      <w:r w:rsidRPr="00F45112">
        <w:rPr>
          <w:rFonts w:ascii="Calibri" w:hAnsi="Calibri" w:cs="Calibri"/>
          <w:noProof/>
          <w:szCs w:val="24"/>
        </w:rPr>
        <w:t xml:space="preserve"> 26–34 (2018).</w:t>
      </w:r>
    </w:p>
    <w:p w14:paraId="0AD533B0"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7.</w:t>
      </w:r>
      <w:r w:rsidRPr="00F45112">
        <w:rPr>
          <w:rFonts w:ascii="Calibri" w:hAnsi="Calibri" w:cs="Calibri"/>
          <w:noProof/>
          <w:szCs w:val="24"/>
        </w:rPr>
        <w:tab/>
        <w:t xml:space="preserve">UN DESA. </w:t>
      </w:r>
      <w:r w:rsidRPr="00F45112">
        <w:rPr>
          <w:rFonts w:ascii="Calibri" w:hAnsi="Calibri" w:cs="Calibri"/>
          <w:i/>
          <w:iCs/>
          <w:noProof/>
          <w:szCs w:val="24"/>
        </w:rPr>
        <w:t>World Urbanization Prospects: The 2018 Revision</w:t>
      </w:r>
      <w:r w:rsidRPr="00F45112">
        <w:rPr>
          <w:rFonts w:ascii="Calibri" w:hAnsi="Calibri" w:cs="Calibri"/>
          <w:noProof/>
          <w:szCs w:val="24"/>
        </w:rPr>
        <w:t>. (United Nations, Department of Economic and Social Affairs, Population Division, 2018).</w:t>
      </w:r>
    </w:p>
    <w:p w14:paraId="302C97DE"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8.</w:t>
      </w:r>
      <w:r w:rsidRPr="00F45112">
        <w:rPr>
          <w:rFonts w:ascii="Calibri" w:hAnsi="Calibri" w:cs="Calibri"/>
          <w:noProof/>
          <w:szCs w:val="24"/>
        </w:rPr>
        <w:tab/>
        <w:t xml:space="preserve">Kartha, S. </w:t>
      </w:r>
      <w:r w:rsidRPr="00F45112">
        <w:rPr>
          <w:rFonts w:ascii="Calibri" w:hAnsi="Calibri" w:cs="Calibri"/>
          <w:i/>
          <w:iCs/>
          <w:noProof/>
          <w:szCs w:val="24"/>
        </w:rPr>
        <w:t>et al.</w:t>
      </w:r>
      <w:r w:rsidRPr="00F45112">
        <w:rPr>
          <w:rFonts w:ascii="Calibri" w:hAnsi="Calibri" w:cs="Calibri"/>
          <w:noProof/>
          <w:szCs w:val="24"/>
        </w:rPr>
        <w:t xml:space="preserve"> Cascading biases against poorer countries. </w:t>
      </w:r>
      <w:r w:rsidRPr="00F45112">
        <w:rPr>
          <w:rFonts w:ascii="Calibri" w:hAnsi="Calibri" w:cs="Calibri"/>
          <w:i/>
          <w:iCs/>
          <w:noProof/>
          <w:szCs w:val="24"/>
        </w:rPr>
        <w:t>Nat. Clim. Chang.</w:t>
      </w:r>
      <w:r w:rsidRPr="00F45112">
        <w:rPr>
          <w:rFonts w:ascii="Calibri" w:hAnsi="Calibri" w:cs="Calibri"/>
          <w:noProof/>
          <w:szCs w:val="24"/>
        </w:rPr>
        <w:t xml:space="preserve"> </w:t>
      </w:r>
      <w:r w:rsidRPr="00F45112">
        <w:rPr>
          <w:rFonts w:ascii="Calibri" w:hAnsi="Calibri" w:cs="Calibri"/>
          <w:b/>
          <w:bCs/>
          <w:noProof/>
          <w:szCs w:val="24"/>
        </w:rPr>
        <w:t>8,</w:t>
      </w:r>
      <w:r w:rsidRPr="00F45112">
        <w:rPr>
          <w:rFonts w:ascii="Calibri" w:hAnsi="Calibri" w:cs="Calibri"/>
          <w:noProof/>
          <w:szCs w:val="24"/>
        </w:rPr>
        <w:t xml:space="preserve"> 348–349 (2018).</w:t>
      </w:r>
    </w:p>
    <w:p w14:paraId="39CAEA94"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9.</w:t>
      </w:r>
      <w:r w:rsidRPr="00F45112">
        <w:rPr>
          <w:rFonts w:ascii="Calibri" w:hAnsi="Calibri" w:cs="Calibri"/>
          <w:noProof/>
          <w:szCs w:val="24"/>
        </w:rPr>
        <w:tab/>
        <w:t xml:space="preserve">O’Neill, D. W., Fanning, A. L., Lamb, W. F. &amp; Steinberger, J. K. A good life for all within planetary boundaries. </w:t>
      </w:r>
      <w:r w:rsidRPr="00F45112">
        <w:rPr>
          <w:rFonts w:ascii="Calibri" w:hAnsi="Calibri" w:cs="Calibri"/>
          <w:i/>
          <w:iCs/>
          <w:noProof/>
          <w:szCs w:val="24"/>
        </w:rPr>
        <w:t>Nat. Sustain.</w:t>
      </w:r>
      <w:r w:rsidRPr="00F45112">
        <w:rPr>
          <w:rFonts w:ascii="Calibri" w:hAnsi="Calibri" w:cs="Calibri"/>
          <w:noProof/>
          <w:szCs w:val="24"/>
        </w:rPr>
        <w:t xml:space="preserve"> </w:t>
      </w:r>
      <w:r w:rsidRPr="00F45112">
        <w:rPr>
          <w:rFonts w:ascii="Calibri" w:hAnsi="Calibri" w:cs="Calibri"/>
          <w:b/>
          <w:bCs/>
          <w:noProof/>
          <w:szCs w:val="24"/>
        </w:rPr>
        <w:t>1,</w:t>
      </w:r>
      <w:r w:rsidRPr="00F45112">
        <w:rPr>
          <w:rFonts w:ascii="Calibri" w:hAnsi="Calibri" w:cs="Calibri"/>
          <w:noProof/>
          <w:szCs w:val="24"/>
        </w:rPr>
        <w:t xml:space="preserve"> 88–95 (2018).</w:t>
      </w:r>
    </w:p>
    <w:p w14:paraId="3895FBD2"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10.</w:t>
      </w:r>
      <w:r w:rsidRPr="00F45112">
        <w:rPr>
          <w:rFonts w:ascii="Calibri" w:hAnsi="Calibri" w:cs="Calibri"/>
          <w:noProof/>
          <w:szCs w:val="24"/>
        </w:rPr>
        <w:tab/>
        <w:t xml:space="preserve">Gonzalez-Brambila, C. N., Reyes-Gonzalez, L., Veloso, F. &amp; Perez-Angón, M. A. The scientific impact of developing nations. </w:t>
      </w:r>
      <w:r w:rsidRPr="00F45112">
        <w:rPr>
          <w:rFonts w:ascii="Calibri" w:hAnsi="Calibri" w:cs="Calibri"/>
          <w:i/>
          <w:iCs/>
          <w:noProof/>
          <w:szCs w:val="24"/>
        </w:rPr>
        <w:t>PLoS One</w:t>
      </w:r>
      <w:r w:rsidRPr="00F45112">
        <w:rPr>
          <w:rFonts w:ascii="Calibri" w:hAnsi="Calibri" w:cs="Calibri"/>
          <w:noProof/>
          <w:szCs w:val="24"/>
        </w:rPr>
        <w:t xml:space="preserve"> </w:t>
      </w:r>
      <w:r w:rsidRPr="00F45112">
        <w:rPr>
          <w:rFonts w:ascii="Calibri" w:hAnsi="Calibri" w:cs="Calibri"/>
          <w:b/>
          <w:bCs/>
          <w:noProof/>
          <w:szCs w:val="24"/>
        </w:rPr>
        <w:t>11,</w:t>
      </w:r>
      <w:r w:rsidRPr="00F45112">
        <w:rPr>
          <w:rFonts w:ascii="Calibri" w:hAnsi="Calibri" w:cs="Calibri"/>
          <w:noProof/>
          <w:szCs w:val="24"/>
        </w:rPr>
        <w:t xml:space="preserve"> (2016).</w:t>
      </w:r>
    </w:p>
    <w:p w14:paraId="6CEA68C6"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11.</w:t>
      </w:r>
      <w:r w:rsidRPr="00F45112">
        <w:rPr>
          <w:rFonts w:ascii="Calibri" w:hAnsi="Calibri" w:cs="Calibri"/>
          <w:noProof/>
          <w:szCs w:val="24"/>
        </w:rPr>
        <w:tab/>
        <w:t xml:space="preserve">Wiedenhofer, D., Lenzen, M. &amp; Steinberger, J. K. Energy requirements of consumption: Urban form, climatic and socio-economic factors, rebounds and their policy implications. </w:t>
      </w:r>
      <w:r w:rsidRPr="00F45112">
        <w:rPr>
          <w:rFonts w:ascii="Calibri" w:hAnsi="Calibri" w:cs="Calibri"/>
          <w:i/>
          <w:iCs/>
          <w:noProof/>
          <w:szCs w:val="24"/>
        </w:rPr>
        <w:t>Energy Policy</w:t>
      </w:r>
      <w:r w:rsidRPr="00F45112">
        <w:rPr>
          <w:rFonts w:ascii="Calibri" w:hAnsi="Calibri" w:cs="Calibri"/>
          <w:noProof/>
          <w:szCs w:val="24"/>
        </w:rPr>
        <w:t xml:space="preserve"> </w:t>
      </w:r>
      <w:r w:rsidRPr="00F45112">
        <w:rPr>
          <w:rFonts w:ascii="Calibri" w:hAnsi="Calibri" w:cs="Calibri"/>
          <w:b/>
          <w:bCs/>
          <w:noProof/>
          <w:szCs w:val="24"/>
        </w:rPr>
        <w:t>63,</w:t>
      </w:r>
      <w:r w:rsidRPr="00F45112">
        <w:rPr>
          <w:rFonts w:ascii="Calibri" w:hAnsi="Calibri" w:cs="Calibri"/>
          <w:noProof/>
          <w:szCs w:val="24"/>
        </w:rPr>
        <w:t xml:space="preserve"> 696–707 (2013).</w:t>
      </w:r>
    </w:p>
    <w:p w14:paraId="77C26AB0"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12.</w:t>
      </w:r>
      <w:r w:rsidRPr="00F45112">
        <w:rPr>
          <w:rFonts w:ascii="Calibri" w:hAnsi="Calibri" w:cs="Calibri"/>
          <w:noProof/>
          <w:szCs w:val="24"/>
        </w:rPr>
        <w:tab/>
        <w:t xml:space="preserve">Creutzig, F. </w:t>
      </w:r>
      <w:r w:rsidRPr="00F45112">
        <w:rPr>
          <w:rFonts w:ascii="Calibri" w:hAnsi="Calibri" w:cs="Calibri"/>
          <w:i/>
          <w:iCs/>
          <w:noProof/>
          <w:szCs w:val="24"/>
        </w:rPr>
        <w:t>et al.</w:t>
      </w:r>
      <w:r w:rsidRPr="00F45112">
        <w:rPr>
          <w:rFonts w:ascii="Calibri" w:hAnsi="Calibri" w:cs="Calibri"/>
          <w:noProof/>
          <w:szCs w:val="24"/>
        </w:rPr>
        <w:t xml:space="preserve"> Urban infrastructure choices structure climate solutions. </w:t>
      </w:r>
      <w:r w:rsidRPr="00F45112">
        <w:rPr>
          <w:rFonts w:ascii="Calibri" w:hAnsi="Calibri" w:cs="Calibri"/>
          <w:i/>
          <w:iCs/>
          <w:noProof/>
          <w:szCs w:val="24"/>
        </w:rPr>
        <w:t>Nat. Clim. Chang.</w:t>
      </w:r>
      <w:r w:rsidRPr="00F45112">
        <w:rPr>
          <w:rFonts w:ascii="Calibri" w:hAnsi="Calibri" w:cs="Calibri"/>
          <w:noProof/>
          <w:szCs w:val="24"/>
        </w:rPr>
        <w:t xml:space="preserve"> </w:t>
      </w:r>
      <w:r w:rsidRPr="00F45112">
        <w:rPr>
          <w:rFonts w:ascii="Calibri" w:hAnsi="Calibri" w:cs="Calibri"/>
          <w:b/>
          <w:bCs/>
          <w:noProof/>
          <w:szCs w:val="24"/>
        </w:rPr>
        <w:t>6,</w:t>
      </w:r>
      <w:r w:rsidRPr="00F45112">
        <w:rPr>
          <w:rFonts w:ascii="Calibri" w:hAnsi="Calibri" w:cs="Calibri"/>
          <w:noProof/>
          <w:szCs w:val="24"/>
        </w:rPr>
        <w:t xml:space="preserve"> 1054 (2016).</w:t>
      </w:r>
    </w:p>
    <w:p w14:paraId="7883DE64"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13.</w:t>
      </w:r>
      <w:r w:rsidRPr="00F45112">
        <w:rPr>
          <w:rFonts w:ascii="Calibri" w:hAnsi="Calibri" w:cs="Calibri"/>
          <w:noProof/>
          <w:szCs w:val="24"/>
        </w:rPr>
        <w:tab/>
        <w:t xml:space="preserve">Creutzig, F. How fuel prices determine public transport infrastructure, modal shares and urban form. </w:t>
      </w:r>
      <w:r w:rsidRPr="00F45112">
        <w:rPr>
          <w:rFonts w:ascii="Calibri" w:hAnsi="Calibri" w:cs="Calibri"/>
          <w:i/>
          <w:iCs/>
          <w:noProof/>
          <w:szCs w:val="24"/>
        </w:rPr>
        <w:t>Urban Clim.</w:t>
      </w:r>
      <w:r w:rsidRPr="00F45112">
        <w:rPr>
          <w:rFonts w:ascii="Calibri" w:hAnsi="Calibri" w:cs="Calibri"/>
          <w:noProof/>
          <w:szCs w:val="24"/>
        </w:rPr>
        <w:t xml:space="preserve"> </w:t>
      </w:r>
      <w:r w:rsidRPr="00F45112">
        <w:rPr>
          <w:rFonts w:ascii="Calibri" w:hAnsi="Calibri" w:cs="Calibri"/>
          <w:b/>
          <w:bCs/>
          <w:noProof/>
          <w:szCs w:val="24"/>
        </w:rPr>
        <w:t>10,</w:t>
      </w:r>
      <w:r w:rsidRPr="00F45112">
        <w:rPr>
          <w:rFonts w:ascii="Calibri" w:hAnsi="Calibri" w:cs="Calibri"/>
          <w:noProof/>
          <w:szCs w:val="24"/>
        </w:rPr>
        <w:t xml:space="preserve"> 63–76 (2014).</w:t>
      </w:r>
    </w:p>
    <w:p w14:paraId="75F7974A"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lastRenderedPageBreak/>
        <w:t>14.</w:t>
      </w:r>
      <w:r w:rsidRPr="00F45112">
        <w:rPr>
          <w:rFonts w:ascii="Calibri" w:hAnsi="Calibri" w:cs="Calibri"/>
          <w:noProof/>
          <w:szCs w:val="24"/>
        </w:rPr>
        <w:tab/>
        <w:t xml:space="preserve">Steinberg, P. F. Can We Generalize from Case Studies? </w:t>
      </w:r>
      <w:r w:rsidRPr="00F45112">
        <w:rPr>
          <w:rFonts w:ascii="Calibri" w:hAnsi="Calibri" w:cs="Calibri"/>
          <w:i/>
          <w:iCs/>
          <w:noProof/>
          <w:szCs w:val="24"/>
        </w:rPr>
        <w:t>Glob. Environ. Polit.</w:t>
      </w:r>
      <w:r w:rsidRPr="00F45112">
        <w:rPr>
          <w:rFonts w:ascii="Calibri" w:hAnsi="Calibri" w:cs="Calibri"/>
          <w:noProof/>
          <w:szCs w:val="24"/>
        </w:rPr>
        <w:t xml:space="preserve"> </w:t>
      </w:r>
      <w:r w:rsidRPr="00F45112">
        <w:rPr>
          <w:rFonts w:ascii="Calibri" w:hAnsi="Calibri" w:cs="Calibri"/>
          <w:b/>
          <w:bCs/>
          <w:noProof/>
          <w:szCs w:val="24"/>
        </w:rPr>
        <w:t>15,</w:t>
      </w:r>
      <w:r w:rsidRPr="00F45112">
        <w:rPr>
          <w:rFonts w:ascii="Calibri" w:hAnsi="Calibri" w:cs="Calibri"/>
          <w:noProof/>
          <w:szCs w:val="24"/>
        </w:rPr>
        <w:t xml:space="preserve"> 152–175 (2015).</w:t>
      </w:r>
    </w:p>
    <w:p w14:paraId="3673E08E"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15.</w:t>
      </w:r>
      <w:r w:rsidRPr="00F45112">
        <w:rPr>
          <w:rFonts w:ascii="Calibri" w:hAnsi="Calibri" w:cs="Calibri"/>
          <w:noProof/>
          <w:szCs w:val="24"/>
        </w:rPr>
        <w:tab/>
        <w:t xml:space="preserve">Flyvbjerg, B. Five misunderstandings about case-study research. </w:t>
      </w:r>
      <w:r w:rsidRPr="00F45112">
        <w:rPr>
          <w:rFonts w:ascii="Calibri" w:hAnsi="Calibri" w:cs="Calibri"/>
          <w:i/>
          <w:iCs/>
          <w:noProof/>
          <w:szCs w:val="24"/>
        </w:rPr>
        <w:t>Qual. Inq.</w:t>
      </w:r>
      <w:r w:rsidRPr="00F45112">
        <w:rPr>
          <w:rFonts w:ascii="Calibri" w:hAnsi="Calibri" w:cs="Calibri"/>
          <w:noProof/>
          <w:szCs w:val="24"/>
        </w:rPr>
        <w:t xml:space="preserve"> </w:t>
      </w:r>
      <w:r w:rsidRPr="00F45112">
        <w:rPr>
          <w:rFonts w:ascii="Calibri" w:hAnsi="Calibri" w:cs="Calibri"/>
          <w:b/>
          <w:bCs/>
          <w:noProof/>
          <w:szCs w:val="24"/>
        </w:rPr>
        <w:t>12,</w:t>
      </w:r>
      <w:r w:rsidRPr="00F45112">
        <w:rPr>
          <w:rFonts w:ascii="Calibri" w:hAnsi="Calibri" w:cs="Calibri"/>
          <w:noProof/>
          <w:szCs w:val="24"/>
        </w:rPr>
        <w:t xml:space="preserve"> 219–245 (2006).</w:t>
      </w:r>
    </w:p>
    <w:p w14:paraId="167A6601"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16.</w:t>
      </w:r>
      <w:r w:rsidRPr="00F45112">
        <w:rPr>
          <w:rFonts w:ascii="Calibri" w:hAnsi="Calibri" w:cs="Calibri"/>
          <w:noProof/>
          <w:szCs w:val="24"/>
        </w:rPr>
        <w:tab/>
        <w:t xml:space="preserve">Lijphart, A. Comparative Politics and the Comparative Method. </w:t>
      </w:r>
      <w:r w:rsidRPr="00F45112">
        <w:rPr>
          <w:rFonts w:ascii="Calibri" w:hAnsi="Calibri" w:cs="Calibri"/>
          <w:i/>
          <w:iCs/>
          <w:noProof/>
          <w:szCs w:val="24"/>
        </w:rPr>
        <w:t>Am. Polit. Sci. Rev.</w:t>
      </w:r>
      <w:r w:rsidRPr="00F45112">
        <w:rPr>
          <w:rFonts w:ascii="Calibri" w:hAnsi="Calibri" w:cs="Calibri"/>
          <w:noProof/>
          <w:szCs w:val="24"/>
        </w:rPr>
        <w:t xml:space="preserve"> </w:t>
      </w:r>
      <w:r w:rsidRPr="00F45112">
        <w:rPr>
          <w:rFonts w:ascii="Calibri" w:hAnsi="Calibri" w:cs="Calibri"/>
          <w:b/>
          <w:bCs/>
          <w:noProof/>
          <w:szCs w:val="24"/>
        </w:rPr>
        <w:t>65,</w:t>
      </w:r>
      <w:r w:rsidRPr="00F45112">
        <w:rPr>
          <w:rFonts w:ascii="Calibri" w:hAnsi="Calibri" w:cs="Calibri"/>
          <w:noProof/>
          <w:szCs w:val="24"/>
        </w:rPr>
        <w:t xml:space="preserve"> 682–693 (1971).</w:t>
      </w:r>
    </w:p>
    <w:p w14:paraId="70A7F39A"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17.</w:t>
      </w:r>
      <w:r w:rsidRPr="00F45112">
        <w:rPr>
          <w:rFonts w:ascii="Calibri" w:hAnsi="Calibri" w:cs="Calibri"/>
          <w:noProof/>
          <w:szCs w:val="24"/>
        </w:rPr>
        <w:tab/>
        <w:t xml:space="preserve">Lind, A. &amp; Espegren, K. The use of energy system models for analysing the transition to low-carbon cities – The case of Oslo. </w:t>
      </w:r>
      <w:r w:rsidRPr="00F45112">
        <w:rPr>
          <w:rFonts w:ascii="Calibri" w:hAnsi="Calibri" w:cs="Calibri"/>
          <w:i/>
          <w:iCs/>
          <w:noProof/>
          <w:szCs w:val="24"/>
        </w:rPr>
        <w:t>Energy Strateg. Rev.</w:t>
      </w:r>
      <w:r w:rsidRPr="00F45112">
        <w:rPr>
          <w:rFonts w:ascii="Calibri" w:hAnsi="Calibri" w:cs="Calibri"/>
          <w:noProof/>
          <w:szCs w:val="24"/>
        </w:rPr>
        <w:t xml:space="preserve"> </w:t>
      </w:r>
      <w:r w:rsidRPr="00F45112">
        <w:rPr>
          <w:rFonts w:ascii="Calibri" w:hAnsi="Calibri" w:cs="Calibri"/>
          <w:b/>
          <w:bCs/>
          <w:noProof/>
          <w:szCs w:val="24"/>
        </w:rPr>
        <w:t>15,</w:t>
      </w:r>
      <w:r w:rsidRPr="00F45112">
        <w:rPr>
          <w:rFonts w:ascii="Calibri" w:hAnsi="Calibri" w:cs="Calibri"/>
          <w:noProof/>
          <w:szCs w:val="24"/>
        </w:rPr>
        <w:t xml:space="preserve"> 44–56 (2017).</w:t>
      </w:r>
    </w:p>
    <w:p w14:paraId="76394078"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18.</w:t>
      </w:r>
      <w:r w:rsidRPr="00F45112">
        <w:rPr>
          <w:rFonts w:ascii="Calibri" w:hAnsi="Calibri" w:cs="Calibri"/>
          <w:noProof/>
          <w:szCs w:val="24"/>
        </w:rPr>
        <w:tab/>
        <w:t xml:space="preserve">Feng, K., Hubacek, K., Sun, L. &amp; Liu, Z. Consumption-based CO2 accounting of China’s megacities: The case of Beijing, Tianjin, Shanghai and Chongqing. </w:t>
      </w:r>
      <w:r w:rsidRPr="00F45112">
        <w:rPr>
          <w:rFonts w:ascii="Calibri" w:hAnsi="Calibri" w:cs="Calibri"/>
          <w:i/>
          <w:iCs/>
          <w:noProof/>
          <w:szCs w:val="24"/>
        </w:rPr>
        <w:t>Ecol. Indic.</w:t>
      </w:r>
      <w:r w:rsidRPr="00F45112">
        <w:rPr>
          <w:rFonts w:ascii="Calibri" w:hAnsi="Calibri" w:cs="Calibri"/>
          <w:noProof/>
          <w:szCs w:val="24"/>
        </w:rPr>
        <w:t xml:space="preserve"> </w:t>
      </w:r>
      <w:r w:rsidRPr="00F45112">
        <w:rPr>
          <w:rFonts w:ascii="Calibri" w:hAnsi="Calibri" w:cs="Calibri"/>
          <w:b/>
          <w:bCs/>
          <w:noProof/>
          <w:szCs w:val="24"/>
        </w:rPr>
        <w:t>47,</w:t>
      </w:r>
      <w:r w:rsidRPr="00F45112">
        <w:rPr>
          <w:rFonts w:ascii="Calibri" w:hAnsi="Calibri" w:cs="Calibri"/>
          <w:noProof/>
          <w:szCs w:val="24"/>
        </w:rPr>
        <w:t xml:space="preserve"> 26–31 (2014).</w:t>
      </w:r>
    </w:p>
    <w:p w14:paraId="0D6B4098"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19.</w:t>
      </w:r>
      <w:r w:rsidRPr="00F45112">
        <w:rPr>
          <w:rFonts w:ascii="Calibri" w:hAnsi="Calibri" w:cs="Calibri"/>
          <w:noProof/>
          <w:szCs w:val="24"/>
        </w:rPr>
        <w:tab/>
        <w:t xml:space="preserve">Pichler, P. P. </w:t>
      </w:r>
      <w:r w:rsidRPr="00F45112">
        <w:rPr>
          <w:rFonts w:ascii="Calibri" w:hAnsi="Calibri" w:cs="Calibri"/>
          <w:i/>
          <w:iCs/>
          <w:noProof/>
          <w:szCs w:val="24"/>
        </w:rPr>
        <w:t>et al.</w:t>
      </w:r>
      <w:r w:rsidRPr="00F45112">
        <w:rPr>
          <w:rFonts w:ascii="Calibri" w:hAnsi="Calibri" w:cs="Calibri"/>
          <w:noProof/>
          <w:szCs w:val="24"/>
        </w:rPr>
        <w:t xml:space="preserve"> Reducing Urban Greenhouse Gas Footprints. </w:t>
      </w:r>
      <w:r w:rsidRPr="00F45112">
        <w:rPr>
          <w:rFonts w:ascii="Calibri" w:hAnsi="Calibri" w:cs="Calibri"/>
          <w:i/>
          <w:iCs/>
          <w:noProof/>
          <w:szCs w:val="24"/>
        </w:rPr>
        <w:t>Sci. Rep.</w:t>
      </w:r>
      <w:r w:rsidRPr="00F45112">
        <w:rPr>
          <w:rFonts w:ascii="Calibri" w:hAnsi="Calibri" w:cs="Calibri"/>
          <w:noProof/>
          <w:szCs w:val="24"/>
        </w:rPr>
        <w:t xml:space="preserve"> </w:t>
      </w:r>
      <w:r w:rsidRPr="00F45112">
        <w:rPr>
          <w:rFonts w:ascii="Calibri" w:hAnsi="Calibri" w:cs="Calibri"/>
          <w:b/>
          <w:bCs/>
          <w:noProof/>
          <w:szCs w:val="24"/>
        </w:rPr>
        <w:t>7,</w:t>
      </w:r>
      <w:r w:rsidRPr="00F45112">
        <w:rPr>
          <w:rFonts w:ascii="Calibri" w:hAnsi="Calibri" w:cs="Calibri"/>
          <w:noProof/>
          <w:szCs w:val="24"/>
        </w:rPr>
        <w:t xml:space="preserve"> 1–11 (2017).</w:t>
      </w:r>
    </w:p>
    <w:p w14:paraId="6699CA94"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20.</w:t>
      </w:r>
      <w:r w:rsidRPr="00F45112">
        <w:rPr>
          <w:rFonts w:ascii="Calibri" w:hAnsi="Calibri" w:cs="Calibri"/>
          <w:noProof/>
          <w:szCs w:val="24"/>
        </w:rPr>
        <w:tab/>
        <w:t xml:space="preserve">Romero-Lankao, P. &amp; Hardoy, J. in </w:t>
      </w:r>
      <w:r w:rsidRPr="00F45112">
        <w:rPr>
          <w:rFonts w:ascii="Calibri" w:hAnsi="Calibri" w:cs="Calibri"/>
          <w:i/>
          <w:iCs/>
          <w:noProof/>
          <w:szCs w:val="24"/>
        </w:rPr>
        <w:t>The Urban Climate Challenge: ethinking the Role of Cities in the Global Climate Regime</w:t>
      </w:r>
      <w:r w:rsidRPr="00F45112">
        <w:rPr>
          <w:rFonts w:ascii="Calibri" w:hAnsi="Calibri" w:cs="Calibri"/>
          <w:noProof/>
          <w:szCs w:val="24"/>
        </w:rPr>
        <w:t xml:space="preserve"> (eds. Johnson, C., Toly, N. &amp; Schroeder, H.) 181–204 (Routledge, 2015).</w:t>
      </w:r>
    </w:p>
    <w:p w14:paraId="34FD74EB"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21.</w:t>
      </w:r>
      <w:r w:rsidRPr="00F45112">
        <w:rPr>
          <w:rFonts w:ascii="Calibri" w:hAnsi="Calibri" w:cs="Calibri"/>
          <w:noProof/>
          <w:szCs w:val="24"/>
        </w:rPr>
        <w:tab/>
        <w:t xml:space="preserve">Creutzig, F., Mühlhoff, R. &amp; Römer, J. Decarbonizing urban transport in European cities: Four cases show possibly high co-benefits. </w:t>
      </w:r>
      <w:r w:rsidRPr="00F45112">
        <w:rPr>
          <w:rFonts w:ascii="Calibri" w:hAnsi="Calibri" w:cs="Calibri"/>
          <w:i/>
          <w:iCs/>
          <w:noProof/>
          <w:szCs w:val="24"/>
        </w:rPr>
        <w:t>Environ. Res. Lett.</w:t>
      </w:r>
      <w:r w:rsidRPr="00F45112">
        <w:rPr>
          <w:rFonts w:ascii="Calibri" w:hAnsi="Calibri" w:cs="Calibri"/>
          <w:noProof/>
          <w:szCs w:val="24"/>
        </w:rPr>
        <w:t xml:space="preserve"> </w:t>
      </w:r>
      <w:r w:rsidRPr="00F45112">
        <w:rPr>
          <w:rFonts w:ascii="Calibri" w:hAnsi="Calibri" w:cs="Calibri"/>
          <w:b/>
          <w:bCs/>
          <w:noProof/>
          <w:szCs w:val="24"/>
        </w:rPr>
        <w:t>7,</w:t>
      </w:r>
      <w:r w:rsidRPr="00F45112">
        <w:rPr>
          <w:rFonts w:ascii="Calibri" w:hAnsi="Calibri" w:cs="Calibri"/>
          <w:noProof/>
          <w:szCs w:val="24"/>
        </w:rPr>
        <w:t xml:space="preserve"> (2012).</w:t>
      </w:r>
    </w:p>
    <w:p w14:paraId="7A7B3D73"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22.</w:t>
      </w:r>
      <w:r w:rsidRPr="00F45112">
        <w:rPr>
          <w:rFonts w:ascii="Calibri" w:hAnsi="Calibri" w:cs="Calibri"/>
          <w:noProof/>
          <w:szCs w:val="24"/>
        </w:rPr>
        <w:tab/>
        <w:t>C40 Cities Climate Leadership Group. C40 Cities. (2017). Available at: http://www.c40.org/. (Accessed: 10th November 2017)</w:t>
      </w:r>
    </w:p>
    <w:p w14:paraId="64F15C10"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23.</w:t>
      </w:r>
      <w:r w:rsidRPr="00F45112">
        <w:rPr>
          <w:rFonts w:ascii="Calibri" w:hAnsi="Calibri" w:cs="Calibri"/>
          <w:noProof/>
          <w:szCs w:val="24"/>
        </w:rPr>
        <w:tab/>
        <w:t xml:space="preserve">ICLEI. </w:t>
      </w:r>
      <w:r w:rsidRPr="00F45112">
        <w:rPr>
          <w:rFonts w:ascii="Calibri" w:hAnsi="Calibri" w:cs="Calibri"/>
          <w:i/>
          <w:iCs/>
          <w:noProof/>
          <w:szCs w:val="24"/>
        </w:rPr>
        <w:t>Urban transition insights from industrial legacy cities</w:t>
      </w:r>
      <w:r w:rsidRPr="00F45112">
        <w:rPr>
          <w:rFonts w:ascii="Calibri" w:hAnsi="Calibri" w:cs="Calibri"/>
          <w:noProof/>
          <w:szCs w:val="24"/>
        </w:rPr>
        <w:t>. (2018).</w:t>
      </w:r>
    </w:p>
    <w:p w14:paraId="1A65B23F"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24.</w:t>
      </w:r>
      <w:r w:rsidRPr="00F45112">
        <w:rPr>
          <w:rFonts w:ascii="Calibri" w:hAnsi="Calibri" w:cs="Calibri"/>
          <w:noProof/>
          <w:szCs w:val="24"/>
        </w:rPr>
        <w:tab/>
        <w:t xml:space="preserve">Nangini, C. </w:t>
      </w:r>
      <w:r w:rsidRPr="00F45112">
        <w:rPr>
          <w:rFonts w:ascii="Calibri" w:hAnsi="Calibri" w:cs="Calibri"/>
          <w:i/>
          <w:iCs/>
          <w:noProof/>
          <w:szCs w:val="24"/>
        </w:rPr>
        <w:t>et al.</w:t>
      </w:r>
      <w:r w:rsidRPr="00F45112">
        <w:rPr>
          <w:rFonts w:ascii="Calibri" w:hAnsi="Calibri" w:cs="Calibri"/>
          <w:noProof/>
          <w:szCs w:val="24"/>
        </w:rPr>
        <w:t xml:space="preserve"> A global dataset of CO2 emissions and ancillary data related to emissions for 343 cities. </w:t>
      </w:r>
      <w:r w:rsidRPr="00F45112">
        <w:rPr>
          <w:rFonts w:ascii="Calibri" w:hAnsi="Calibri" w:cs="Calibri"/>
          <w:i/>
          <w:iCs/>
          <w:noProof/>
          <w:szCs w:val="24"/>
        </w:rPr>
        <w:t>Sci. Data</w:t>
      </w:r>
      <w:r w:rsidRPr="00F45112">
        <w:rPr>
          <w:rFonts w:ascii="Calibri" w:hAnsi="Calibri" w:cs="Calibri"/>
          <w:noProof/>
          <w:szCs w:val="24"/>
        </w:rPr>
        <w:t xml:space="preserve"> </w:t>
      </w:r>
      <w:r w:rsidRPr="00F45112">
        <w:rPr>
          <w:rFonts w:ascii="Calibri" w:hAnsi="Calibri" w:cs="Calibri"/>
          <w:b/>
          <w:bCs/>
          <w:noProof/>
          <w:szCs w:val="24"/>
        </w:rPr>
        <w:t>In print,</w:t>
      </w:r>
      <w:r w:rsidRPr="00F45112">
        <w:rPr>
          <w:rFonts w:ascii="Calibri" w:hAnsi="Calibri" w:cs="Calibri"/>
          <w:noProof/>
          <w:szCs w:val="24"/>
        </w:rPr>
        <w:t xml:space="preserve"> (2018).</w:t>
      </w:r>
    </w:p>
    <w:p w14:paraId="4A73EBF5"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25.</w:t>
      </w:r>
      <w:r w:rsidRPr="00F45112">
        <w:rPr>
          <w:rFonts w:ascii="Calibri" w:hAnsi="Calibri" w:cs="Calibri"/>
          <w:noProof/>
          <w:szCs w:val="24"/>
        </w:rPr>
        <w:tab/>
        <w:t>UNFCCC. Global Climate Action NAZCA. (2018). Available at: http://climateaction.unfccc.int/. (Accessed: 26th November 2018)</w:t>
      </w:r>
    </w:p>
    <w:p w14:paraId="5C30045F"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lastRenderedPageBreak/>
        <w:t>26.</w:t>
      </w:r>
      <w:r w:rsidRPr="00F45112">
        <w:rPr>
          <w:rFonts w:ascii="Calibri" w:hAnsi="Calibri" w:cs="Calibri"/>
          <w:noProof/>
          <w:szCs w:val="24"/>
        </w:rPr>
        <w:tab/>
        <w:t xml:space="preserve">Reckien, D. </w:t>
      </w:r>
      <w:r w:rsidRPr="00F45112">
        <w:rPr>
          <w:rFonts w:ascii="Calibri" w:hAnsi="Calibri" w:cs="Calibri"/>
          <w:i/>
          <w:iCs/>
          <w:noProof/>
          <w:szCs w:val="24"/>
        </w:rPr>
        <w:t>et al.</w:t>
      </w:r>
      <w:r w:rsidRPr="00F45112">
        <w:rPr>
          <w:rFonts w:ascii="Calibri" w:hAnsi="Calibri" w:cs="Calibri"/>
          <w:noProof/>
          <w:szCs w:val="24"/>
        </w:rPr>
        <w:t xml:space="preserve"> How are cities planning to respond to climate change? Assessment of local climate plans from 885 cities in the EU-28. </w:t>
      </w:r>
      <w:r w:rsidRPr="00F45112">
        <w:rPr>
          <w:rFonts w:ascii="Calibri" w:hAnsi="Calibri" w:cs="Calibri"/>
          <w:i/>
          <w:iCs/>
          <w:noProof/>
          <w:szCs w:val="24"/>
        </w:rPr>
        <w:t>J. Clean. Prod.</w:t>
      </w:r>
      <w:r w:rsidRPr="00F45112">
        <w:rPr>
          <w:rFonts w:ascii="Calibri" w:hAnsi="Calibri" w:cs="Calibri"/>
          <w:noProof/>
          <w:szCs w:val="24"/>
        </w:rPr>
        <w:t xml:space="preserve"> </w:t>
      </w:r>
      <w:r w:rsidRPr="00F45112">
        <w:rPr>
          <w:rFonts w:ascii="Calibri" w:hAnsi="Calibri" w:cs="Calibri"/>
          <w:b/>
          <w:bCs/>
          <w:noProof/>
          <w:szCs w:val="24"/>
        </w:rPr>
        <w:t>191,</w:t>
      </w:r>
      <w:r w:rsidRPr="00F45112">
        <w:rPr>
          <w:rFonts w:ascii="Calibri" w:hAnsi="Calibri" w:cs="Calibri"/>
          <w:noProof/>
          <w:szCs w:val="24"/>
        </w:rPr>
        <w:t xml:space="preserve"> 207–219 (2018).</w:t>
      </w:r>
    </w:p>
    <w:p w14:paraId="39249FB5"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27.</w:t>
      </w:r>
      <w:r w:rsidRPr="00F45112">
        <w:rPr>
          <w:rFonts w:ascii="Calibri" w:hAnsi="Calibri" w:cs="Calibri"/>
          <w:noProof/>
          <w:szCs w:val="24"/>
        </w:rPr>
        <w:tab/>
        <w:t xml:space="preserve">Reckien, D. </w:t>
      </w:r>
      <w:r w:rsidRPr="00F45112">
        <w:rPr>
          <w:rFonts w:ascii="Calibri" w:hAnsi="Calibri" w:cs="Calibri"/>
          <w:i/>
          <w:iCs/>
          <w:noProof/>
          <w:szCs w:val="24"/>
        </w:rPr>
        <w:t>et al.</w:t>
      </w:r>
      <w:r w:rsidRPr="00F45112">
        <w:rPr>
          <w:rFonts w:ascii="Calibri" w:hAnsi="Calibri" w:cs="Calibri"/>
          <w:noProof/>
          <w:szCs w:val="24"/>
        </w:rPr>
        <w:t xml:space="preserve"> Climate change response in Europe: What’s the reality? Analysis of adaptation and mitigation plans from 200 urban areas in 11 countries. </w:t>
      </w:r>
      <w:r w:rsidRPr="00F45112">
        <w:rPr>
          <w:rFonts w:ascii="Calibri" w:hAnsi="Calibri" w:cs="Calibri"/>
          <w:i/>
          <w:iCs/>
          <w:noProof/>
          <w:szCs w:val="24"/>
        </w:rPr>
        <w:t>Clim. Change</w:t>
      </w:r>
      <w:r w:rsidRPr="00F45112">
        <w:rPr>
          <w:rFonts w:ascii="Calibri" w:hAnsi="Calibri" w:cs="Calibri"/>
          <w:noProof/>
          <w:szCs w:val="24"/>
        </w:rPr>
        <w:t xml:space="preserve"> </w:t>
      </w:r>
      <w:r w:rsidRPr="00F45112">
        <w:rPr>
          <w:rFonts w:ascii="Calibri" w:hAnsi="Calibri" w:cs="Calibri"/>
          <w:b/>
          <w:bCs/>
          <w:noProof/>
          <w:szCs w:val="24"/>
        </w:rPr>
        <w:t>122,</w:t>
      </w:r>
      <w:r w:rsidRPr="00F45112">
        <w:rPr>
          <w:rFonts w:ascii="Calibri" w:hAnsi="Calibri" w:cs="Calibri"/>
          <w:noProof/>
          <w:szCs w:val="24"/>
        </w:rPr>
        <w:t xml:space="preserve"> 331–340 (2014).</w:t>
      </w:r>
    </w:p>
    <w:p w14:paraId="4D0FAB82"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28.</w:t>
      </w:r>
      <w:r w:rsidRPr="00F45112">
        <w:rPr>
          <w:rFonts w:ascii="Calibri" w:hAnsi="Calibri" w:cs="Calibri"/>
          <w:noProof/>
          <w:szCs w:val="24"/>
        </w:rPr>
        <w:tab/>
        <w:t xml:space="preserve">Castán Broto, V. &amp; Bulkeley, H. A survey of urban climate change experiments in 100 cities. </w:t>
      </w:r>
      <w:r w:rsidRPr="00F45112">
        <w:rPr>
          <w:rFonts w:ascii="Calibri" w:hAnsi="Calibri" w:cs="Calibri"/>
          <w:i/>
          <w:iCs/>
          <w:noProof/>
          <w:szCs w:val="24"/>
        </w:rPr>
        <w:t>Glob. Environ. Chang.</w:t>
      </w:r>
      <w:r w:rsidRPr="00F45112">
        <w:rPr>
          <w:rFonts w:ascii="Calibri" w:hAnsi="Calibri" w:cs="Calibri"/>
          <w:noProof/>
          <w:szCs w:val="24"/>
        </w:rPr>
        <w:t xml:space="preserve"> </w:t>
      </w:r>
      <w:r w:rsidRPr="00F45112">
        <w:rPr>
          <w:rFonts w:ascii="Calibri" w:hAnsi="Calibri" w:cs="Calibri"/>
          <w:b/>
          <w:bCs/>
          <w:noProof/>
          <w:szCs w:val="24"/>
        </w:rPr>
        <w:t>23,</w:t>
      </w:r>
      <w:r w:rsidRPr="00F45112">
        <w:rPr>
          <w:rFonts w:ascii="Calibri" w:hAnsi="Calibri" w:cs="Calibri"/>
          <w:noProof/>
          <w:szCs w:val="24"/>
        </w:rPr>
        <w:t xml:space="preserve"> 92–102 (2013).</w:t>
      </w:r>
    </w:p>
    <w:p w14:paraId="6D338260"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29.</w:t>
      </w:r>
      <w:r w:rsidRPr="00F45112">
        <w:rPr>
          <w:rFonts w:ascii="Calibri" w:hAnsi="Calibri" w:cs="Calibri"/>
          <w:noProof/>
          <w:szCs w:val="24"/>
        </w:rPr>
        <w:tab/>
        <w:t xml:space="preserve">Bartlett, S. &amp; Satterthwaite, D. (Eds. . </w:t>
      </w:r>
      <w:r w:rsidRPr="00F45112">
        <w:rPr>
          <w:rFonts w:ascii="Calibri" w:hAnsi="Calibri" w:cs="Calibri"/>
          <w:i/>
          <w:iCs/>
          <w:noProof/>
          <w:szCs w:val="24"/>
        </w:rPr>
        <w:t>Cities on a Finite Planet: Towards Transformative Responses to Climate Change</w:t>
      </w:r>
      <w:r w:rsidRPr="00F45112">
        <w:rPr>
          <w:rFonts w:ascii="Calibri" w:hAnsi="Calibri" w:cs="Calibri"/>
          <w:noProof/>
          <w:szCs w:val="24"/>
        </w:rPr>
        <w:t>. (Routledge, 2016). doi:10.4324/9781315645421</w:t>
      </w:r>
    </w:p>
    <w:p w14:paraId="6C1D8925"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30.</w:t>
      </w:r>
      <w:r w:rsidRPr="00F45112">
        <w:rPr>
          <w:rFonts w:ascii="Calibri" w:hAnsi="Calibri" w:cs="Calibri"/>
          <w:noProof/>
          <w:szCs w:val="24"/>
        </w:rPr>
        <w:tab/>
        <w:t xml:space="preserve">Rosenzweig, C. </w:t>
      </w:r>
      <w:r w:rsidRPr="00F45112">
        <w:rPr>
          <w:rFonts w:ascii="Calibri" w:hAnsi="Calibri" w:cs="Calibri"/>
          <w:i/>
          <w:iCs/>
          <w:noProof/>
          <w:szCs w:val="24"/>
        </w:rPr>
        <w:t>et al.</w:t>
      </w:r>
      <w:r w:rsidRPr="00F45112">
        <w:rPr>
          <w:rFonts w:ascii="Calibri" w:hAnsi="Calibri" w:cs="Calibri"/>
          <w:noProof/>
          <w:szCs w:val="24"/>
        </w:rPr>
        <w:t xml:space="preserve"> </w:t>
      </w:r>
      <w:r w:rsidRPr="00F45112">
        <w:rPr>
          <w:rFonts w:ascii="Calibri" w:hAnsi="Calibri" w:cs="Calibri"/>
          <w:i/>
          <w:iCs/>
          <w:noProof/>
          <w:szCs w:val="24"/>
        </w:rPr>
        <w:t>ARC3.2 Summary for City Leaders</w:t>
      </w:r>
      <w:r w:rsidRPr="00F45112">
        <w:rPr>
          <w:rFonts w:ascii="Calibri" w:hAnsi="Calibri" w:cs="Calibri"/>
          <w:noProof/>
          <w:szCs w:val="24"/>
        </w:rPr>
        <w:t>. (Columbia University, 2015). doi:10.1017/CBO9780511783142</w:t>
      </w:r>
    </w:p>
    <w:p w14:paraId="44233C6A"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31.</w:t>
      </w:r>
      <w:r w:rsidRPr="00F45112">
        <w:rPr>
          <w:rFonts w:ascii="Calibri" w:hAnsi="Calibri" w:cs="Calibri"/>
          <w:noProof/>
          <w:szCs w:val="24"/>
        </w:rPr>
        <w:tab/>
        <w:t xml:space="preserve">Sovacool, B. K. &amp; Brown, M. A. Twelve metropolitan carbon footprints: A preliminary comparative global assessment. </w:t>
      </w:r>
      <w:r w:rsidRPr="00F45112">
        <w:rPr>
          <w:rFonts w:ascii="Calibri" w:hAnsi="Calibri" w:cs="Calibri"/>
          <w:i/>
          <w:iCs/>
          <w:noProof/>
          <w:szCs w:val="24"/>
        </w:rPr>
        <w:t>Energy Policy</w:t>
      </w:r>
      <w:r w:rsidRPr="00F45112">
        <w:rPr>
          <w:rFonts w:ascii="Calibri" w:hAnsi="Calibri" w:cs="Calibri"/>
          <w:noProof/>
          <w:szCs w:val="24"/>
        </w:rPr>
        <w:t xml:space="preserve"> </w:t>
      </w:r>
      <w:r w:rsidRPr="00F45112">
        <w:rPr>
          <w:rFonts w:ascii="Calibri" w:hAnsi="Calibri" w:cs="Calibri"/>
          <w:b/>
          <w:bCs/>
          <w:noProof/>
          <w:szCs w:val="24"/>
        </w:rPr>
        <w:t>38,</w:t>
      </w:r>
      <w:r w:rsidRPr="00F45112">
        <w:rPr>
          <w:rFonts w:ascii="Calibri" w:hAnsi="Calibri" w:cs="Calibri"/>
          <w:noProof/>
          <w:szCs w:val="24"/>
        </w:rPr>
        <w:t xml:space="preserve"> 4856–4869 (2010).</w:t>
      </w:r>
    </w:p>
    <w:p w14:paraId="16D17E9C"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32.</w:t>
      </w:r>
      <w:r w:rsidRPr="00F45112">
        <w:rPr>
          <w:rFonts w:ascii="Calibri" w:hAnsi="Calibri" w:cs="Calibri"/>
          <w:noProof/>
          <w:szCs w:val="24"/>
        </w:rPr>
        <w:tab/>
        <w:t xml:space="preserve">Baiocchi, G., Creutzig, F., Minx, J. &amp; Pichler, P. P. A spatial typology of human settlements and their CO2 emissions in England. </w:t>
      </w:r>
      <w:r w:rsidRPr="00F45112">
        <w:rPr>
          <w:rFonts w:ascii="Calibri" w:hAnsi="Calibri" w:cs="Calibri"/>
          <w:i/>
          <w:iCs/>
          <w:noProof/>
          <w:szCs w:val="24"/>
        </w:rPr>
        <w:t>Glob. Environ. Chang.</w:t>
      </w:r>
      <w:r w:rsidRPr="00F45112">
        <w:rPr>
          <w:rFonts w:ascii="Calibri" w:hAnsi="Calibri" w:cs="Calibri"/>
          <w:noProof/>
          <w:szCs w:val="24"/>
        </w:rPr>
        <w:t xml:space="preserve"> </w:t>
      </w:r>
      <w:r w:rsidRPr="00F45112">
        <w:rPr>
          <w:rFonts w:ascii="Calibri" w:hAnsi="Calibri" w:cs="Calibri"/>
          <w:b/>
          <w:bCs/>
          <w:noProof/>
          <w:szCs w:val="24"/>
        </w:rPr>
        <w:t>34,</w:t>
      </w:r>
      <w:r w:rsidRPr="00F45112">
        <w:rPr>
          <w:rFonts w:ascii="Calibri" w:hAnsi="Calibri" w:cs="Calibri"/>
          <w:noProof/>
          <w:szCs w:val="24"/>
        </w:rPr>
        <w:t xml:space="preserve"> 13–21 (2015).</w:t>
      </w:r>
    </w:p>
    <w:p w14:paraId="7DF2E0D0"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33.</w:t>
      </w:r>
      <w:r w:rsidRPr="00F45112">
        <w:rPr>
          <w:rFonts w:ascii="Calibri" w:hAnsi="Calibri" w:cs="Calibri"/>
          <w:noProof/>
          <w:szCs w:val="24"/>
        </w:rPr>
        <w:tab/>
        <w:t xml:space="preserve">Moran, D. </w:t>
      </w:r>
      <w:r w:rsidRPr="00F45112">
        <w:rPr>
          <w:rFonts w:ascii="Calibri" w:hAnsi="Calibri" w:cs="Calibri"/>
          <w:i/>
          <w:iCs/>
          <w:noProof/>
          <w:szCs w:val="24"/>
        </w:rPr>
        <w:t>et al.</w:t>
      </w:r>
      <w:r w:rsidRPr="00F45112">
        <w:rPr>
          <w:rFonts w:ascii="Calibri" w:hAnsi="Calibri" w:cs="Calibri"/>
          <w:noProof/>
          <w:szCs w:val="24"/>
        </w:rPr>
        <w:t xml:space="preserve"> Carbon footprints of 13 000 cities. </w:t>
      </w:r>
      <w:r w:rsidRPr="00F45112">
        <w:rPr>
          <w:rFonts w:ascii="Calibri" w:hAnsi="Calibri" w:cs="Calibri"/>
          <w:i/>
          <w:iCs/>
          <w:noProof/>
          <w:szCs w:val="24"/>
        </w:rPr>
        <w:t>Environ. Res. Lett.</w:t>
      </w:r>
      <w:r w:rsidRPr="00F45112">
        <w:rPr>
          <w:rFonts w:ascii="Calibri" w:hAnsi="Calibri" w:cs="Calibri"/>
          <w:noProof/>
          <w:szCs w:val="24"/>
        </w:rPr>
        <w:t xml:space="preserve"> </w:t>
      </w:r>
      <w:r w:rsidRPr="00F45112">
        <w:rPr>
          <w:rFonts w:ascii="Calibri" w:hAnsi="Calibri" w:cs="Calibri"/>
          <w:b/>
          <w:bCs/>
          <w:noProof/>
          <w:szCs w:val="24"/>
        </w:rPr>
        <w:t>13,</w:t>
      </w:r>
      <w:r w:rsidRPr="00F45112">
        <w:rPr>
          <w:rFonts w:ascii="Calibri" w:hAnsi="Calibri" w:cs="Calibri"/>
          <w:noProof/>
          <w:szCs w:val="24"/>
        </w:rPr>
        <w:t xml:space="preserve"> (2018).</w:t>
      </w:r>
    </w:p>
    <w:p w14:paraId="69A789F7"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34.</w:t>
      </w:r>
      <w:r w:rsidRPr="00F45112">
        <w:rPr>
          <w:rFonts w:ascii="Calibri" w:hAnsi="Calibri" w:cs="Calibri"/>
          <w:noProof/>
          <w:szCs w:val="24"/>
        </w:rPr>
        <w:tab/>
        <w:t xml:space="preserve">Advisory Committee for Environmental Research and Education. </w:t>
      </w:r>
      <w:r w:rsidRPr="00F45112">
        <w:rPr>
          <w:rFonts w:ascii="Calibri" w:hAnsi="Calibri" w:cs="Calibri"/>
          <w:i/>
          <w:iCs/>
          <w:noProof/>
          <w:szCs w:val="24"/>
        </w:rPr>
        <w:t>Sustainable Urban Systems: Articulating a Long-Term Convergence Research Agenda. A Report from the NSF Advisory Committee for Environmental Research and Education. Prepared by the Sustainable Urban Systems Subcommittee.</w:t>
      </w:r>
      <w:r w:rsidRPr="00F45112">
        <w:rPr>
          <w:rFonts w:ascii="Calibri" w:hAnsi="Calibri" w:cs="Calibri"/>
          <w:noProof/>
          <w:szCs w:val="24"/>
        </w:rPr>
        <w:t xml:space="preserve"> (2018).</w:t>
      </w:r>
    </w:p>
    <w:p w14:paraId="5B64B30D"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35.</w:t>
      </w:r>
      <w:r w:rsidRPr="00F45112">
        <w:rPr>
          <w:rFonts w:ascii="Calibri" w:hAnsi="Calibri" w:cs="Calibri"/>
          <w:noProof/>
          <w:szCs w:val="24"/>
        </w:rPr>
        <w:tab/>
        <w:t xml:space="preserve">ICLEI. </w:t>
      </w:r>
      <w:r w:rsidRPr="00F45112">
        <w:rPr>
          <w:rFonts w:ascii="Calibri" w:hAnsi="Calibri" w:cs="Calibri"/>
          <w:i/>
          <w:iCs/>
          <w:noProof/>
          <w:szCs w:val="24"/>
        </w:rPr>
        <w:t>Resilient Cities Report 2018</w:t>
      </w:r>
      <w:r w:rsidRPr="00F45112">
        <w:rPr>
          <w:rFonts w:ascii="Calibri" w:hAnsi="Calibri" w:cs="Calibri"/>
          <w:noProof/>
          <w:szCs w:val="24"/>
        </w:rPr>
        <w:t>. (2018).</w:t>
      </w:r>
    </w:p>
    <w:p w14:paraId="4135F042"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36.</w:t>
      </w:r>
      <w:r w:rsidRPr="00F45112">
        <w:rPr>
          <w:rFonts w:ascii="Calibri" w:hAnsi="Calibri" w:cs="Calibri"/>
          <w:noProof/>
          <w:szCs w:val="24"/>
        </w:rPr>
        <w:tab/>
        <w:t xml:space="preserve">Grubler, A. </w:t>
      </w:r>
      <w:r w:rsidRPr="00F45112">
        <w:rPr>
          <w:rFonts w:ascii="Calibri" w:hAnsi="Calibri" w:cs="Calibri"/>
          <w:i/>
          <w:iCs/>
          <w:noProof/>
          <w:szCs w:val="24"/>
        </w:rPr>
        <w:t>et al.</w:t>
      </w:r>
      <w:r w:rsidRPr="00F45112">
        <w:rPr>
          <w:rFonts w:ascii="Calibri" w:hAnsi="Calibri" w:cs="Calibri"/>
          <w:noProof/>
          <w:szCs w:val="24"/>
        </w:rPr>
        <w:t xml:space="preserve"> in </w:t>
      </w:r>
      <w:r w:rsidRPr="00F45112">
        <w:rPr>
          <w:rFonts w:ascii="Calibri" w:hAnsi="Calibri" w:cs="Calibri"/>
          <w:i/>
          <w:iCs/>
          <w:noProof/>
          <w:szCs w:val="24"/>
        </w:rPr>
        <w:t>Global Energy Assessment - Toward a Sustainable Future</w:t>
      </w:r>
      <w:r w:rsidRPr="00F45112">
        <w:rPr>
          <w:rFonts w:ascii="Calibri" w:hAnsi="Calibri" w:cs="Calibri"/>
          <w:noProof/>
          <w:szCs w:val="24"/>
        </w:rPr>
        <w:t xml:space="preserve"> 1307–1400 (Cambridge University Press, 2012).</w:t>
      </w:r>
    </w:p>
    <w:p w14:paraId="4D4EFB74"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lastRenderedPageBreak/>
        <w:t>37.</w:t>
      </w:r>
      <w:r w:rsidRPr="00F45112">
        <w:rPr>
          <w:rFonts w:ascii="Calibri" w:hAnsi="Calibri" w:cs="Calibri"/>
          <w:noProof/>
          <w:szCs w:val="24"/>
        </w:rPr>
        <w:tab/>
        <w:t xml:space="preserve">Seto C., K. </w:t>
      </w:r>
      <w:r w:rsidRPr="00F45112">
        <w:rPr>
          <w:rFonts w:ascii="Calibri" w:hAnsi="Calibri" w:cs="Calibri"/>
          <w:i/>
          <w:iCs/>
          <w:noProof/>
          <w:szCs w:val="24"/>
        </w:rPr>
        <w:t>et al.</w:t>
      </w:r>
      <w:r w:rsidRPr="00F45112">
        <w:rPr>
          <w:rFonts w:ascii="Calibri" w:hAnsi="Calibri" w:cs="Calibri"/>
          <w:noProof/>
          <w:szCs w:val="24"/>
        </w:rPr>
        <w:t xml:space="preserve"> in </w:t>
      </w:r>
      <w:r w:rsidRPr="00F45112">
        <w:rPr>
          <w:rFonts w:ascii="Calibri" w:hAnsi="Calibri" w:cs="Calibri"/>
          <w:i/>
          <w:iCs/>
          <w:noProof/>
          <w:szCs w:val="24"/>
        </w:rPr>
        <w:t>Climate Change 2014: Mitigation of Climate Change. Contribution of Working Group III to the Fifth Assessment Report of the Intergovernmental Panel on Climate Change</w:t>
      </w:r>
      <w:r w:rsidRPr="00F45112">
        <w:rPr>
          <w:rFonts w:ascii="Calibri" w:hAnsi="Calibri" w:cs="Calibri"/>
          <w:noProof/>
          <w:szCs w:val="24"/>
        </w:rPr>
        <w:t xml:space="preserve"> 923–1000 (Cambridge University Press, 2014). doi:10.1017/CBO9781107415416.018</w:t>
      </w:r>
    </w:p>
    <w:p w14:paraId="6A11650F"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38.</w:t>
      </w:r>
      <w:r w:rsidRPr="00F45112">
        <w:rPr>
          <w:rFonts w:ascii="Calibri" w:hAnsi="Calibri" w:cs="Calibri"/>
          <w:noProof/>
          <w:szCs w:val="24"/>
        </w:rPr>
        <w:tab/>
        <w:t xml:space="preserve">UCCRN. </w:t>
      </w:r>
      <w:r w:rsidRPr="00F45112">
        <w:rPr>
          <w:rFonts w:ascii="Calibri" w:hAnsi="Calibri" w:cs="Calibri"/>
          <w:i/>
          <w:iCs/>
          <w:noProof/>
          <w:szCs w:val="24"/>
        </w:rPr>
        <w:t>Climate change and cities: First assessment report of the urban climate change research network</w:t>
      </w:r>
      <w:r w:rsidRPr="00F45112">
        <w:rPr>
          <w:rFonts w:ascii="Calibri" w:hAnsi="Calibri" w:cs="Calibri"/>
          <w:noProof/>
          <w:szCs w:val="24"/>
        </w:rPr>
        <w:t>. (Cambridge University Press, 2011).</w:t>
      </w:r>
    </w:p>
    <w:p w14:paraId="385EDB13"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39.</w:t>
      </w:r>
      <w:r w:rsidRPr="00F45112">
        <w:rPr>
          <w:rFonts w:ascii="Calibri" w:hAnsi="Calibri" w:cs="Calibri"/>
          <w:noProof/>
          <w:szCs w:val="24"/>
        </w:rPr>
        <w:tab/>
        <w:t xml:space="preserve">Gaunt, M., Rye, T. &amp; Allen, S. Public acceptability of road user charging: The case of Edinburgh and the 2005 referendum. </w:t>
      </w:r>
      <w:r w:rsidRPr="00F45112">
        <w:rPr>
          <w:rFonts w:ascii="Calibri" w:hAnsi="Calibri" w:cs="Calibri"/>
          <w:i/>
          <w:iCs/>
          <w:noProof/>
          <w:szCs w:val="24"/>
        </w:rPr>
        <w:t>Transp. Rev.</w:t>
      </w:r>
      <w:r w:rsidRPr="00F45112">
        <w:rPr>
          <w:rFonts w:ascii="Calibri" w:hAnsi="Calibri" w:cs="Calibri"/>
          <w:noProof/>
          <w:szCs w:val="24"/>
        </w:rPr>
        <w:t xml:space="preserve"> </w:t>
      </w:r>
      <w:r w:rsidRPr="00F45112">
        <w:rPr>
          <w:rFonts w:ascii="Calibri" w:hAnsi="Calibri" w:cs="Calibri"/>
          <w:b/>
          <w:bCs/>
          <w:noProof/>
          <w:szCs w:val="24"/>
        </w:rPr>
        <w:t>27,</w:t>
      </w:r>
      <w:r w:rsidRPr="00F45112">
        <w:rPr>
          <w:rFonts w:ascii="Calibri" w:hAnsi="Calibri" w:cs="Calibri"/>
          <w:noProof/>
          <w:szCs w:val="24"/>
        </w:rPr>
        <w:t xml:space="preserve"> 85–102 (2007).</w:t>
      </w:r>
    </w:p>
    <w:p w14:paraId="2A072D96"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40.</w:t>
      </w:r>
      <w:r w:rsidRPr="00F45112">
        <w:rPr>
          <w:rFonts w:ascii="Calibri" w:hAnsi="Calibri" w:cs="Calibri"/>
          <w:noProof/>
          <w:szCs w:val="24"/>
        </w:rPr>
        <w:tab/>
        <w:t xml:space="preserve">Schaller, B. New York City’s congestion pricing experience and implications for road pricing acceptance in the United States. </w:t>
      </w:r>
      <w:r w:rsidRPr="00F45112">
        <w:rPr>
          <w:rFonts w:ascii="Calibri" w:hAnsi="Calibri" w:cs="Calibri"/>
          <w:i/>
          <w:iCs/>
          <w:noProof/>
          <w:szCs w:val="24"/>
        </w:rPr>
        <w:t>Transp. Policy</w:t>
      </w:r>
      <w:r w:rsidRPr="00F45112">
        <w:rPr>
          <w:rFonts w:ascii="Calibri" w:hAnsi="Calibri" w:cs="Calibri"/>
          <w:noProof/>
          <w:szCs w:val="24"/>
        </w:rPr>
        <w:t xml:space="preserve"> </w:t>
      </w:r>
      <w:r w:rsidRPr="00F45112">
        <w:rPr>
          <w:rFonts w:ascii="Calibri" w:hAnsi="Calibri" w:cs="Calibri"/>
          <w:b/>
          <w:bCs/>
          <w:noProof/>
          <w:szCs w:val="24"/>
        </w:rPr>
        <w:t>17,</w:t>
      </w:r>
      <w:r w:rsidRPr="00F45112">
        <w:rPr>
          <w:rFonts w:ascii="Calibri" w:hAnsi="Calibri" w:cs="Calibri"/>
          <w:noProof/>
          <w:szCs w:val="24"/>
        </w:rPr>
        <w:t xml:space="preserve"> 266–273 (2010).</w:t>
      </w:r>
    </w:p>
    <w:p w14:paraId="706CAA7B"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41.</w:t>
      </w:r>
      <w:r w:rsidRPr="00F45112">
        <w:rPr>
          <w:rFonts w:ascii="Calibri" w:hAnsi="Calibri" w:cs="Calibri"/>
          <w:noProof/>
          <w:szCs w:val="24"/>
        </w:rPr>
        <w:tab/>
        <w:t xml:space="preserve">Berrang-Ford, L., Pearce, T. &amp; Ford, J. D. Systematic review approaches for climate change adaptation research. </w:t>
      </w:r>
      <w:r w:rsidRPr="00F45112">
        <w:rPr>
          <w:rFonts w:ascii="Calibri" w:hAnsi="Calibri" w:cs="Calibri"/>
          <w:i/>
          <w:iCs/>
          <w:noProof/>
          <w:szCs w:val="24"/>
        </w:rPr>
        <w:t>Reg. Environ. Chang.</w:t>
      </w:r>
      <w:r w:rsidRPr="00F45112">
        <w:rPr>
          <w:rFonts w:ascii="Calibri" w:hAnsi="Calibri" w:cs="Calibri"/>
          <w:noProof/>
          <w:szCs w:val="24"/>
        </w:rPr>
        <w:t xml:space="preserve"> (2015). doi:10.1007/s10113-014-0708-7</w:t>
      </w:r>
    </w:p>
    <w:p w14:paraId="13D52C78"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42.</w:t>
      </w:r>
      <w:r w:rsidRPr="00F45112">
        <w:rPr>
          <w:rFonts w:ascii="Calibri" w:hAnsi="Calibri" w:cs="Calibri"/>
          <w:noProof/>
          <w:szCs w:val="24"/>
        </w:rPr>
        <w:tab/>
        <w:t xml:space="preserve">Sorrell, S. Improving the evidence base for energy policy: The role of systematic reviews. </w:t>
      </w:r>
      <w:r w:rsidRPr="00F45112">
        <w:rPr>
          <w:rFonts w:ascii="Calibri" w:hAnsi="Calibri" w:cs="Calibri"/>
          <w:i/>
          <w:iCs/>
          <w:noProof/>
          <w:szCs w:val="24"/>
        </w:rPr>
        <w:t>Energy Policy</w:t>
      </w:r>
      <w:r w:rsidRPr="00F45112">
        <w:rPr>
          <w:rFonts w:ascii="Calibri" w:hAnsi="Calibri" w:cs="Calibri"/>
          <w:noProof/>
          <w:szCs w:val="24"/>
        </w:rPr>
        <w:t xml:space="preserve"> </w:t>
      </w:r>
      <w:r w:rsidRPr="00F45112">
        <w:rPr>
          <w:rFonts w:ascii="Calibri" w:hAnsi="Calibri" w:cs="Calibri"/>
          <w:b/>
          <w:bCs/>
          <w:noProof/>
          <w:szCs w:val="24"/>
        </w:rPr>
        <w:t>35,</w:t>
      </w:r>
      <w:r w:rsidRPr="00F45112">
        <w:rPr>
          <w:rFonts w:ascii="Calibri" w:hAnsi="Calibri" w:cs="Calibri"/>
          <w:noProof/>
          <w:szCs w:val="24"/>
        </w:rPr>
        <w:t xml:space="preserve"> 1858–1871 (2007).</w:t>
      </w:r>
    </w:p>
    <w:p w14:paraId="7417ADC4"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43.</w:t>
      </w:r>
      <w:r w:rsidRPr="00F45112">
        <w:rPr>
          <w:rFonts w:ascii="Calibri" w:hAnsi="Calibri" w:cs="Calibri"/>
          <w:noProof/>
          <w:szCs w:val="24"/>
        </w:rPr>
        <w:tab/>
        <w:t xml:space="preserve">Haddaway, N. R. &amp; Macura, B. The role of reporting standards in producing robust literature reviews. </w:t>
      </w:r>
      <w:r w:rsidRPr="00F45112">
        <w:rPr>
          <w:rFonts w:ascii="Calibri" w:hAnsi="Calibri" w:cs="Calibri"/>
          <w:i/>
          <w:iCs/>
          <w:noProof/>
          <w:szCs w:val="24"/>
        </w:rPr>
        <w:t>Nat. Clim. Chang.</w:t>
      </w:r>
      <w:r w:rsidRPr="00F45112">
        <w:rPr>
          <w:rFonts w:ascii="Calibri" w:hAnsi="Calibri" w:cs="Calibri"/>
          <w:noProof/>
          <w:szCs w:val="24"/>
        </w:rPr>
        <w:t xml:space="preserve"> </w:t>
      </w:r>
      <w:r w:rsidRPr="00F45112">
        <w:rPr>
          <w:rFonts w:ascii="Calibri" w:hAnsi="Calibri" w:cs="Calibri"/>
          <w:b/>
          <w:bCs/>
          <w:noProof/>
          <w:szCs w:val="24"/>
        </w:rPr>
        <w:t>8,</w:t>
      </w:r>
      <w:r w:rsidRPr="00F45112">
        <w:rPr>
          <w:rFonts w:ascii="Calibri" w:hAnsi="Calibri" w:cs="Calibri"/>
          <w:noProof/>
          <w:szCs w:val="24"/>
        </w:rPr>
        <w:t xml:space="preserve"> 444–453 (2018).</w:t>
      </w:r>
    </w:p>
    <w:p w14:paraId="4B721E8E"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44.</w:t>
      </w:r>
      <w:r w:rsidRPr="00F45112">
        <w:rPr>
          <w:rFonts w:ascii="Calibri" w:hAnsi="Calibri" w:cs="Calibri"/>
          <w:noProof/>
          <w:szCs w:val="24"/>
        </w:rPr>
        <w:tab/>
        <w:t xml:space="preserve">Kastner, M., Antony, J., Soobiah, C., Straus, S. E. &amp; Tricco, A. C. Conceptual recommendations for selecting the most appropriate knowledge synthesis method to answer research questions related to complex evidence. </w:t>
      </w:r>
      <w:r w:rsidRPr="00F45112">
        <w:rPr>
          <w:rFonts w:ascii="Calibri" w:hAnsi="Calibri" w:cs="Calibri"/>
          <w:i/>
          <w:iCs/>
          <w:noProof/>
          <w:szCs w:val="24"/>
        </w:rPr>
        <w:t>J. Clin. Epidemiol.</w:t>
      </w:r>
      <w:r w:rsidRPr="00F45112">
        <w:rPr>
          <w:rFonts w:ascii="Calibri" w:hAnsi="Calibri" w:cs="Calibri"/>
          <w:noProof/>
          <w:szCs w:val="24"/>
        </w:rPr>
        <w:t xml:space="preserve"> </w:t>
      </w:r>
      <w:r w:rsidRPr="00F45112">
        <w:rPr>
          <w:rFonts w:ascii="Calibri" w:hAnsi="Calibri" w:cs="Calibri"/>
          <w:b/>
          <w:bCs/>
          <w:noProof/>
          <w:szCs w:val="24"/>
        </w:rPr>
        <w:t>73,</w:t>
      </w:r>
      <w:r w:rsidRPr="00F45112">
        <w:rPr>
          <w:rFonts w:ascii="Calibri" w:hAnsi="Calibri" w:cs="Calibri"/>
          <w:noProof/>
          <w:szCs w:val="24"/>
        </w:rPr>
        <w:t xml:space="preserve"> 43–49 (2016).</w:t>
      </w:r>
    </w:p>
    <w:p w14:paraId="740B0C38"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45.</w:t>
      </w:r>
      <w:r w:rsidRPr="00F45112">
        <w:rPr>
          <w:rFonts w:ascii="Calibri" w:hAnsi="Calibri" w:cs="Calibri"/>
          <w:noProof/>
          <w:szCs w:val="24"/>
        </w:rPr>
        <w:tab/>
        <w:t xml:space="preserve">Srivastava, A., Van Passel, S. &amp; Laes, E. Assessing the success of electricity demand response programs: A meta-analysis. </w:t>
      </w:r>
      <w:r w:rsidRPr="00F45112">
        <w:rPr>
          <w:rFonts w:ascii="Calibri" w:hAnsi="Calibri" w:cs="Calibri"/>
          <w:i/>
          <w:iCs/>
          <w:noProof/>
          <w:szCs w:val="24"/>
        </w:rPr>
        <w:t>Energy Res. Soc. Sci.</w:t>
      </w:r>
      <w:r w:rsidRPr="00F45112">
        <w:rPr>
          <w:rFonts w:ascii="Calibri" w:hAnsi="Calibri" w:cs="Calibri"/>
          <w:noProof/>
          <w:szCs w:val="24"/>
        </w:rPr>
        <w:t xml:space="preserve"> </w:t>
      </w:r>
      <w:r w:rsidRPr="00F45112">
        <w:rPr>
          <w:rFonts w:ascii="Calibri" w:hAnsi="Calibri" w:cs="Calibri"/>
          <w:b/>
          <w:bCs/>
          <w:noProof/>
          <w:szCs w:val="24"/>
        </w:rPr>
        <w:t>40,</w:t>
      </w:r>
      <w:r w:rsidRPr="00F45112">
        <w:rPr>
          <w:rFonts w:ascii="Calibri" w:hAnsi="Calibri" w:cs="Calibri"/>
          <w:noProof/>
          <w:szCs w:val="24"/>
        </w:rPr>
        <w:t xml:space="preserve"> 110–117 (2018).</w:t>
      </w:r>
    </w:p>
    <w:p w14:paraId="66E0A9FE"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46.</w:t>
      </w:r>
      <w:r w:rsidRPr="00F45112">
        <w:rPr>
          <w:rFonts w:ascii="Calibri" w:hAnsi="Calibri" w:cs="Calibri"/>
          <w:noProof/>
          <w:szCs w:val="24"/>
        </w:rPr>
        <w:tab/>
        <w:t xml:space="preserve">Francis, L. F. M. &amp; Jensen, M. B. Benefits of green roofs: A systematic review of the evidence for three ecosystem services. </w:t>
      </w:r>
      <w:r w:rsidRPr="00F45112">
        <w:rPr>
          <w:rFonts w:ascii="Calibri" w:hAnsi="Calibri" w:cs="Calibri"/>
          <w:i/>
          <w:iCs/>
          <w:noProof/>
          <w:szCs w:val="24"/>
        </w:rPr>
        <w:t>Urban For. Urban Green.</w:t>
      </w:r>
      <w:r w:rsidRPr="00F45112">
        <w:rPr>
          <w:rFonts w:ascii="Calibri" w:hAnsi="Calibri" w:cs="Calibri"/>
          <w:noProof/>
          <w:szCs w:val="24"/>
        </w:rPr>
        <w:t xml:space="preserve"> </w:t>
      </w:r>
      <w:r w:rsidRPr="00F45112">
        <w:rPr>
          <w:rFonts w:ascii="Calibri" w:hAnsi="Calibri" w:cs="Calibri"/>
          <w:b/>
          <w:bCs/>
          <w:noProof/>
          <w:szCs w:val="24"/>
        </w:rPr>
        <w:t>28,</w:t>
      </w:r>
      <w:r w:rsidRPr="00F45112">
        <w:rPr>
          <w:rFonts w:ascii="Calibri" w:hAnsi="Calibri" w:cs="Calibri"/>
          <w:noProof/>
          <w:szCs w:val="24"/>
        </w:rPr>
        <w:t xml:space="preserve"> 167–176 (2017).</w:t>
      </w:r>
    </w:p>
    <w:p w14:paraId="53E6539B"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47.</w:t>
      </w:r>
      <w:r w:rsidRPr="00F45112">
        <w:rPr>
          <w:rFonts w:ascii="Calibri" w:hAnsi="Calibri" w:cs="Calibri"/>
          <w:noProof/>
          <w:szCs w:val="24"/>
        </w:rPr>
        <w:tab/>
        <w:t xml:space="preserve">Song, X. P., Tan, P. Y., Edwards, P. &amp; Richards, D. The economic benefits and costs of trees in urban forest stewardship: A systematic review. </w:t>
      </w:r>
      <w:r w:rsidRPr="00F45112">
        <w:rPr>
          <w:rFonts w:ascii="Calibri" w:hAnsi="Calibri" w:cs="Calibri"/>
          <w:i/>
          <w:iCs/>
          <w:noProof/>
          <w:szCs w:val="24"/>
        </w:rPr>
        <w:t>Urban For. Urban Green.</w:t>
      </w:r>
      <w:r w:rsidRPr="00F45112">
        <w:rPr>
          <w:rFonts w:ascii="Calibri" w:hAnsi="Calibri" w:cs="Calibri"/>
          <w:noProof/>
          <w:szCs w:val="24"/>
        </w:rPr>
        <w:t xml:space="preserve"> </w:t>
      </w:r>
      <w:r w:rsidRPr="00F45112">
        <w:rPr>
          <w:rFonts w:ascii="Calibri" w:hAnsi="Calibri" w:cs="Calibri"/>
          <w:b/>
          <w:bCs/>
          <w:noProof/>
          <w:szCs w:val="24"/>
        </w:rPr>
        <w:t>29,</w:t>
      </w:r>
      <w:r w:rsidRPr="00F45112">
        <w:rPr>
          <w:rFonts w:ascii="Calibri" w:hAnsi="Calibri" w:cs="Calibri"/>
          <w:noProof/>
          <w:szCs w:val="24"/>
        </w:rPr>
        <w:t xml:space="preserve"> 162–170 (2018).</w:t>
      </w:r>
    </w:p>
    <w:p w14:paraId="46225573"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lastRenderedPageBreak/>
        <w:t>48.</w:t>
      </w:r>
      <w:r w:rsidRPr="00F45112">
        <w:rPr>
          <w:rFonts w:ascii="Calibri" w:hAnsi="Calibri" w:cs="Calibri"/>
          <w:noProof/>
          <w:szCs w:val="24"/>
        </w:rPr>
        <w:tab/>
        <w:t xml:space="preserve">Gota, S., Huizenga, C., Peet, K., Medimorec, N. &amp; Bakker, S. Decarbonising transport to achieve Paris Agreement targets. </w:t>
      </w:r>
      <w:r w:rsidRPr="00F45112">
        <w:rPr>
          <w:rFonts w:ascii="Calibri" w:hAnsi="Calibri" w:cs="Calibri"/>
          <w:i/>
          <w:iCs/>
          <w:noProof/>
          <w:szCs w:val="24"/>
        </w:rPr>
        <w:t>Energy Effic.</w:t>
      </w:r>
      <w:r w:rsidRPr="00F45112">
        <w:rPr>
          <w:rFonts w:ascii="Calibri" w:hAnsi="Calibri" w:cs="Calibri"/>
          <w:noProof/>
          <w:szCs w:val="24"/>
        </w:rPr>
        <w:t xml:space="preserve"> 1–24 (2018). doi:10.1007/s12053-018-9671-3</w:t>
      </w:r>
    </w:p>
    <w:p w14:paraId="2E34E516"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49.</w:t>
      </w:r>
      <w:r w:rsidRPr="00F45112">
        <w:rPr>
          <w:rFonts w:ascii="Calibri" w:hAnsi="Calibri" w:cs="Calibri"/>
          <w:noProof/>
          <w:szCs w:val="24"/>
        </w:rPr>
        <w:tab/>
        <w:t xml:space="preserve">Huang, P. &amp; Castán Broto, V. Interdependence between Urban Processes and Energy Transitions: The Urban Energy Transitions (DUET) Framework. </w:t>
      </w:r>
      <w:r w:rsidRPr="00F45112">
        <w:rPr>
          <w:rFonts w:ascii="Calibri" w:hAnsi="Calibri" w:cs="Calibri"/>
          <w:i/>
          <w:iCs/>
          <w:noProof/>
          <w:szCs w:val="24"/>
        </w:rPr>
        <w:t>Environ. Innov. Soc. Transitions</w:t>
      </w:r>
      <w:r w:rsidRPr="00F45112">
        <w:rPr>
          <w:rFonts w:ascii="Calibri" w:hAnsi="Calibri" w:cs="Calibri"/>
          <w:noProof/>
          <w:szCs w:val="24"/>
        </w:rPr>
        <w:t xml:space="preserve"> </w:t>
      </w:r>
      <w:r w:rsidRPr="00F45112">
        <w:rPr>
          <w:rFonts w:ascii="Calibri" w:hAnsi="Calibri" w:cs="Calibri"/>
          <w:b/>
          <w:bCs/>
          <w:noProof/>
          <w:szCs w:val="24"/>
        </w:rPr>
        <w:t>28,</w:t>
      </w:r>
      <w:r w:rsidRPr="00F45112">
        <w:rPr>
          <w:rFonts w:ascii="Calibri" w:hAnsi="Calibri" w:cs="Calibri"/>
          <w:noProof/>
          <w:szCs w:val="24"/>
        </w:rPr>
        <w:t xml:space="preserve"> 35–45 (2018).</w:t>
      </w:r>
    </w:p>
    <w:p w14:paraId="3E453B55"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50.</w:t>
      </w:r>
      <w:r w:rsidRPr="00F45112">
        <w:rPr>
          <w:rFonts w:ascii="Calibri" w:hAnsi="Calibri" w:cs="Calibri"/>
          <w:noProof/>
          <w:szCs w:val="24"/>
        </w:rPr>
        <w:tab/>
        <w:t xml:space="preserve">Newig, J. &amp; Fritsch, O. </w:t>
      </w:r>
      <w:r w:rsidRPr="00F45112">
        <w:rPr>
          <w:rFonts w:ascii="Calibri" w:hAnsi="Calibri" w:cs="Calibri"/>
          <w:i/>
          <w:iCs/>
          <w:noProof/>
          <w:szCs w:val="24"/>
        </w:rPr>
        <w:t>The case survey method and applications in political science</w:t>
      </w:r>
      <w:r w:rsidRPr="00F45112">
        <w:rPr>
          <w:rFonts w:ascii="Calibri" w:hAnsi="Calibri" w:cs="Calibri"/>
          <w:noProof/>
          <w:szCs w:val="24"/>
        </w:rPr>
        <w:t xml:space="preserve">. </w:t>
      </w:r>
      <w:r w:rsidRPr="00F45112">
        <w:rPr>
          <w:rFonts w:ascii="Calibri" w:hAnsi="Calibri" w:cs="Calibri"/>
          <w:b/>
          <w:bCs/>
          <w:noProof/>
          <w:szCs w:val="24"/>
        </w:rPr>
        <w:t>49,</w:t>
      </w:r>
      <w:r w:rsidRPr="00F45112">
        <w:rPr>
          <w:rFonts w:ascii="Calibri" w:hAnsi="Calibri" w:cs="Calibri"/>
          <w:noProof/>
          <w:szCs w:val="24"/>
        </w:rPr>
        <w:t xml:space="preserve"> (2009).</w:t>
      </w:r>
    </w:p>
    <w:p w14:paraId="01020A84"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51.</w:t>
      </w:r>
      <w:r w:rsidRPr="00F45112">
        <w:rPr>
          <w:rFonts w:ascii="Calibri" w:hAnsi="Calibri" w:cs="Calibri"/>
          <w:noProof/>
          <w:szCs w:val="24"/>
        </w:rPr>
        <w:tab/>
        <w:t xml:space="preserve">Nijkamp, P. &amp; Pepping, G. A Meta-analytical Evaluation of Sustainable City Initiatives. </w:t>
      </w:r>
      <w:r w:rsidRPr="00F45112">
        <w:rPr>
          <w:rFonts w:ascii="Calibri" w:hAnsi="Calibri" w:cs="Calibri"/>
          <w:i/>
          <w:iCs/>
          <w:noProof/>
          <w:szCs w:val="24"/>
        </w:rPr>
        <w:t>Urban Stud.</w:t>
      </w:r>
      <w:r w:rsidRPr="00F45112">
        <w:rPr>
          <w:rFonts w:ascii="Calibri" w:hAnsi="Calibri" w:cs="Calibri"/>
          <w:noProof/>
          <w:szCs w:val="24"/>
        </w:rPr>
        <w:t xml:space="preserve"> </w:t>
      </w:r>
      <w:r w:rsidRPr="00F45112">
        <w:rPr>
          <w:rFonts w:ascii="Calibri" w:hAnsi="Calibri" w:cs="Calibri"/>
          <w:b/>
          <w:bCs/>
          <w:noProof/>
          <w:szCs w:val="24"/>
        </w:rPr>
        <w:t>35,</w:t>
      </w:r>
      <w:r w:rsidRPr="00F45112">
        <w:rPr>
          <w:rFonts w:ascii="Calibri" w:hAnsi="Calibri" w:cs="Calibri"/>
          <w:noProof/>
          <w:szCs w:val="24"/>
        </w:rPr>
        <w:t xml:space="preserve"> 1481–1500 (1998).</w:t>
      </w:r>
    </w:p>
    <w:p w14:paraId="465A2D3D"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52.</w:t>
      </w:r>
      <w:r w:rsidRPr="00F45112">
        <w:rPr>
          <w:rFonts w:ascii="Calibri" w:hAnsi="Calibri" w:cs="Calibri"/>
          <w:noProof/>
          <w:szCs w:val="24"/>
        </w:rPr>
        <w:tab/>
        <w:t xml:space="preserve">Haddaway, N. R., Bernes, C., Jonsson, B. G. &amp; Hedlund, K. The benefits of systematic mapping to evidence-based environmental management. </w:t>
      </w:r>
      <w:r w:rsidRPr="00F45112">
        <w:rPr>
          <w:rFonts w:ascii="Calibri" w:hAnsi="Calibri" w:cs="Calibri"/>
          <w:i/>
          <w:iCs/>
          <w:noProof/>
          <w:szCs w:val="24"/>
        </w:rPr>
        <w:t>Ambio</w:t>
      </w:r>
      <w:r w:rsidRPr="00F45112">
        <w:rPr>
          <w:rFonts w:ascii="Calibri" w:hAnsi="Calibri" w:cs="Calibri"/>
          <w:noProof/>
          <w:szCs w:val="24"/>
        </w:rPr>
        <w:t xml:space="preserve"> </w:t>
      </w:r>
      <w:r w:rsidRPr="00F45112">
        <w:rPr>
          <w:rFonts w:ascii="Calibri" w:hAnsi="Calibri" w:cs="Calibri"/>
          <w:b/>
          <w:bCs/>
          <w:noProof/>
          <w:szCs w:val="24"/>
        </w:rPr>
        <w:t>45,</w:t>
      </w:r>
      <w:r w:rsidRPr="00F45112">
        <w:rPr>
          <w:rFonts w:ascii="Calibri" w:hAnsi="Calibri" w:cs="Calibri"/>
          <w:noProof/>
          <w:szCs w:val="24"/>
        </w:rPr>
        <w:t xml:space="preserve"> 613–620 (2016).</w:t>
      </w:r>
    </w:p>
    <w:p w14:paraId="0C865B5A"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53.</w:t>
      </w:r>
      <w:r w:rsidRPr="00F45112">
        <w:rPr>
          <w:rFonts w:ascii="Calibri" w:hAnsi="Calibri" w:cs="Calibri"/>
          <w:noProof/>
          <w:szCs w:val="24"/>
        </w:rPr>
        <w:tab/>
        <w:t xml:space="preserve">James, K. L., Randall, N. P. &amp; Haddaway, N. R. A methodology for systematic mapping in environmental sciences. </w:t>
      </w:r>
      <w:r w:rsidRPr="00F45112">
        <w:rPr>
          <w:rFonts w:ascii="Calibri" w:hAnsi="Calibri" w:cs="Calibri"/>
          <w:i/>
          <w:iCs/>
          <w:noProof/>
          <w:szCs w:val="24"/>
        </w:rPr>
        <w:t>Environ. Evid.</w:t>
      </w:r>
      <w:r w:rsidRPr="00F45112">
        <w:rPr>
          <w:rFonts w:ascii="Calibri" w:hAnsi="Calibri" w:cs="Calibri"/>
          <w:noProof/>
          <w:szCs w:val="24"/>
        </w:rPr>
        <w:t xml:space="preserve"> </w:t>
      </w:r>
      <w:r w:rsidRPr="00F45112">
        <w:rPr>
          <w:rFonts w:ascii="Calibri" w:hAnsi="Calibri" w:cs="Calibri"/>
          <w:b/>
          <w:bCs/>
          <w:noProof/>
          <w:szCs w:val="24"/>
        </w:rPr>
        <w:t>5,</w:t>
      </w:r>
      <w:r w:rsidRPr="00F45112">
        <w:rPr>
          <w:rFonts w:ascii="Calibri" w:hAnsi="Calibri" w:cs="Calibri"/>
          <w:noProof/>
          <w:szCs w:val="24"/>
        </w:rPr>
        <w:t xml:space="preserve"> 1–13 (2016).</w:t>
      </w:r>
    </w:p>
    <w:p w14:paraId="196B30A3"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54.</w:t>
      </w:r>
      <w:r w:rsidRPr="00F45112">
        <w:rPr>
          <w:rFonts w:ascii="Calibri" w:hAnsi="Calibri" w:cs="Calibri"/>
          <w:noProof/>
          <w:szCs w:val="24"/>
        </w:rPr>
        <w:tab/>
        <w:t xml:space="preserve">Atkins. </w:t>
      </w:r>
      <w:r w:rsidRPr="00F45112">
        <w:rPr>
          <w:rFonts w:ascii="Calibri" w:hAnsi="Calibri" w:cs="Calibri"/>
          <w:i/>
          <w:iCs/>
          <w:noProof/>
          <w:szCs w:val="24"/>
        </w:rPr>
        <w:t>Future Proofing Cities: Risks and opportunities for inclusive urban growth in developing countries.</w:t>
      </w:r>
      <w:r w:rsidRPr="00F45112">
        <w:rPr>
          <w:rFonts w:ascii="Calibri" w:hAnsi="Calibri" w:cs="Calibri"/>
          <w:noProof/>
          <w:szCs w:val="24"/>
        </w:rPr>
        <w:t xml:space="preserve"> (2013).</w:t>
      </w:r>
    </w:p>
    <w:p w14:paraId="4035A5BF"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55.</w:t>
      </w:r>
      <w:r w:rsidRPr="00F45112">
        <w:rPr>
          <w:rFonts w:ascii="Calibri" w:hAnsi="Calibri" w:cs="Calibri"/>
          <w:noProof/>
          <w:szCs w:val="24"/>
        </w:rPr>
        <w:tab/>
        <w:t xml:space="preserve">Creutzig, F. </w:t>
      </w:r>
      <w:r w:rsidRPr="00F45112">
        <w:rPr>
          <w:rFonts w:ascii="Calibri" w:hAnsi="Calibri" w:cs="Calibri"/>
          <w:i/>
          <w:iCs/>
          <w:noProof/>
          <w:szCs w:val="24"/>
        </w:rPr>
        <w:t>et al.</w:t>
      </w:r>
      <w:r w:rsidRPr="00F45112">
        <w:rPr>
          <w:rFonts w:ascii="Calibri" w:hAnsi="Calibri" w:cs="Calibri"/>
          <w:noProof/>
          <w:szCs w:val="24"/>
        </w:rPr>
        <w:t xml:space="preserve"> Upscaling urban data science for global climate solutions. </w:t>
      </w:r>
      <w:r w:rsidRPr="00F45112">
        <w:rPr>
          <w:rFonts w:ascii="Calibri" w:hAnsi="Calibri" w:cs="Calibri"/>
          <w:i/>
          <w:iCs/>
          <w:noProof/>
          <w:szCs w:val="24"/>
        </w:rPr>
        <w:t>Glob. Sustain.</w:t>
      </w:r>
      <w:r w:rsidRPr="00F45112">
        <w:rPr>
          <w:rFonts w:ascii="Calibri" w:hAnsi="Calibri" w:cs="Calibri"/>
          <w:noProof/>
          <w:szCs w:val="24"/>
        </w:rPr>
        <w:t xml:space="preserve"> </w:t>
      </w:r>
      <w:r w:rsidRPr="00F45112">
        <w:rPr>
          <w:rFonts w:ascii="Calibri" w:hAnsi="Calibri" w:cs="Calibri"/>
          <w:b/>
          <w:bCs/>
          <w:noProof/>
          <w:szCs w:val="24"/>
        </w:rPr>
        <w:t>2,</w:t>
      </w:r>
      <w:r w:rsidRPr="00F45112">
        <w:rPr>
          <w:rFonts w:ascii="Calibri" w:hAnsi="Calibri" w:cs="Calibri"/>
          <w:noProof/>
          <w:szCs w:val="24"/>
        </w:rPr>
        <w:t xml:space="preserve"> 1–25 (2019).</w:t>
      </w:r>
    </w:p>
    <w:p w14:paraId="652463A1"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56.</w:t>
      </w:r>
      <w:r w:rsidRPr="00F45112">
        <w:rPr>
          <w:rFonts w:ascii="Calibri" w:hAnsi="Calibri" w:cs="Calibri"/>
          <w:noProof/>
          <w:szCs w:val="24"/>
        </w:rPr>
        <w:tab/>
        <w:t xml:space="preserve">Louf, R. &amp; Barthelemy, M. A Typology of Street Patterns. </w:t>
      </w:r>
      <w:r w:rsidRPr="00F45112">
        <w:rPr>
          <w:rFonts w:ascii="Calibri" w:hAnsi="Calibri" w:cs="Calibri"/>
          <w:i/>
          <w:iCs/>
          <w:noProof/>
          <w:szCs w:val="24"/>
        </w:rPr>
        <w:t>J. R. Soc. Interface</w:t>
      </w:r>
      <w:r w:rsidRPr="00F45112">
        <w:rPr>
          <w:rFonts w:ascii="Calibri" w:hAnsi="Calibri" w:cs="Calibri"/>
          <w:noProof/>
          <w:szCs w:val="24"/>
        </w:rPr>
        <w:t xml:space="preserve"> </w:t>
      </w:r>
      <w:r w:rsidRPr="00F45112">
        <w:rPr>
          <w:rFonts w:ascii="Calibri" w:hAnsi="Calibri" w:cs="Calibri"/>
          <w:b/>
          <w:bCs/>
          <w:noProof/>
          <w:szCs w:val="24"/>
        </w:rPr>
        <w:t>11,</w:t>
      </w:r>
      <w:r w:rsidRPr="00F45112">
        <w:rPr>
          <w:rFonts w:ascii="Calibri" w:hAnsi="Calibri" w:cs="Calibri"/>
          <w:noProof/>
          <w:szCs w:val="24"/>
        </w:rPr>
        <w:t xml:space="preserve"> (2014).</w:t>
      </w:r>
    </w:p>
    <w:p w14:paraId="400F1020"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57.</w:t>
      </w:r>
      <w:r w:rsidRPr="00F45112">
        <w:rPr>
          <w:rFonts w:ascii="Calibri" w:hAnsi="Calibri" w:cs="Calibri"/>
          <w:noProof/>
          <w:szCs w:val="24"/>
        </w:rPr>
        <w:tab/>
        <w:t xml:space="preserve">Bennett, A. &amp; Elman, C. Qualitative research: Recent developments in case study methods. </w:t>
      </w:r>
      <w:r w:rsidRPr="00F45112">
        <w:rPr>
          <w:rFonts w:ascii="Calibri" w:hAnsi="Calibri" w:cs="Calibri"/>
          <w:i/>
          <w:iCs/>
          <w:noProof/>
          <w:szCs w:val="24"/>
        </w:rPr>
        <w:t>Annu. Rev. Polit. Sci.</w:t>
      </w:r>
      <w:r w:rsidRPr="00F45112">
        <w:rPr>
          <w:rFonts w:ascii="Calibri" w:hAnsi="Calibri" w:cs="Calibri"/>
          <w:noProof/>
          <w:szCs w:val="24"/>
        </w:rPr>
        <w:t xml:space="preserve"> </w:t>
      </w:r>
      <w:r w:rsidRPr="00F45112">
        <w:rPr>
          <w:rFonts w:ascii="Calibri" w:hAnsi="Calibri" w:cs="Calibri"/>
          <w:b/>
          <w:bCs/>
          <w:noProof/>
          <w:szCs w:val="24"/>
        </w:rPr>
        <w:t>9,</w:t>
      </w:r>
      <w:r w:rsidRPr="00F45112">
        <w:rPr>
          <w:rFonts w:ascii="Calibri" w:hAnsi="Calibri" w:cs="Calibri"/>
          <w:noProof/>
          <w:szCs w:val="24"/>
        </w:rPr>
        <w:t xml:space="preserve"> 455–476 (2006).</w:t>
      </w:r>
    </w:p>
    <w:p w14:paraId="1CEA6009"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58.</w:t>
      </w:r>
      <w:r w:rsidRPr="00F45112">
        <w:rPr>
          <w:rFonts w:ascii="Calibri" w:hAnsi="Calibri" w:cs="Calibri"/>
          <w:noProof/>
          <w:szCs w:val="24"/>
        </w:rPr>
        <w:tab/>
        <w:t xml:space="preserve">Glaeser, E. L. &amp; Kahn, M. E. The greenness of cities: Carbon dioxide emissions and urban development. </w:t>
      </w:r>
      <w:r w:rsidRPr="00F45112">
        <w:rPr>
          <w:rFonts w:ascii="Calibri" w:hAnsi="Calibri" w:cs="Calibri"/>
          <w:i/>
          <w:iCs/>
          <w:noProof/>
          <w:szCs w:val="24"/>
        </w:rPr>
        <w:t>J. Urban Econ.</w:t>
      </w:r>
      <w:r w:rsidRPr="00F45112">
        <w:rPr>
          <w:rFonts w:ascii="Calibri" w:hAnsi="Calibri" w:cs="Calibri"/>
          <w:noProof/>
          <w:szCs w:val="24"/>
        </w:rPr>
        <w:t xml:space="preserve"> </w:t>
      </w:r>
      <w:r w:rsidRPr="00F45112">
        <w:rPr>
          <w:rFonts w:ascii="Calibri" w:hAnsi="Calibri" w:cs="Calibri"/>
          <w:b/>
          <w:bCs/>
          <w:noProof/>
          <w:szCs w:val="24"/>
        </w:rPr>
        <w:t>67,</w:t>
      </w:r>
      <w:r w:rsidRPr="00F45112">
        <w:rPr>
          <w:rFonts w:ascii="Calibri" w:hAnsi="Calibri" w:cs="Calibri"/>
          <w:noProof/>
          <w:szCs w:val="24"/>
        </w:rPr>
        <w:t xml:space="preserve"> 404–418 (2010).</w:t>
      </w:r>
    </w:p>
    <w:p w14:paraId="66730CE3"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59.</w:t>
      </w:r>
      <w:r w:rsidRPr="00F45112">
        <w:rPr>
          <w:rFonts w:ascii="Calibri" w:hAnsi="Calibri" w:cs="Calibri"/>
          <w:noProof/>
          <w:szCs w:val="24"/>
        </w:rPr>
        <w:tab/>
        <w:t xml:space="preserve">Seto, K. C., Golden, J. S., Alberti, M. &amp; Turner, B. L. Sustainability in an urbanizing planet. </w:t>
      </w:r>
      <w:r w:rsidRPr="00F45112">
        <w:rPr>
          <w:rFonts w:ascii="Calibri" w:hAnsi="Calibri" w:cs="Calibri"/>
          <w:i/>
          <w:iCs/>
          <w:noProof/>
          <w:szCs w:val="24"/>
        </w:rPr>
        <w:t>Proc. Natl. Acad. Sci.</w:t>
      </w:r>
      <w:r w:rsidRPr="00F45112">
        <w:rPr>
          <w:rFonts w:ascii="Calibri" w:hAnsi="Calibri" w:cs="Calibri"/>
          <w:noProof/>
          <w:szCs w:val="24"/>
        </w:rPr>
        <w:t xml:space="preserve"> </w:t>
      </w:r>
      <w:r w:rsidRPr="00F45112">
        <w:rPr>
          <w:rFonts w:ascii="Calibri" w:hAnsi="Calibri" w:cs="Calibri"/>
          <w:b/>
          <w:bCs/>
          <w:noProof/>
          <w:szCs w:val="24"/>
        </w:rPr>
        <w:t>114,</w:t>
      </w:r>
      <w:r w:rsidRPr="00F45112">
        <w:rPr>
          <w:rFonts w:ascii="Calibri" w:hAnsi="Calibri" w:cs="Calibri"/>
          <w:noProof/>
          <w:szCs w:val="24"/>
        </w:rPr>
        <w:t xml:space="preserve"> 201606037 (2017).</w:t>
      </w:r>
    </w:p>
    <w:p w14:paraId="66C25593"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lastRenderedPageBreak/>
        <w:t>60.</w:t>
      </w:r>
      <w:r w:rsidRPr="00F45112">
        <w:rPr>
          <w:rFonts w:ascii="Calibri" w:hAnsi="Calibri" w:cs="Calibri"/>
          <w:noProof/>
          <w:szCs w:val="24"/>
        </w:rPr>
        <w:tab/>
        <w:t xml:space="preserve">McPhearson, T. </w:t>
      </w:r>
      <w:r w:rsidRPr="00F45112">
        <w:rPr>
          <w:rFonts w:ascii="Calibri" w:hAnsi="Calibri" w:cs="Calibri"/>
          <w:i/>
          <w:iCs/>
          <w:noProof/>
          <w:szCs w:val="24"/>
        </w:rPr>
        <w:t>et al.</w:t>
      </w:r>
      <w:r w:rsidRPr="00F45112">
        <w:rPr>
          <w:rFonts w:ascii="Calibri" w:hAnsi="Calibri" w:cs="Calibri"/>
          <w:noProof/>
          <w:szCs w:val="24"/>
        </w:rPr>
        <w:t xml:space="preserve"> Scientists must have a say in the future of cities. </w:t>
      </w:r>
      <w:r w:rsidRPr="00F45112">
        <w:rPr>
          <w:rFonts w:ascii="Calibri" w:hAnsi="Calibri" w:cs="Calibri"/>
          <w:i/>
          <w:iCs/>
          <w:noProof/>
          <w:szCs w:val="24"/>
        </w:rPr>
        <w:t>Nature</w:t>
      </w:r>
      <w:r w:rsidRPr="00F45112">
        <w:rPr>
          <w:rFonts w:ascii="Calibri" w:hAnsi="Calibri" w:cs="Calibri"/>
          <w:noProof/>
          <w:szCs w:val="24"/>
        </w:rPr>
        <w:t xml:space="preserve"> </w:t>
      </w:r>
      <w:r w:rsidRPr="00F45112">
        <w:rPr>
          <w:rFonts w:ascii="Calibri" w:hAnsi="Calibri" w:cs="Calibri"/>
          <w:b/>
          <w:bCs/>
          <w:noProof/>
          <w:szCs w:val="24"/>
        </w:rPr>
        <w:t>538,</w:t>
      </w:r>
      <w:r w:rsidRPr="00F45112">
        <w:rPr>
          <w:rFonts w:ascii="Calibri" w:hAnsi="Calibri" w:cs="Calibri"/>
          <w:noProof/>
          <w:szCs w:val="24"/>
        </w:rPr>
        <w:t xml:space="preserve"> 165–166 (2016).</w:t>
      </w:r>
    </w:p>
    <w:p w14:paraId="4859E4EF"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61.</w:t>
      </w:r>
      <w:r w:rsidRPr="00F45112">
        <w:rPr>
          <w:rFonts w:ascii="Calibri" w:hAnsi="Calibri" w:cs="Calibri"/>
          <w:noProof/>
          <w:szCs w:val="24"/>
        </w:rPr>
        <w:tab/>
        <w:t xml:space="preserve">Solecki, W. </w:t>
      </w:r>
      <w:r w:rsidRPr="00F45112">
        <w:rPr>
          <w:rFonts w:ascii="Calibri" w:hAnsi="Calibri" w:cs="Calibri"/>
          <w:i/>
          <w:iCs/>
          <w:noProof/>
          <w:szCs w:val="24"/>
        </w:rPr>
        <w:t>et al.</w:t>
      </w:r>
      <w:r w:rsidRPr="00F45112">
        <w:rPr>
          <w:rFonts w:ascii="Calibri" w:hAnsi="Calibri" w:cs="Calibri"/>
          <w:noProof/>
          <w:szCs w:val="24"/>
        </w:rPr>
        <w:t xml:space="preserve"> City transformations in a 1.5 °C warmer world. </w:t>
      </w:r>
      <w:r w:rsidRPr="00F45112">
        <w:rPr>
          <w:rFonts w:ascii="Calibri" w:hAnsi="Calibri" w:cs="Calibri"/>
          <w:i/>
          <w:iCs/>
          <w:noProof/>
          <w:szCs w:val="24"/>
        </w:rPr>
        <w:t>Nat. Clim. Chang.</w:t>
      </w:r>
      <w:r w:rsidRPr="00F45112">
        <w:rPr>
          <w:rFonts w:ascii="Calibri" w:hAnsi="Calibri" w:cs="Calibri"/>
          <w:noProof/>
          <w:szCs w:val="24"/>
        </w:rPr>
        <w:t xml:space="preserve"> </w:t>
      </w:r>
      <w:r w:rsidRPr="00F45112">
        <w:rPr>
          <w:rFonts w:ascii="Calibri" w:hAnsi="Calibri" w:cs="Calibri"/>
          <w:b/>
          <w:bCs/>
          <w:noProof/>
          <w:szCs w:val="24"/>
        </w:rPr>
        <w:t>8,</w:t>
      </w:r>
      <w:r w:rsidRPr="00F45112">
        <w:rPr>
          <w:rFonts w:ascii="Calibri" w:hAnsi="Calibri" w:cs="Calibri"/>
          <w:noProof/>
          <w:szCs w:val="24"/>
        </w:rPr>
        <w:t xml:space="preserve"> 177–185 (2018).</w:t>
      </w:r>
    </w:p>
    <w:p w14:paraId="3BB07A51"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62.</w:t>
      </w:r>
      <w:r w:rsidRPr="00F45112">
        <w:rPr>
          <w:rFonts w:ascii="Calibri" w:hAnsi="Calibri" w:cs="Calibri"/>
          <w:noProof/>
          <w:szCs w:val="24"/>
        </w:rPr>
        <w:tab/>
        <w:t xml:space="preserve">Ürge-Vorsatz, D. </w:t>
      </w:r>
      <w:r w:rsidRPr="00F45112">
        <w:rPr>
          <w:rFonts w:ascii="Calibri" w:hAnsi="Calibri" w:cs="Calibri"/>
          <w:i/>
          <w:iCs/>
          <w:noProof/>
          <w:szCs w:val="24"/>
        </w:rPr>
        <w:t>et al.</w:t>
      </w:r>
      <w:r w:rsidRPr="00F45112">
        <w:rPr>
          <w:rFonts w:ascii="Calibri" w:hAnsi="Calibri" w:cs="Calibri"/>
          <w:noProof/>
          <w:szCs w:val="24"/>
        </w:rPr>
        <w:t xml:space="preserve"> Locking in positive climate responses in cities. </w:t>
      </w:r>
      <w:r w:rsidRPr="00F45112">
        <w:rPr>
          <w:rFonts w:ascii="Calibri" w:hAnsi="Calibri" w:cs="Calibri"/>
          <w:i/>
          <w:iCs/>
          <w:noProof/>
          <w:szCs w:val="24"/>
        </w:rPr>
        <w:t>Nat. Clim. Chang.</w:t>
      </w:r>
      <w:r w:rsidRPr="00F45112">
        <w:rPr>
          <w:rFonts w:ascii="Calibri" w:hAnsi="Calibri" w:cs="Calibri"/>
          <w:noProof/>
          <w:szCs w:val="24"/>
        </w:rPr>
        <w:t xml:space="preserve"> </w:t>
      </w:r>
      <w:r w:rsidRPr="00F45112">
        <w:rPr>
          <w:rFonts w:ascii="Calibri" w:hAnsi="Calibri" w:cs="Calibri"/>
          <w:b/>
          <w:bCs/>
          <w:noProof/>
          <w:szCs w:val="24"/>
        </w:rPr>
        <w:t>8,</w:t>
      </w:r>
      <w:r w:rsidRPr="00F45112">
        <w:rPr>
          <w:rFonts w:ascii="Calibri" w:hAnsi="Calibri" w:cs="Calibri"/>
          <w:noProof/>
          <w:szCs w:val="24"/>
        </w:rPr>
        <w:t xml:space="preserve"> 174–177 (2018).</w:t>
      </w:r>
    </w:p>
    <w:p w14:paraId="7C5158ED"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63.</w:t>
      </w:r>
      <w:r w:rsidRPr="00F45112">
        <w:rPr>
          <w:rFonts w:ascii="Calibri" w:hAnsi="Calibri" w:cs="Calibri"/>
          <w:noProof/>
          <w:szCs w:val="24"/>
        </w:rPr>
        <w:tab/>
        <w:t xml:space="preserve">Nagendra, H., Bai, X., Brondizio, E. S. &amp; Lwasa, S. The urban south and the predicament of global sustainability. </w:t>
      </w:r>
      <w:r w:rsidRPr="00F45112">
        <w:rPr>
          <w:rFonts w:ascii="Calibri" w:hAnsi="Calibri" w:cs="Calibri"/>
          <w:i/>
          <w:iCs/>
          <w:noProof/>
          <w:szCs w:val="24"/>
        </w:rPr>
        <w:t>Nat. Sustain.</w:t>
      </w:r>
      <w:r w:rsidRPr="00F45112">
        <w:rPr>
          <w:rFonts w:ascii="Calibri" w:hAnsi="Calibri" w:cs="Calibri"/>
          <w:noProof/>
          <w:szCs w:val="24"/>
        </w:rPr>
        <w:t xml:space="preserve"> </w:t>
      </w:r>
      <w:r w:rsidRPr="00F45112">
        <w:rPr>
          <w:rFonts w:ascii="Calibri" w:hAnsi="Calibri" w:cs="Calibri"/>
          <w:b/>
          <w:bCs/>
          <w:noProof/>
          <w:szCs w:val="24"/>
        </w:rPr>
        <w:t>1,</w:t>
      </w:r>
      <w:r w:rsidRPr="00F45112">
        <w:rPr>
          <w:rFonts w:ascii="Calibri" w:hAnsi="Calibri" w:cs="Calibri"/>
          <w:noProof/>
          <w:szCs w:val="24"/>
        </w:rPr>
        <w:t xml:space="preserve"> 341–349 (2018).</w:t>
      </w:r>
    </w:p>
    <w:p w14:paraId="57CD84B1"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64.</w:t>
      </w:r>
      <w:r w:rsidRPr="00F45112">
        <w:rPr>
          <w:rFonts w:ascii="Calibri" w:hAnsi="Calibri" w:cs="Calibri"/>
          <w:noProof/>
          <w:szCs w:val="24"/>
        </w:rPr>
        <w:tab/>
        <w:t xml:space="preserve">Allen, M. </w:t>
      </w:r>
      <w:r w:rsidRPr="00F45112">
        <w:rPr>
          <w:rFonts w:ascii="Calibri" w:hAnsi="Calibri" w:cs="Calibri"/>
          <w:i/>
          <w:iCs/>
          <w:noProof/>
          <w:szCs w:val="24"/>
        </w:rPr>
        <w:t>et al.</w:t>
      </w:r>
      <w:r w:rsidRPr="00F45112">
        <w:rPr>
          <w:rFonts w:ascii="Calibri" w:hAnsi="Calibri" w:cs="Calibri"/>
          <w:noProof/>
          <w:szCs w:val="24"/>
        </w:rPr>
        <w:t xml:space="preserve"> in </w:t>
      </w:r>
      <w:r w:rsidRPr="00F45112">
        <w:rPr>
          <w:rFonts w:ascii="Calibri" w:hAnsi="Calibri" w:cs="Calibri"/>
          <w:i/>
          <w:iCs/>
          <w:noProof/>
          <w:szCs w:val="24"/>
        </w:rPr>
        <w:t>Global Warming of 1.5</w:t>
      </w:r>
      <w:r w:rsidRPr="00F45112">
        <w:rPr>
          <w:rFonts w:ascii="Calibri" w:hAnsi="Calibri" w:cs="Calibri"/>
          <w:i/>
          <w:iCs/>
          <w:noProof/>
          <w:szCs w:val="24"/>
          <w:vertAlign w:val="superscript"/>
        </w:rPr>
        <w:t>o</w:t>
      </w:r>
      <w:r w:rsidRPr="00F45112">
        <w:rPr>
          <w:rFonts w:ascii="Calibri" w:hAnsi="Calibri" w:cs="Calibri"/>
          <w:i/>
          <w:iCs/>
          <w:noProof/>
          <w:szCs w:val="24"/>
        </w:rPr>
        <w:t>C: an IPCC special report on the impacts of global warming of 1.5</w:t>
      </w:r>
      <w:r w:rsidRPr="00F45112">
        <w:rPr>
          <w:rFonts w:ascii="Calibri" w:hAnsi="Calibri" w:cs="Calibri"/>
          <w:i/>
          <w:iCs/>
          <w:noProof/>
          <w:szCs w:val="24"/>
          <w:vertAlign w:val="superscript"/>
        </w:rPr>
        <w:t>o</w:t>
      </w:r>
      <w:r w:rsidRPr="00F45112">
        <w:rPr>
          <w:rFonts w:ascii="Calibri" w:hAnsi="Calibri" w:cs="Calibri"/>
          <w:i/>
          <w:iCs/>
          <w:noProof/>
          <w:szCs w:val="24"/>
        </w:rPr>
        <w:t>C above pre-industrial levels and related global greenhouse gas emissions pathways, in the context of strengthening the global response to the threat of climate change</w:t>
      </w:r>
      <w:r w:rsidRPr="00F45112">
        <w:rPr>
          <w:rFonts w:ascii="Calibri" w:hAnsi="Calibri" w:cs="Calibri"/>
          <w:noProof/>
          <w:szCs w:val="24"/>
        </w:rPr>
        <w:t xml:space="preserve"> (Cambridge University Press, 2018).</w:t>
      </w:r>
    </w:p>
    <w:p w14:paraId="0268593D"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65.</w:t>
      </w:r>
      <w:r w:rsidRPr="00F45112">
        <w:rPr>
          <w:rFonts w:ascii="Calibri" w:hAnsi="Calibri" w:cs="Calibri"/>
          <w:noProof/>
          <w:szCs w:val="24"/>
        </w:rPr>
        <w:tab/>
        <w:t xml:space="preserve">Nagendra, H. The global south is rich in sustainability lessons that students deserve to hear. </w:t>
      </w:r>
      <w:r w:rsidRPr="00F45112">
        <w:rPr>
          <w:rFonts w:ascii="Calibri" w:hAnsi="Calibri" w:cs="Calibri"/>
          <w:i/>
          <w:iCs/>
          <w:noProof/>
          <w:szCs w:val="24"/>
        </w:rPr>
        <w:t>Nature</w:t>
      </w:r>
      <w:r w:rsidRPr="00F45112">
        <w:rPr>
          <w:rFonts w:ascii="Calibri" w:hAnsi="Calibri" w:cs="Calibri"/>
          <w:noProof/>
          <w:szCs w:val="24"/>
        </w:rPr>
        <w:t xml:space="preserve"> (2018). doi:10.1038/d41586-018-05210-0</w:t>
      </w:r>
    </w:p>
    <w:p w14:paraId="783431F4"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66.</w:t>
      </w:r>
      <w:r w:rsidRPr="00F45112">
        <w:rPr>
          <w:rFonts w:ascii="Calibri" w:hAnsi="Calibri" w:cs="Calibri"/>
          <w:noProof/>
          <w:szCs w:val="24"/>
        </w:rPr>
        <w:tab/>
        <w:t xml:space="preserve">Vogel, B. &amp; Henstra, D. Studying local climate adaptation: A heuristic research framework for comparative policy analysis. </w:t>
      </w:r>
      <w:r w:rsidRPr="00F45112">
        <w:rPr>
          <w:rFonts w:ascii="Calibri" w:hAnsi="Calibri" w:cs="Calibri"/>
          <w:i/>
          <w:iCs/>
          <w:noProof/>
          <w:szCs w:val="24"/>
        </w:rPr>
        <w:t>Glob. Environ. Chang.</w:t>
      </w:r>
      <w:r w:rsidRPr="00F45112">
        <w:rPr>
          <w:rFonts w:ascii="Calibri" w:hAnsi="Calibri" w:cs="Calibri"/>
          <w:noProof/>
          <w:szCs w:val="24"/>
        </w:rPr>
        <w:t xml:space="preserve"> </w:t>
      </w:r>
      <w:r w:rsidRPr="00F45112">
        <w:rPr>
          <w:rFonts w:ascii="Calibri" w:hAnsi="Calibri" w:cs="Calibri"/>
          <w:b/>
          <w:bCs/>
          <w:noProof/>
          <w:szCs w:val="24"/>
        </w:rPr>
        <w:t>31,</w:t>
      </w:r>
      <w:r w:rsidRPr="00F45112">
        <w:rPr>
          <w:rFonts w:ascii="Calibri" w:hAnsi="Calibri" w:cs="Calibri"/>
          <w:noProof/>
          <w:szCs w:val="24"/>
        </w:rPr>
        <w:t xml:space="preserve"> 110–120 (2015).</w:t>
      </w:r>
    </w:p>
    <w:p w14:paraId="056D51B6"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67.</w:t>
      </w:r>
      <w:r w:rsidRPr="00F45112">
        <w:rPr>
          <w:rFonts w:ascii="Calibri" w:hAnsi="Calibri" w:cs="Calibri"/>
          <w:noProof/>
          <w:szCs w:val="24"/>
        </w:rPr>
        <w:tab/>
        <w:t xml:space="preserve">Margulies, J. D., Magliocca, N. R., Schmill, M. D. &amp; Ellis, E. C. Ambiguous geographies: Connecting case study knowledge with global change science. </w:t>
      </w:r>
      <w:r w:rsidRPr="00F45112">
        <w:rPr>
          <w:rFonts w:ascii="Calibri" w:hAnsi="Calibri" w:cs="Calibri"/>
          <w:i/>
          <w:iCs/>
          <w:noProof/>
          <w:szCs w:val="24"/>
        </w:rPr>
        <w:t>Ann. Am. Assoc. Geogr.</w:t>
      </w:r>
      <w:r w:rsidRPr="00F45112">
        <w:rPr>
          <w:rFonts w:ascii="Calibri" w:hAnsi="Calibri" w:cs="Calibri"/>
          <w:noProof/>
          <w:szCs w:val="24"/>
        </w:rPr>
        <w:t xml:space="preserve"> </w:t>
      </w:r>
      <w:r w:rsidRPr="00F45112">
        <w:rPr>
          <w:rFonts w:ascii="Calibri" w:hAnsi="Calibri" w:cs="Calibri"/>
          <w:b/>
          <w:bCs/>
          <w:noProof/>
          <w:szCs w:val="24"/>
        </w:rPr>
        <w:t>106,</w:t>
      </w:r>
      <w:r w:rsidRPr="00F45112">
        <w:rPr>
          <w:rFonts w:ascii="Calibri" w:hAnsi="Calibri" w:cs="Calibri"/>
          <w:noProof/>
          <w:szCs w:val="24"/>
        </w:rPr>
        <w:t xml:space="preserve"> 572–596 (2016).</w:t>
      </w:r>
    </w:p>
    <w:p w14:paraId="4DE46518"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szCs w:val="24"/>
        </w:rPr>
      </w:pPr>
      <w:r w:rsidRPr="00F45112">
        <w:rPr>
          <w:rFonts w:ascii="Calibri" w:hAnsi="Calibri" w:cs="Calibri"/>
          <w:noProof/>
          <w:szCs w:val="24"/>
        </w:rPr>
        <w:t>68.</w:t>
      </w:r>
      <w:r w:rsidRPr="00F45112">
        <w:rPr>
          <w:rFonts w:ascii="Calibri" w:hAnsi="Calibri" w:cs="Calibri"/>
          <w:noProof/>
          <w:szCs w:val="24"/>
        </w:rPr>
        <w:tab/>
        <w:t xml:space="preserve">Pedregosa, F. </w:t>
      </w:r>
      <w:r w:rsidRPr="00F45112">
        <w:rPr>
          <w:rFonts w:ascii="Calibri" w:hAnsi="Calibri" w:cs="Calibri"/>
          <w:i/>
          <w:iCs/>
          <w:noProof/>
          <w:szCs w:val="24"/>
        </w:rPr>
        <w:t>et al.</w:t>
      </w:r>
      <w:r w:rsidRPr="00F45112">
        <w:rPr>
          <w:rFonts w:ascii="Calibri" w:hAnsi="Calibri" w:cs="Calibri"/>
          <w:noProof/>
          <w:szCs w:val="24"/>
        </w:rPr>
        <w:t xml:space="preserve"> Scikit-learn: Machine Learning in Python. </w:t>
      </w:r>
      <w:r w:rsidRPr="00F45112">
        <w:rPr>
          <w:rFonts w:ascii="Calibri" w:hAnsi="Calibri" w:cs="Calibri"/>
          <w:i/>
          <w:iCs/>
          <w:noProof/>
          <w:szCs w:val="24"/>
        </w:rPr>
        <w:t>J. Mach. Learn. Res.</w:t>
      </w:r>
      <w:r w:rsidRPr="00F45112">
        <w:rPr>
          <w:rFonts w:ascii="Calibri" w:hAnsi="Calibri" w:cs="Calibri"/>
          <w:noProof/>
          <w:szCs w:val="24"/>
        </w:rPr>
        <w:t xml:space="preserve"> </w:t>
      </w:r>
      <w:r w:rsidRPr="00F45112">
        <w:rPr>
          <w:rFonts w:ascii="Calibri" w:hAnsi="Calibri" w:cs="Calibri"/>
          <w:b/>
          <w:bCs/>
          <w:noProof/>
          <w:szCs w:val="24"/>
        </w:rPr>
        <w:t>12,</w:t>
      </w:r>
      <w:r w:rsidRPr="00F45112">
        <w:rPr>
          <w:rFonts w:ascii="Calibri" w:hAnsi="Calibri" w:cs="Calibri"/>
          <w:noProof/>
          <w:szCs w:val="24"/>
        </w:rPr>
        <w:t xml:space="preserve"> 2825–2830 (2011).</w:t>
      </w:r>
    </w:p>
    <w:p w14:paraId="4E07297A" w14:textId="77777777" w:rsidR="00F45112" w:rsidRPr="00F45112" w:rsidRDefault="00F45112" w:rsidP="00F45112">
      <w:pPr>
        <w:widowControl w:val="0"/>
        <w:autoSpaceDE w:val="0"/>
        <w:autoSpaceDN w:val="0"/>
        <w:adjustRightInd w:val="0"/>
        <w:spacing w:line="480" w:lineRule="auto"/>
        <w:ind w:left="640" w:hanging="640"/>
        <w:rPr>
          <w:rFonts w:ascii="Calibri" w:hAnsi="Calibri" w:cs="Calibri"/>
          <w:noProof/>
        </w:rPr>
      </w:pPr>
      <w:r w:rsidRPr="00F45112">
        <w:rPr>
          <w:rFonts w:ascii="Calibri" w:hAnsi="Calibri" w:cs="Calibri"/>
          <w:noProof/>
          <w:szCs w:val="24"/>
        </w:rPr>
        <w:t>69.</w:t>
      </w:r>
      <w:r w:rsidRPr="00F45112">
        <w:rPr>
          <w:rFonts w:ascii="Calibri" w:hAnsi="Calibri" w:cs="Calibri"/>
          <w:noProof/>
          <w:szCs w:val="24"/>
        </w:rPr>
        <w:tab/>
        <w:t xml:space="preserve">Lee, D. D. &amp; Seung, H. S. Learning the parts of objects by non-negative matrix factorization. </w:t>
      </w:r>
      <w:r w:rsidRPr="00F45112">
        <w:rPr>
          <w:rFonts w:ascii="Calibri" w:hAnsi="Calibri" w:cs="Calibri"/>
          <w:i/>
          <w:iCs/>
          <w:noProof/>
          <w:szCs w:val="24"/>
        </w:rPr>
        <w:t>Nature</w:t>
      </w:r>
      <w:r w:rsidRPr="00F45112">
        <w:rPr>
          <w:rFonts w:ascii="Calibri" w:hAnsi="Calibri" w:cs="Calibri"/>
          <w:noProof/>
          <w:szCs w:val="24"/>
        </w:rPr>
        <w:t xml:space="preserve"> </w:t>
      </w:r>
      <w:r w:rsidRPr="00F45112">
        <w:rPr>
          <w:rFonts w:ascii="Calibri" w:hAnsi="Calibri" w:cs="Calibri"/>
          <w:b/>
          <w:bCs/>
          <w:noProof/>
          <w:szCs w:val="24"/>
        </w:rPr>
        <w:t>401,</w:t>
      </w:r>
      <w:r w:rsidRPr="00F45112">
        <w:rPr>
          <w:rFonts w:ascii="Calibri" w:hAnsi="Calibri" w:cs="Calibri"/>
          <w:noProof/>
          <w:szCs w:val="24"/>
        </w:rPr>
        <w:t xml:space="preserve"> 788–91 (1999).</w:t>
      </w:r>
    </w:p>
    <w:p w14:paraId="7FC11472" w14:textId="58D3354E" w:rsidR="00692B62" w:rsidRDefault="0024728A" w:rsidP="00EB245C">
      <w:pPr>
        <w:suppressLineNumbers/>
        <w:spacing w:line="480" w:lineRule="auto"/>
        <w:rPr>
          <w:rFonts w:ascii="Calibri" w:eastAsia="Calibri" w:hAnsi="Calibri" w:cs="Calibri"/>
        </w:rPr>
      </w:pPr>
      <w:r>
        <w:rPr>
          <w:rFonts w:ascii="Calibri" w:eastAsia="Calibri" w:hAnsi="Calibri" w:cs="Calibri"/>
        </w:rPr>
        <w:fldChar w:fldCharType="end"/>
      </w:r>
    </w:p>
    <w:p w14:paraId="7E79321E" w14:textId="0A84A1D6" w:rsidR="00061798" w:rsidRDefault="00061798" w:rsidP="00F351C8">
      <w:pPr>
        <w:pStyle w:val="Heading1"/>
        <w:suppressLineNumbers/>
        <w:spacing w:line="480" w:lineRule="auto"/>
        <w:rPr>
          <w:rFonts w:eastAsia="Calibri"/>
        </w:rPr>
      </w:pPr>
      <w:r>
        <w:rPr>
          <w:rFonts w:eastAsia="Calibri"/>
        </w:rPr>
        <w:lastRenderedPageBreak/>
        <w:t>Author contributions</w:t>
      </w:r>
    </w:p>
    <w:p w14:paraId="1D4148D0" w14:textId="494B807B" w:rsidR="00061798" w:rsidRDefault="00061798" w:rsidP="00F351C8">
      <w:pPr>
        <w:suppressLineNumbers/>
        <w:spacing w:line="480" w:lineRule="auto"/>
      </w:pPr>
      <w:r>
        <w:t>W.F.L., F.C. and J.C.M. designed the research. W.F.L. and M.W.C. performed the analysis. W.F.L. wrote the manuscript with contributions from all authors.</w:t>
      </w:r>
    </w:p>
    <w:p w14:paraId="6396B29E" w14:textId="77777777" w:rsidR="00061798" w:rsidRDefault="00061798" w:rsidP="00F351C8">
      <w:pPr>
        <w:suppressLineNumbers/>
        <w:spacing w:line="480" w:lineRule="auto"/>
      </w:pPr>
    </w:p>
    <w:p w14:paraId="6D464917" w14:textId="52481C49" w:rsidR="00061798" w:rsidRPr="00061798" w:rsidRDefault="00061798" w:rsidP="00F351C8">
      <w:pPr>
        <w:pStyle w:val="Heading1"/>
        <w:suppressLineNumbers/>
        <w:spacing w:line="480" w:lineRule="auto"/>
        <w:rPr>
          <w:rFonts w:eastAsia="Calibri"/>
        </w:rPr>
      </w:pPr>
      <w:r w:rsidRPr="00061798">
        <w:rPr>
          <w:rFonts w:eastAsia="Calibri"/>
        </w:rPr>
        <w:t>Additional information</w:t>
      </w:r>
    </w:p>
    <w:p w14:paraId="0624F142" w14:textId="6C386797" w:rsidR="00061798" w:rsidRDefault="00061798" w:rsidP="00F351C8">
      <w:pPr>
        <w:suppressLineNumbers/>
        <w:spacing w:line="480" w:lineRule="auto"/>
      </w:pPr>
      <w:r>
        <w:t>Correspondence and requests for materials should be addressed to W.F.L.</w:t>
      </w:r>
    </w:p>
    <w:p w14:paraId="3C6EEA72" w14:textId="77777777" w:rsidR="00061798" w:rsidRDefault="00061798" w:rsidP="00F351C8">
      <w:pPr>
        <w:suppressLineNumbers/>
        <w:spacing w:line="480" w:lineRule="auto"/>
      </w:pPr>
    </w:p>
    <w:p w14:paraId="274F45C5" w14:textId="10537899" w:rsidR="00061798" w:rsidRPr="00061798" w:rsidRDefault="00061798" w:rsidP="00F351C8">
      <w:pPr>
        <w:pStyle w:val="Heading1"/>
        <w:suppressLineNumbers/>
        <w:spacing w:line="480" w:lineRule="auto"/>
        <w:rPr>
          <w:rFonts w:eastAsia="Calibri"/>
        </w:rPr>
      </w:pPr>
      <w:r w:rsidRPr="00061798">
        <w:rPr>
          <w:rFonts w:eastAsia="Calibri"/>
        </w:rPr>
        <w:t>Competing financial interests</w:t>
      </w:r>
    </w:p>
    <w:p w14:paraId="1F550CDD" w14:textId="50A16859" w:rsidR="00C6067A" w:rsidRDefault="00061798" w:rsidP="00F351C8">
      <w:pPr>
        <w:suppressLineNumbers/>
        <w:spacing w:line="480" w:lineRule="auto"/>
        <w:rPr>
          <w:b/>
        </w:rPr>
      </w:pPr>
      <w:r>
        <w:t>The authors declare no competing financial interests.</w:t>
      </w:r>
    </w:p>
    <w:sectPr w:rsidR="00C6067A" w:rsidSect="00435728">
      <w:pgSz w:w="11906" w:h="16838"/>
      <w:pgMar w:top="1417" w:right="1417" w:bottom="1134" w:left="1417" w:header="708" w:footer="708" w:gutter="0"/>
      <w:lnNumType w:countBy="1" w:restart="continuou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486291" w14:textId="77777777" w:rsidR="002E67FD" w:rsidRDefault="002E67FD" w:rsidP="00BE27EB">
      <w:pPr>
        <w:spacing w:after="0" w:line="240" w:lineRule="auto"/>
      </w:pPr>
      <w:r>
        <w:separator/>
      </w:r>
    </w:p>
  </w:endnote>
  <w:endnote w:type="continuationSeparator" w:id="0">
    <w:p w14:paraId="7CAF93F6" w14:textId="77777777" w:rsidR="002E67FD" w:rsidRDefault="002E67FD" w:rsidP="00BE27EB">
      <w:pPr>
        <w:spacing w:after="0" w:line="240" w:lineRule="auto"/>
      </w:pPr>
      <w:r>
        <w:continuationSeparator/>
      </w:r>
    </w:p>
  </w:endnote>
  <w:endnote w:type="continuationNotice" w:id="1">
    <w:p w14:paraId="166F3B34" w14:textId="77777777" w:rsidR="002E67FD" w:rsidRDefault="002E67F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83BCA5" w14:textId="77777777" w:rsidR="002E67FD" w:rsidRDefault="002E67FD" w:rsidP="00BE27EB">
      <w:pPr>
        <w:spacing w:after="0" w:line="240" w:lineRule="auto"/>
      </w:pPr>
      <w:r>
        <w:separator/>
      </w:r>
    </w:p>
  </w:footnote>
  <w:footnote w:type="continuationSeparator" w:id="0">
    <w:p w14:paraId="258E2A80" w14:textId="77777777" w:rsidR="002E67FD" w:rsidRDefault="002E67FD" w:rsidP="00BE27EB">
      <w:pPr>
        <w:spacing w:after="0" w:line="240" w:lineRule="auto"/>
      </w:pPr>
      <w:r>
        <w:continuationSeparator/>
      </w:r>
    </w:p>
  </w:footnote>
  <w:footnote w:type="continuationNotice" w:id="1">
    <w:p w14:paraId="7D65AA98" w14:textId="77777777" w:rsidR="002E67FD" w:rsidRDefault="002E67FD">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73DB0"/>
    <w:multiLevelType w:val="hybridMultilevel"/>
    <w:tmpl w:val="A516BFD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E8E139B"/>
    <w:multiLevelType w:val="multilevel"/>
    <w:tmpl w:val="B2D8B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FB446F"/>
    <w:multiLevelType w:val="multilevel"/>
    <w:tmpl w:val="1A7EB9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A3A67C7"/>
    <w:multiLevelType w:val="multilevel"/>
    <w:tmpl w:val="1CBCD2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E3A56CA"/>
    <w:multiLevelType w:val="hybridMultilevel"/>
    <w:tmpl w:val="9E7C7DC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3094595C"/>
    <w:multiLevelType w:val="hybridMultilevel"/>
    <w:tmpl w:val="C0D420F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88F742D"/>
    <w:multiLevelType w:val="hybridMultilevel"/>
    <w:tmpl w:val="5ECE70C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39287B25"/>
    <w:multiLevelType w:val="hybridMultilevel"/>
    <w:tmpl w:val="05E2181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3C791B49"/>
    <w:multiLevelType w:val="hybridMultilevel"/>
    <w:tmpl w:val="C6C632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A15156"/>
    <w:multiLevelType w:val="hybridMultilevel"/>
    <w:tmpl w:val="211A3E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472B6F4B"/>
    <w:multiLevelType w:val="hybridMultilevel"/>
    <w:tmpl w:val="E0746E9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5782568A"/>
    <w:multiLevelType w:val="hybridMultilevel"/>
    <w:tmpl w:val="70E6997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F293AD2"/>
    <w:multiLevelType w:val="hybridMultilevel"/>
    <w:tmpl w:val="8DBCF33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2"/>
  </w:num>
  <w:num w:numId="2">
    <w:abstractNumId w:val="3"/>
  </w:num>
  <w:num w:numId="3">
    <w:abstractNumId w:val="9"/>
  </w:num>
  <w:num w:numId="4">
    <w:abstractNumId w:val="7"/>
  </w:num>
  <w:num w:numId="5">
    <w:abstractNumId w:val="10"/>
  </w:num>
  <w:num w:numId="6">
    <w:abstractNumId w:val="11"/>
  </w:num>
  <w:num w:numId="7">
    <w:abstractNumId w:val="5"/>
  </w:num>
  <w:num w:numId="8">
    <w:abstractNumId w:val="1"/>
  </w:num>
  <w:num w:numId="9">
    <w:abstractNumId w:val="12"/>
  </w:num>
  <w:num w:numId="10">
    <w:abstractNumId w:val="4"/>
  </w:num>
  <w:num w:numId="11">
    <w:abstractNumId w:val="6"/>
  </w:num>
  <w:num w:numId="12">
    <w:abstractNumId w:val="0"/>
  </w:num>
  <w:num w:numId="13">
    <w:abstractNumId w:val="12"/>
  </w:num>
  <w:num w:numId="14">
    <w:abstractNumId w:val="4"/>
  </w:num>
  <w:num w:numId="15">
    <w:abstractNumId w:val="6"/>
  </w:num>
  <w:num w:numId="16">
    <w:abstractNumId w:val="0"/>
  </w:num>
  <w:num w:numId="17">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lliam Lamb">
    <w15:presenceInfo w15:providerId="AD" w15:userId="S-1-5-21-1111795796-3109892168-2533273803-13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en-GB" w:vendorID="64" w:dllVersion="131078" w:nlCheck="1" w:checkStyle="1"/>
  <w:activeWritingStyle w:appName="MSWord" w:lang="de-DE" w:vendorID="64" w:dllVersion="131078" w:nlCheck="1" w:checkStyle="0"/>
  <w:activeWritingStyle w:appName="MSWord" w:lang="en-US" w:vendorID="64" w:dllVersion="131078" w:nlCheck="1" w:checkStyle="1"/>
  <w:trackRevisions/>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C1B"/>
    <w:rsid w:val="00011E02"/>
    <w:rsid w:val="0001247E"/>
    <w:rsid w:val="00012E92"/>
    <w:rsid w:val="00013ABA"/>
    <w:rsid w:val="00013C8C"/>
    <w:rsid w:val="0001410A"/>
    <w:rsid w:val="00014F49"/>
    <w:rsid w:val="00017748"/>
    <w:rsid w:val="00022DCB"/>
    <w:rsid w:val="000251DE"/>
    <w:rsid w:val="00025FD8"/>
    <w:rsid w:val="00031989"/>
    <w:rsid w:val="000349C6"/>
    <w:rsid w:val="00035471"/>
    <w:rsid w:val="0003586C"/>
    <w:rsid w:val="00035A15"/>
    <w:rsid w:val="00045725"/>
    <w:rsid w:val="000458BE"/>
    <w:rsid w:val="00047DEC"/>
    <w:rsid w:val="00047F8F"/>
    <w:rsid w:val="0005275F"/>
    <w:rsid w:val="00053266"/>
    <w:rsid w:val="0005657A"/>
    <w:rsid w:val="00056BB8"/>
    <w:rsid w:val="0005750C"/>
    <w:rsid w:val="0005792C"/>
    <w:rsid w:val="00060A41"/>
    <w:rsid w:val="00060CCC"/>
    <w:rsid w:val="00061798"/>
    <w:rsid w:val="000628D2"/>
    <w:rsid w:val="00064E70"/>
    <w:rsid w:val="0006662F"/>
    <w:rsid w:val="000708F6"/>
    <w:rsid w:val="000713E9"/>
    <w:rsid w:val="0007163D"/>
    <w:rsid w:val="00074B5E"/>
    <w:rsid w:val="00075470"/>
    <w:rsid w:val="00075561"/>
    <w:rsid w:val="00077773"/>
    <w:rsid w:val="00077D16"/>
    <w:rsid w:val="00080504"/>
    <w:rsid w:val="000824B4"/>
    <w:rsid w:val="00084749"/>
    <w:rsid w:val="00085FD6"/>
    <w:rsid w:val="00087DBC"/>
    <w:rsid w:val="0009002A"/>
    <w:rsid w:val="00090D00"/>
    <w:rsid w:val="000922C5"/>
    <w:rsid w:val="00092586"/>
    <w:rsid w:val="00094625"/>
    <w:rsid w:val="00095F6C"/>
    <w:rsid w:val="00097892"/>
    <w:rsid w:val="000A0BB2"/>
    <w:rsid w:val="000A1837"/>
    <w:rsid w:val="000A1E3D"/>
    <w:rsid w:val="000A5F74"/>
    <w:rsid w:val="000A637E"/>
    <w:rsid w:val="000B348F"/>
    <w:rsid w:val="000B4021"/>
    <w:rsid w:val="000B49B0"/>
    <w:rsid w:val="000B5AD6"/>
    <w:rsid w:val="000B6B9E"/>
    <w:rsid w:val="000B7EEA"/>
    <w:rsid w:val="000C2710"/>
    <w:rsid w:val="000C4464"/>
    <w:rsid w:val="000C4A50"/>
    <w:rsid w:val="000C7A72"/>
    <w:rsid w:val="000D2850"/>
    <w:rsid w:val="000D3BA0"/>
    <w:rsid w:val="000D6B84"/>
    <w:rsid w:val="000D7FE3"/>
    <w:rsid w:val="000E150D"/>
    <w:rsid w:val="000E4B75"/>
    <w:rsid w:val="000E53A6"/>
    <w:rsid w:val="000E6B8F"/>
    <w:rsid w:val="000E6D87"/>
    <w:rsid w:val="000F034F"/>
    <w:rsid w:val="000F19D9"/>
    <w:rsid w:val="000F2CAB"/>
    <w:rsid w:val="000F3FFE"/>
    <w:rsid w:val="000F4378"/>
    <w:rsid w:val="000F5E4A"/>
    <w:rsid w:val="001013BB"/>
    <w:rsid w:val="001016CE"/>
    <w:rsid w:val="001034B7"/>
    <w:rsid w:val="001035BF"/>
    <w:rsid w:val="0010369F"/>
    <w:rsid w:val="00103918"/>
    <w:rsid w:val="00103FC8"/>
    <w:rsid w:val="00104F07"/>
    <w:rsid w:val="00106825"/>
    <w:rsid w:val="00111C51"/>
    <w:rsid w:val="00111FED"/>
    <w:rsid w:val="00113953"/>
    <w:rsid w:val="00113D4D"/>
    <w:rsid w:val="00113FB9"/>
    <w:rsid w:val="00114722"/>
    <w:rsid w:val="001153C0"/>
    <w:rsid w:val="00123B3F"/>
    <w:rsid w:val="00123B4E"/>
    <w:rsid w:val="001278B3"/>
    <w:rsid w:val="00133464"/>
    <w:rsid w:val="00134659"/>
    <w:rsid w:val="0013623B"/>
    <w:rsid w:val="0013797E"/>
    <w:rsid w:val="00140402"/>
    <w:rsid w:val="001423A8"/>
    <w:rsid w:val="0014356A"/>
    <w:rsid w:val="00145983"/>
    <w:rsid w:val="001468A0"/>
    <w:rsid w:val="001470AD"/>
    <w:rsid w:val="001478B9"/>
    <w:rsid w:val="00147E3A"/>
    <w:rsid w:val="001500E5"/>
    <w:rsid w:val="00151205"/>
    <w:rsid w:val="00153D84"/>
    <w:rsid w:val="001544AF"/>
    <w:rsid w:val="00156121"/>
    <w:rsid w:val="0015672C"/>
    <w:rsid w:val="00157EFA"/>
    <w:rsid w:val="00160D1B"/>
    <w:rsid w:val="00164543"/>
    <w:rsid w:val="001654D4"/>
    <w:rsid w:val="00166C51"/>
    <w:rsid w:val="00171967"/>
    <w:rsid w:val="00173E10"/>
    <w:rsid w:val="001749E2"/>
    <w:rsid w:val="001754F8"/>
    <w:rsid w:val="00176007"/>
    <w:rsid w:val="00180FB9"/>
    <w:rsid w:val="00182A43"/>
    <w:rsid w:val="00184528"/>
    <w:rsid w:val="001857F0"/>
    <w:rsid w:val="00186645"/>
    <w:rsid w:val="00187F77"/>
    <w:rsid w:val="0019060A"/>
    <w:rsid w:val="00190846"/>
    <w:rsid w:val="001A0AAD"/>
    <w:rsid w:val="001A2967"/>
    <w:rsid w:val="001A42F7"/>
    <w:rsid w:val="001A6A89"/>
    <w:rsid w:val="001A6B8C"/>
    <w:rsid w:val="001A6F37"/>
    <w:rsid w:val="001B0522"/>
    <w:rsid w:val="001B33D1"/>
    <w:rsid w:val="001B3F48"/>
    <w:rsid w:val="001B4DF4"/>
    <w:rsid w:val="001B5162"/>
    <w:rsid w:val="001B6993"/>
    <w:rsid w:val="001C195E"/>
    <w:rsid w:val="001C3638"/>
    <w:rsid w:val="001C3C21"/>
    <w:rsid w:val="001C3DFA"/>
    <w:rsid w:val="001C4242"/>
    <w:rsid w:val="001C5B54"/>
    <w:rsid w:val="001D32E0"/>
    <w:rsid w:val="001D7885"/>
    <w:rsid w:val="001E2198"/>
    <w:rsid w:val="001E2305"/>
    <w:rsid w:val="001E5275"/>
    <w:rsid w:val="001E5C77"/>
    <w:rsid w:val="001F00EC"/>
    <w:rsid w:val="001F0676"/>
    <w:rsid w:val="001F18C6"/>
    <w:rsid w:val="001F217D"/>
    <w:rsid w:val="001F3110"/>
    <w:rsid w:val="001F5CA6"/>
    <w:rsid w:val="002006A1"/>
    <w:rsid w:val="002030BF"/>
    <w:rsid w:val="00204997"/>
    <w:rsid w:val="00205647"/>
    <w:rsid w:val="002062CB"/>
    <w:rsid w:val="00206897"/>
    <w:rsid w:val="00206C68"/>
    <w:rsid w:val="00207274"/>
    <w:rsid w:val="002076D8"/>
    <w:rsid w:val="00207CAB"/>
    <w:rsid w:val="00210A91"/>
    <w:rsid w:val="002113CC"/>
    <w:rsid w:val="0021142C"/>
    <w:rsid w:val="0021688B"/>
    <w:rsid w:val="00217A56"/>
    <w:rsid w:val="002208EB"/>
    <w:rsid w:val="00223C49"/>
    <w:rsid w:val="00224063"/>
    <w:rsid w:val="00224419"/>
    <w:rsid w:val="00224432"/>
    <w:rsid w:val="00224ADA"/>
    <w:rsid w:val="00226944"/>
    <w:rsid w:val="00232DE4"/>
    <w:rsid w:val="00234808"/>
    <w:rsid w:val="00235024"/>
    <w:rsid w:val="00235397"/>
    <w:rsid w:val="00240324"/>
    <w:rsid w:val="002417CD"/>
    <w:rsid w:val="00242118"/>
    <w:rsid w:val="00243CA7"/>
    <w:rsid w:val="002448F1"/>
    <w:rsid w:val="0024728A"/>
    <w:rsid w:val="00250A03"/>
    <w:rsid w:val="00252484"/>
    <w:rsid w:val="0025301F"/>
    <w:rsid w:val="00255BFC"/>
    <w:rsid w:val="002611A8"/>
    <w:rsid w:val="00261B6E"/>
    <w:rsid w:val="002620FF"/>
    <w:rsid w:val="0026325D"/>
    <w:rsid w:val="00263CAD"/>
    <w:rsid w:val="002701BA"/>
    <w:rsid w:val="00271A62"/>
    <w:rsid w:val="002732EE"/>
    <w:rsid w:val="002733AF"/>
    <w:rsid w:val="00274DF0"/>
    <w:rsid w:val="00274FC7"/>
    <w:rsid w:val="00282636"/>
    <w:rsid w:val="002827D1"/>
    <w:rsid w:val="00282E70"/>
    <w:rsid w:val="00283493"/>
    <w:rsid w:val="00285959"/>
    <w:rsid w:val="00287B3B"/>
    <w:rsid w:val="00287EC3"/>
    <w:rsid w:val="002918B1"/>
    <w:rsid w:val="00292CC0"/>
    <w:rsid w:val="00293FDD"/>
    <w:rsid w:val="00294705"/>
    <w:rsid w:val="00295013"/>
    <w:rsid w:val="00295213"/>
    <w:rsid w:val="00296D0E"/>
    <w:rsid w:val="002975BD"/>
    <w:rsid w:val="002A1266"/>
    <w:rsid w:val="002A1985"/>
    <w:rsid w:val="002A1EFC"/>
    <w:rsid w:val="002A1FFB"/>
    <w:rsid w:val="002A1FFC"/>
    <w:rsid w:val="002A6A5B"/>
    <w:rsid w:val="002A79B5"/>
    <w:rsid w:val="002B0012"/>
    <w:rsid w:val="002B0681"/>
    <w:rsid w:val="002B1A6B"/>
    <w:rsid w:val="002B274F"/>
    <w:rsid w:val="002B33D5"/>
    <w:rsid w:val="002B3580"/>
    <w:rsid w:val="002B5678"/>
    <w:rsid w:val="002B5AD5"/>
    <w:rsid w:val="002B76FF"/>
    <w:rsid w:val="002B7AD3"/>
    <w:rsid w:val="002C0097"/>
    <w:rsid w:val="002C01D1"/>
    <w:rsid w:val="002C231D"/>
    <w:rsid w:val="002C2C4C"/>
    <w:rsid w:val="002C4A72"/>
    <w:rsid w:val="002C655E"/>
    <w:rsid w:val="002C6A9B"/>
    <w:rsid w:val="002D136F"/>
    <w:rsid w:val="002D15DF"/>
    <w:rsid w:val="002D2950"/>
    <w:rsid w:val="002D3326"/>
    <w:rsid w:val="002D4A08"/>
    <w:rsid w:val="002D518F"/>
    <w:rsid w:val="002D534F"/>
    <w:rsid w:val="002D6DF5"/>
    <w:rsid w:val="002E2C47"/>
    <w:rsid w:val="002E5332"/>
    <w:rsid w:val="002E609E"/>
    <w:rsid w:val="002E67FD"/>
    <w:rsid w:val="002E68C8"/>
    <w:rsid w:val="002F21D4"/>
    <w:rsid w:val="002F487D"/>
    <w:rsid w:val="002F5B69"/>
    <w:rsid w:val="003003D2"/>
    <w:rsid w:val="00301B81"/>
    <w:rsid w:val="00302125"/>
    <w:rsid w:val="00302A3D"/>
    <w:rsid w:val="0030420A"/>
    <w:rsid w:val="0031013B"/>
    <w:rsid w:val="00310836"/>
    <w:rsid w:val="003117F6"/>
    <w:rsid w:val="00311A3E"/>
    <w:rsid w:val="00313D7A"/>
    <w:rsid w:val="00314D21"/>
    <w:rsid w:val="0032236D"/>
    <w:rsid w:val="0032623B"/>
    <w:rsid w:val="003275F9"/>
    <w:rsid w:val="00330416"/>
    <w:rsid w:val="00331402"/>
    <w:rsid w:val="00332F86"/>
    <w:rsid w:val="00333822"/>
    <w:rsid w:val="00333C57"/>
    <w:rsid w:val="003372ED"/>
    <w:rsid w:val="003374FE"/>
    <w:rsid w:val="0034624B"/>
    <w:rsid w:val="00346D9A"/>
    <w:rsid w:val="0034754E"/>
    <w:rsid w:val="00350662"/>
    <w:rsid w:val="00351A77"/>
    <w:rsid w:val="003534A4"/>
    <w:rsid w:val="003544F2"/>
    <w:rsid w:val="00354A2F"/>
    <w:rsid w:val="00354ED0"/>
    <w:rsid w:val="00356E41"/>
    <w:rsid w:val="003572ED"/>
    <w:rsid w:val="00361973"/>
    <w:rsid w:val="00361C4B"/>
    <w:rsid w:val="00365706"/>
    <w:rsid w:val="00366F03"/>
    <w:rsid w:val="003710C9"/>
    <w:rsid w:val="00372A3B"/>
    <w:rsid w:val="00373B92"/>
    <w:rsid w:val="00381442"/>
    <w:rsid w:val="00384733"/>
    <w:rsid w:val="00384BF0"/>
    <w:rsid w:val="003867D6"/>
    <w:rsid w:val="00386CA9"/>
    <w:rsid w:val="003879F2"/>
    <w:rsid w:val="0039083A"/>
    <w:rsid w:val="0039113F"/>
    <w:rsid w:val="0039328D"/>
    <w:rsid w:val="00393788"/>
    <w:rsid w:val="003944B5"/>
    <w:rsid w:val="00394B8E"/>
    <w:rsid w:val="00395801"/>
    <w:rsid w:val="0039624C"/>
    <w:rsid w:val="0039757B"/>
    <w:rsid w:val="003975AE"/>
    <w:rsid w:val="003976BB"/>
    <w:rsid w:val="00397A80"/>
    <w:rsid w:val="00397D6D"/>
    <w:rsid w:val="003A07F8"/>
    <w:rsid w:val="003A275B"/>
    <w:rsid w:val="003A4232"/>
    <w:rsid w:val="003A521E"/>
    <w:rsid w:val="003A6DFA"/>
    <w:rsid w:val="003B0BDE"/>
    <w:rsid w:val="003B0CEB"/>
    <w:rsid w:val="003B2195"/>
    <w:rsid w:val="003B2709"/>
    <w:rsid w:val="003B3B61"/>
    <w:rsid w:val="003B64E7"/>
    <w:rsid w:val="003B797B"/>
    <w:rsid w:val="003C1EDE"/>
    <w:rsid w:val="003C2030"/>
    <w:rsid w:val="003C71AA"/>
    <w:rsid w:val="003C7E26"/>
    <w:rsid w:val="003D2D7B"/>
    <w:rsid w:val="003D3086"/>
    <w:rsid w:val="003D75BA"/>
    <w:rsid w:val="003E0E0E"/>
    <w:rsid w:val="003E194F"/>
    <w:rsid w:val="003E1C47"/>
    <w:rsid w:val="003E218B"/>
    <w:rsid w:val="003E2EAE"/>
    <w:rsid w:val="003E2F1E"/>
    <w:rsid w:val="003E4904"/>
    <w:rsid w:val="003E6A20"/>
    <w:rsid w:val="003E6AF9"/>
    <w:rsid w:val="003E7366"/>
    <w:rsid w:val="003F159E"/>
    <w:rsid w:val="003F1DD7"/>
    <w:rsid w:val="003F289C"/>
    <w:rsid w:val="003F3DAC"/>
    <w:rsid w:val="003F40BD"/>
    <w:rsid w:val="003F4427"/>
    <w:rsid w:val="003F46D1"/>
    <w:rsid w:val="003F6172"/>
    <w:rsid w:val="003F6D07"/>
    <w:rsid w:val="00400AC1"/>
    <w:rsid w:val="004027D8"/>
    <w:rsid w:val="00403555"/>
    <w:rsid w:val="00406B00"/>
    <w:rsid w:val="00410C04"/>
    <w:rsid w:val="004118B7"/>
    <w:rsid w:val="00413EB1"/>
    <w:rsid w:val="00417477"/>
    <w:rsid w:val="00422FA9"/>
    <w:rsid w:val="00423286"/>
    <w:rsid w:val="004249DC"/>
    <w:rsid w:val="00424FFF"/>
    <w:rsid w:val="00426ABE"/>
    <w:rsid w:val="00431184"/>
    <w:rsid w:val="004314BD"/>
    <w:rsid w:val="0043156F"/>
    <w:rsid w:val="00433F74"/>
    <w:rsid w:val="004347DB"/>
    <w:rsid w:val="00435728"/>
    <w:rsid w:val="00435D7D"/>
    <w:rsid w:val="0043652F"/>
    <w:rsid w:val="00437441"/>
    <w:rsid w:val="00437712"/>
    <w:rsid w:val="004400F9"/>
    <w:rsid w:val="0044150C"/>
    <w:rsid w:val="00443023"/>
    <w:rsid w:val="0044336D"/>
    <w:rsid w:val="00443477"/>
    <w:rsid w:val="00443537"/>
    <w:rsid w:val="00444B50"/>
    <w:rsid w:val="00445F24"/>
    <w:rsid w:val="00447365"/>
    <w:rsid w:val="004504F6"/>
    <w:rsid w:val="00450D9C"/>
    <w:rsid w:val="00451020"/>
    <w:rsid w:val="004547AA"/>
    <w:rsid w:val="00455B56"/>
    <w:rsid w:val="004603FF"/>
    <w:rsid w:val="004612F1"/>
    <w:rsid w:val="00462FB7"/>
    <w:rsid w:val="00463046"/>
    <w:rsid w:val="0046395C"/>
    <w:rsid w:val="004654B4"/>
    <w:rsid w:val="00465857"/>
    <w:rsid w:val="0047026F"/>
    <w:rsid w:val="00472744"/>
    <w:rsid w:val="004734AB"/>
    <w:rsid w:val="00473AAF"/>
    <w:rsid w:val="00481147"/>
    <w:rsid w:val="00485575"/>
    <w:rsid w:val="004866B8"/>
    <w:rsid w:val="00493ACE"/>
    <w:rsid w:val="004944E0"/>
    <w:rsid w:val="00494D7B"/>
    <w:rsid w:val="0049536B"/>
    <w:rsid w:val="0049721F"/>
    <w:rsid w:val="00497559"/>
    <w:rsid w:val="004A0942"/>
    <w:rsid w:val="004A18A4"/>
    <w:rsid w:val="004A278B"/>
    <w:rsid w:val="004A31B6"/>
    <w:rsid w:val="004A3550"/>
    <w:rsid w:val="004B2D18"/>
    <w:rsid w:val="004B3CA3"/>
    <w:rsid w:val="004B5351"/>
    <w:rsid w:val="004B7E5A"/>
    <w:rsid w:val="004C09E5"/>
    <w:rsid w:val="004C0C2A"/>
    <w:rsid w:val="004C1C42"/>
    <w:rsid w:val="004C30BA"/>
    <w:rsid w:val="004C6778"/>
    <w:rsid w:val="004D1114"/>
    <w:rsid w:val="004D5287"/>
    <w:rsid w:val="004D6C98"/>
    <w:rsid w:val="004E0332"/>
    <w:rsid w:val="004E1BB3"/>
    <w:rsid w:val="004E49A0"/>
    <w:rsid w:val="004E5E81"/>
    <w:rsid w:val="004F321C"/>
    <w:rsid w:val="004F5B42"/>
    <w:rsid w:val="004F72B7"/>
    <w:rsid w:val="005008B9"/>
    <w:rsid w:val="0050200E"/>
    <w:rsid w:val="005022F8"/>
    <w:rsid w:val="00502F7C"/>
    <w:rsid w:val="00503641"/>
    <w:rsid w:val="005046C9"/>
    <w:rsid w:val="005103B3"/>
    <w:rsid w:val="00511E48"/>
    <w:rsid w:val="0051307E"/>
    <w:rsid w:val="005140EE"/>
    <w:rsid w:val="00514613"/>
    <w:rsid w:val="00514EB0"/>
    <w:rsid w:val="0051549E"/>
    <w:rsid w:val="00516C52"/>
    <w:rsid w:val="00517EE5"/>
    <w:rsid w:val="00520DFD"/>
    <w:rsid w:val="00522E0F"/>
    <w:rsid w:val="005239FF"/>
    <w:rsid w:val="0052404F"/>
    <w:rsid w:val="00524371"/>
    <w:rsid w:val="00524A71"/>
    <w:rsid w:val="00524C72"/>
    <w:rsid w:val="00532D33"/>
    <w:rsid w:val="00534B25"/>
    <w:rsid w:val="005360E9"/>
    <w:rsid w:val="005379F1"/>
    <w:rsid w:val="0054092B"/>
    <w:rsid w:val="00541318"/>
    <w:rsid w:val="0054179A"/>
    <w:rsid w:val="00541FBF"/>
    <w:rsid w:val="005428EB"/>
    <w:rsid w:val="00543528"/>
    <w:rsid w:val="00547366"/>
    <w:rsid w:val="00550B8E"/>
    <w:rsid w:val="00550D49"/>
    <w:rsid w:val="00552661"/>
    <w:rsid w:val="0055295C"/>
    <w:rsid w:val="0055492A"/>
    <w:rsid w:val="00554D36"/>
    <w:rsid w:val="00557578"/>
    <w:rsid w:val="00560109"/>
    <w:rsid w:val="005602DF"/>
    <w:rsid w:val="00561072"/>
    <w:rsid w:val="0056239B"/>
    <w:rsid w:val="00562A86"/>
    <w:rsid w:val="005635D9"/>
    <w:rsid w:val="005635F4"/>
    <w:rsid w:val="00563BEA"/>
    <w:rsid w:val="005642C7"/>
    <w:rsid w:val="005650E8"/>
    <w:rsid w:val="00565AD3"/>
    <w:rsid w:val="005665B9"/>
    <w:rsid w:val="005719F5"/>
    <w:rsid w:val="00571F20"/>
    <w:rsid w:val="00575B63"/>
    <w:rsid w:val="00582A66"/>
    <w:rsid w:val="00583E09"/>
    <w:rsid w:val="005843B7"/>
    <w:rsid w:val="00591296"/>
    <w:rsid w:val="00591B1D"/>
    <w:rsid w:val="00593D47"/>
    <w:rsid w:val="005960A3"/>
    <w:rsid w:val="005A153D"/>
    <w:rsid w:val="005A28A2"/>
    <w:rsid w:val="005A2D58"/>
    <w:rsid w:val="005A2F0C"/>
    <w:rsid w:val="005A61F8"/>
    <w:rsid w:val="005A65F1"/>
    <w:rsid w:val="005B25C4"/>
    <w:rsid w:val="005B2EEF"/>
    <w:rsid w:val="005B6595"/>
    <w:rsid w:val="005B7374"/>
    <w:rsid w:val="005C0236"/>
    <w:rsid w:val="005C163D"/>
    <w:rsid w:val="005C6025"/>
    <w:rsid w:val="005C63FB"/>
    <w:rsid w:val="005C7E55"/>
    <w:rsid w:val="005D211A"/>
    <w:rsid w:val="005D74BA"/>
    <w:rsid w:val="005E0A73"/>
    <w:rsid w:val="005E2AA0"/>
    <w:rsid w:val="005E3FD5"/>
    <w:rsid w:val="005E6761"/>
    <w:rsid w:val="005E748C"/>
    <w:rsid w:val="005F0850"/>
    <w:rsid w:val="005F0E08"/>
    <w:rsid w:val="005F15CD"/>
    <w:rsid w:val="005F1AD6"/>
    <w:rsid w:val="005F2775"/>
    <w:rsid w:val="005F4BC9"/>
    <w:rsid w:val="005F4D85"/>
    <w:rsid w:val="005F7242"/>
    <w:rsid w:val="00600761"/>
    <w:rsid w:val="006009D9"/>
    <w:rsid w:val="00604C02"/>
    <w:rsid w:val="00604C0C"/>
    <w:rsid w:val="00605A0B"/>
    <w:rsid w:val="006064E6"/>
    <w:rsid w:val="006075DF"/>
    <w:rsid w:val="00611174"/>
    <w:rsid w:val="00612E42"/>
    <w:rsid w:val="00615324"/>
    <w:rsid w:val="0062012D"/>
    <w:rsid w:val="006271F0"/>
    <w:rsid w:val="00633497"/>
    <w:rsid w:val="00633810"/>
    <w:rsid w:val="00636DB8"/>
    <w:rsid w:val="00640458"/>
    <w:rsid w:val="00644CC2"/>
    <w:rsid w:val="00645C8B"/>
    <w:rsid w:val="00646FA2"/>
    <w:rsid w:val="00650E1F"/>
    <w:rsid w:val="00652C74"/>
    <w:rsid w:val="00656FBD"/>
    <w:rsid w:val="0065771C"/>
    <w:rsid w:val="00660609"/>
    <w:rsid w:val="0066132F"/>
    <w:rsid w:val="00661E03"/>
    <w:rsid w:val="00663246"/>
    <w:rsid w:val="00663B88"/>
    <w:rsid w:val="00664AB9"/>
    <w:rsid w:val="00665441"/>
    <w:rsid w:val="0067040A"/>
    <w:rsid w:val="00670877"/>
    <w:rsid w:val="006722EA"/>
    <w:rsid w:val="00673CFA"/>
    <w:rsid w:val="00674286"/>
    <w:rsid w:val="006763E3"/>
    <w:rsid w:val="00677EA3"/>
    <w:rsid w:val="00677EF4"/>
    <w:rsid w:val="006803E0"/>
    <w:rsid w:val="006807D2"/>
    <w:rsid w:val="006822A6"/>
    <w:rsid w:val="00685F2B"/>
    <w:rsid w:val="00686616"/>
    <w:rsid w:val="00686F58"/>
    <w:rsid w:val="006901AC"/>
    <w:rsid w:val="00690EB6"/>
    <w:rsid w:val="00691159"/>
    <w:rsid w:val="006928C1"/>
    <w:rsid w:val="00692B62"/>
    <w:rsid w:val="00696718"/>
    <w:rsid w:val="00697233"/>
    <w:rsid w:val="00697BDD"/>
    <w:rsid w:val="006A08F7"/>
    <w:rsid w:val="006A158B"/>
    <w:rsid w:val="006A43DD"/>
    <w:rsid w:val="006B0909"/>
    <w:rsid w:val="006B21C1"/>
    <w:rsid w:val="006B3567"/>
    <w:rsid w:val="006B426F"/>
    <w:rsid w:val="006B6309"/>
    <w:rsid w:val="006C11B4"/>
    <w:rsid w:val="006C267A"/>
    <w:rsid w:val="006C619F"/>
    <w:rsid w:val="006C64A3"/>
    <w:rsid w:val="006C7A0A"/>
    <w:rsid w:val="006D30F4"/>
    <w:rsid w:val="006D6531"/>
    <w:rsid w:val="006D6A87"/>
    <w:rsid w:val="006D6C33"/>
    <w:rsid w:val="006E1D84"/>
    <w:rsid w:val="006E3E83"/>
    <w:rsid w:val="006E40A0"/>
    <w:rsid w:val="006E49C2"/>
    <w:rsid w:val="006E647F"/>
    <w:rsid w:val="006E6A30"/>
    <w:rsid w:val="006F040B"/>
    <w:rsid w:val="006F4436"/>
    <w:rsid w:val="006F5577"/>
    <w:rsid w:val="006F6F3C"/>
    <w:rsid w:val="006F7232"/>
    <w:rsid w:val="006F7A38"/>
    <w:rsid w:val="0070184A"/>
    <w:rsid w:val="0070199D"/>
    <w:rsid w:val="007019C9"/>
    <w:rsid w:val="00702907"/>
    <w:rsid w:val="007042C0"/>
    <w:rsid w:val="0070468D"/>
    <w:rsid w:val="007115BB"/>
    <w:rsid w:val="00711765"/>
    <w:rsid w:val="0071275F"/>
    <w:rsid w:val="00716F0D"/>
    <w:rsid w:val="00717296"/>
    <w:rsid w:val="007179F3"/>
    <w:rsid w:val="0072031D"/>
    <w:rsid w:val="007208C7"/>
    <w:rsid w:val="0072400C"/>
    <w:rsid w:val="00725304"/>
    <w:rsid w:val="00725DC4"/>
    <w:rsid w:val="007264DB"/>
    <w:rsid w:val="00730F33"/>
    <w:rsid w:val="00731566"/>
    <w:rsid w:val="00733873"/>
    <w:rsid w:val="00733D02"/>
    <w:rsid w:val="0073450B"/>
    <w:rsid w:val="00734575"/>
    <w:rsid w:val="00734751"/>
    <w:rsid w:val="00735589"/>
    <w:rsid w:val="00737734"/>
    <w:rsid w:val="007423B5"/>
    <w:rsid w:val="00744D47"/>
    <w:rsid w:val="0074523F"/>
    <w:rsid w:val="00745665"/>
    <w:rsid w:val="00745B93"/>
    <w:rsid w:val="00746851"/>
    <w:rsid w:val="007520C3"/>
    <w:rsid w:val="00752C1B"/>
    <w:rsid w:val="00753500"/>
    <w:rsid w:val="00754127"/>
    <w:rsid w:val="0075626F"/>
    <w:rsid w:val="00760604"/>
    <w:rsid w:val="007631A0"/>
    <w:rsid w:val="0076504B"/>
    <w:rsid w:val="007700F7"/>
    <w:rsid w:val="0077111D"/>
    <w:rsid w:val="007726A3"/>
    <w:rsid w:val="00773E72"/>
    <w:rsid w:val="00774394"/>
    <w:rsid w:val="00774FD2"/>
    <w:rsid w:val="007750A6"/>
    <w:rsid w:val="0077513B"/>
    <w:rsid w:val="0078068D"/>
    <w:rsid w:val="0078207F"/>
    <w:rsid w:val="0078533F"/>
    <w:rsid w:val="00787070"/>
    <w:rsid w:val="007873FD"/>
    <w:rsid w:val="007909D2"/>
    <w:rsid w:val="00791EB9"/>
    <w:rsid w:val="007930B1"/>
    <w:rsid w:val="00793158"/>
    <w:rsid w:val="0079320D"/>
    <w:rsid w:val="00796035"/>
    <w:rsid w:val="00796A81"/>
    <w:rsid w:val="00796ECC"/>
    <w:rsid w:val="00797860"/>
    <w:rsid w:val="007A15CE"/>
    <w:rsid w:val="007A2DB1"/>
    <w:rsid w:val="007A300B"/>
    <w:rsid w:val="007A33EF"/>
    <w:rsid w:val="007A3454"/>
    <w:rsid w:val="007A362F"/>
    <w:rsid w:val="007A3671"/>
    <w:rsid w:val="007A466D"/>
    <w:rsid w:val="007A4AD8"/>
    <w:rsid w:val="007A61BF"/>
    <w:rsid w:val="007A7571"/>
    <w:rsid w:val="007A7F6F"/>
    <w:rsid w:val="007B09A8"/>
    <w:rsid w:val="007B23B7"/>
    <w:rsid w:val="007B3012"/>
    <w:rsid w:val="007B3175"/>
    <w:rsid w:val="007B4A96"/>
    <w:rsid w:val="007B525F"/>
    <w:rsid w:val="007B5BD5"/>
    <w:rsid w:val="007B7239"/>
    <w:rsid w:val="007B730F"/>
    <w:rsid w:val="007C1DA5"/>
    <w:rsid w:val="007C298A"/>
    <w:rsid w:val="007C390D"/>
    <w:rsid w:val="007C46E3"/>
    <w:rsid w:val="007D04AD"/>
    <w:rsid w:val="007D20B2"/>
    <w:rsid w:val="007D21EC"/>
    <w:rsid w:val="007D3019"/>
    <w:rsid w:val="007D3CEE"/>
    <w:rsid w:val="007D404C"/>
    <w:rsid w:val="007D4C07"/>
    <w:rsid w:val="007D5093"/>
    <w:rsid w:val="007D795D"/>
    <w:rsid w:val="007E1FC4"/>
    <w:rsid w:val="007E29F7"/>
    <w:rsid w:val="007E49AA"/>
    <w:rsid w:val="007E7D2B"/>
    <w:rsid w:val="007F0025"/>
    <w:rsid w:val="007F0E14"/>
    <w:rsid w:val="007F41A5"/>
    <w:rsid w:val="007F500C"/>
    <w:rsid w:val="007F533E"/>
    <w:rsid w:val="007F7858"/>
    <w:rsid w:val="00800CE3"/>
    <w:rsid w:val="00802E8B"/>
    <w:rsid w:val="00802EF2"/>
    <w:rsid w:val="008038BA"/>
    <w:rsid w:val="00804521"/>
    <w:rsid w:val="00805606"/>
    <w:rsid w:val="00805C49"/>
    <w:rsid w:val="008078CB"/>
    <w:rsid w:val="008105EC"/>
    <w:rsid w:val="008113F2"/>
    <w:rsid w:val="008150D0"/>
    <w:rsid w:val="00816415"/>
    <w:rsid w:val="00816885"/>
    <w:rsid w:val="00820E68"/>
    <w:rsid w:val="0082231E"/>
    <w:rsid w:val="008224C7"/>
    <w:rsid w:val="008240BF"/>
    <w:rsid w:val="00826974"/>
    <w:rsid w:val="00826987"/>
    <w:rsid w:val="00826B10"/>
    <w:rsid w:val="008327DD"/>
    <w:rsid w:val="00834150"/>
    <w:rsid w:val="0083491F"/>
    <w:rsid w:val="00837987"/>
    <w:rsid w:val="00840FBF"/>
    <w:rsid w:val="00843F6D"/>
    <w:rsid w:val="008442C4"/>
    <w:rsid w:val="008466F3"/>
    <w:rsid w:val="008526B5"/>
    <w:rsid w:val="00852DDC"/>
    <w:rsid w:val="00853738"/>
    <w:rsid w:val="0085437D"/>
    <w:rsid w:val="00854DE9"/>
    <w:rsid w:val="00856859"/>
    <w:rsid w:val="00857192"/>
    <w:rsid w:val="00857E1E"/>
    <w:rsid w:val="0086009F"/>
    <w:rsid w:val="008617AD"/>
    <w:rsid w:val="00862622"/>
    <w:rsid w:val="00862D28"/>
    <w:rsid w:val="008637D8"/>
    <w:rsid w:val="00864093"/>
    <w:rsid w:val="00864157"/>
    <w:rsid w:val="00866F4A"/>
    <w:rsid w:val="008700D5"/>
    <w:rsid w:val="00871B22"/>
    <w:rsid w:val="00873096"/>
    <w:rsid w:val="00873F08"/>
    <w:rsid w:val="00876745"/>
    <w:rsid w:val="00876B6E"/>
    <w:rsid w:val="00880349"/>
    <w:rsid w:val="00880585"/>
    <w:rsid w:val="00882D59"/>
    <w:rsid w:val="00883BAD"/>
    <w:rsid w:val="00885C26"/>
    <w:rsid w:val="00887668"/>
    <w:rsid w:val="00890069"/>
    <w:rsid w:val="008902F7"/>
    <w:rsid w:val="0089464F"/>
    <w:rsid w:val="008A0082"/>
    <w:rsid w:val="008A01E6"/>
    <w:rsid w:val="008A18D1"/>
    <w:rsid w:val="008A2623"/>
    <w:rsid w:val="008A43D2"/>
    <w:rsid w:val="008A5E43"/>
    <w:rsid w:val="008A7D01"/>
    <w:rsid w:val="008B0EC3"/>
    <w:rsid w:val="008B1291"/>
    <w:rsid w:val="008B1367"/>
    <w:rsid w:val="008B1D34"/>
    <w:rsid w:val="008B21F9"/>
    <w:rsid w:val="008B266C"/>
    <w:rsid w:val="008B3722"/>
    <w:rsid w:val="008B4B56"/>
    <w:rsid w:val="008B6A27"/>
    <w:rsid w:val="008B6BC9"/>
    <w:rsid w:val="008B7966"/>
    <w:rsid w:val="008C11CF"/>
    <w:rsid w:val="008C16EA"/>
    <w:rsid w:val="008C1A08"/>
    <w:rsid w:val="008C1DB9"/>
    <w:rsid w:val="008C22EA"/>
    <w:rsid w:val="008C6483"/>
    <w:rsid w:val="008C6D3E"/>
    <w:rsid w:val="008C73C8"/>
    <w:rsid w:val="008D2621"/>
    <w:rsid w:val="008D2E16"/>
    <w:rsid w:val="008D380A"/>
    <w:rsid w:val="008D5104"/>
    <w:rsid w:val="008D5448"/>
    <w:rsid w:val="008D6288"/>
    <w:rsid w:val="008D71F4"/>
    <w:rsid w:val="008E148A"/>
    <w:rsid w:val="008E1BCA"/>
    <w:rsid w:val="008E1C27"/>
    <w:rsid w:val="008E2951"/>
    <w:rsid w:val="008E3899"/>
    <w:rsid w:val="008E3EB3"/>
    <w:rsid w:val="008E3FB3"/>
    <w:rsid w:val="008E40C9"/>
    <w:rsid w:val="008E527D"/>
    <w:rsid w:val="008E5483"/>
    <w:rsid w:val="008E726E"/>
    <w:rsid w:val="008F2C1B"/>
    <w:rsid w:val="008F3623"/>
    <w:rsid w:val="008F54E6"/>
    <w:rsid w:val="008F622A"/>
    <w:rsid w:val="009016C0"/>
    <w:rsid w:val="009057B5"/>
    <w:rsid w:val="00905EA8"/>
    <w:rsid w:val="00906989"/>
    <w:rsid w:val="00907562"/>
    <w:rsid w:val="00910278"/>
    <w:rsid w:val="009116AF"/>
    <w:rsid w:val="009125E9"/>
    <w:rsid w:val="009129AF"/>
    <w:rsid w:val="0091464A"/>
    <w:rsid w:val="0091583A"/>
    <w:rsid w:val="009159A4"/>
    <w:rsid w:val="00916505"/>
    <w:rsid w:val="009233FD"/>
    <w:rsid w:val="009251C5"/>
    <w:rsid w:val="0092577B"/>
    <w:rsid w:val="00925AD6"/>
    <w:rsid w:val="00927EE9"/>
    <w:rsid w:val="00931F46"/>
    <w:rsid w:val="00934168"/>
    <w:rsid w:val="00942ECB"/>
    <w:rsid w:val="00944866"/>
    <w:rsid w:val="00945488"/>
    <w:rsid w:val="0094789E"/>
    <w:rsid w:val="00952CE0"/>
    <w:rsid w:val="00961A49"/>
    <w:rsid w:val="00961B28"/>
    <w:rsid w:val="0096762F"/>
    <w:rsid w:val="00970F3E"/>
    <w:rsid w:val="00972A55"/>
    <w:rsid w:val="00973140"/>
    <w:rsid w:val="00973A9B"/>
    <w:rsid w:val="009805C6"/>
    <w:rsid w:val="009853F0"/>
    <w:rsid w:val="00987040"/>
    <w:rsid w:val="009907E4"/>
    <w:rsid w:val="00990A2B"/>
    <w:rsid w:val="0099178D"/>
    <w:rsid w:val="00994AE5"/>
    <w:rsid w:val="00995510"/>
    <w:rsid w:val="00996103"/>
    <w:rsid w:val="009961F0"/>
    <w:rsid w:val="009A032A"/>
    <w:rsid w:val="009A072D"/>
    <w:rsid w:val="009A145D"/>
    <w:rsid w:val="009A214C"/>
    <w:rsid w:val="009A35AF"/>
    <w:rsid w:val="009A4BA1"/>
    <w:rsid w:val="009A4EFA"/>
    <w:rsid w:val="009A5C3F"/>
    <w:rsid w:val="009A7796"/>
    <w:rsid w:val="009A7D18"/>
    <w:rsid w:val="009B2150"/>
    <w:rsid w:val="009B2245"/>
    <w:rsid w:val="009B24BD"/>
    <w:rsid w:val="009B7602"/>
    <w:rsid w:val="009C035D"/>
    <w:rsid w:val="009C1DBE"/>
    <w:rsid w:val="009C1FDE"/>
    <w:rsid w:val="009C2D1C"/>
    <w:rsid w:val="009C38B9"/>
    <w:rsid w:val="009C4046"/>
    <w:rsid w:val="009C6539"/>
    <w:rsid w:val="009C7258"/>
    <w:rsid w:val="009C76FF"/>
    <w:rsid w:val="009D0C81"/>
    <w:rsid w:val="009D2AB4"/>
    <w:rsid w:val="009D374B"/>
    <w:rsid w:val="009D5A9E"/>
    <w:rsid w:val="009D7190"/>
    <w:rsid w:val="009D79CA"/>
    <w:rsid w:val="009D79F1"/>
    <w:rsid w:val="009E14A2"/>
    <w:rsid w:val="009E152A"/>
    <w:rsid w:val="009E19B2"/>
    <w:rsid w:val="009E3B98"/>
    <w:rsid w:val="009E3C76"/>
    <w:rsid w:val="009E49DE"/>
    <w:rsid w:val="009E532C"/>
    <w:rsid w:val="009E6DBE"/>
    <w:rsid w:val="009E79F3"/>
    <w:rsid w:val="009F1729"/>
    <w:rsid w:val="009F4F5A"/>
    <w:rsid w:val="009F58C6"/>
    <w:rsid w:val="009F5D4C"/>
    <w:rsid w:val="009F7DCC"/>
    <w:rsid w:val="00A0274C"/>
    <w:rsid w:val="00A048D7"/>
    <w:rsid w:val="00A04E4B"/>
    <w:rsid w:val="00A07BD6"/>
    <w:rsid w:val="00A124A1"/>
    <w:rsid w:val="00A13D54"/>
    <w:rsid w:val="00A13DDD"/>
    <w:rsid w:val="00A14D47"/>
    <w:rsid w:val="00A1549A"/>
    <w:rsid w:val="00A15631"/>
    <w:rsid w:val="00A163FD"/>
    <w:rsid w:val="00A165EB"/>
    <w:rsid w:val="00A200BB"/>
    <w:rsid w:val="00A20778"/>
    <w:rsid w:val="00A211C9"/>
    <w:rsid w:val="00A22B1A"/>
    <w:rsid w:val="00A26328"/>
    <w:rsid w:val="00A2708A"/>
    <w:rsid w:val="00A3018E"/>
    <w:rsid w:val="00A31278"/>
    <w:rsid w:val="00A32826"/>
    <w:rsid w:val="00A35253"/>
    <w:rsid w:val="00A35BB5"/>
    <w:rsid w:val="00A37F61"/>
    <w:rsid w:val="00A40923"/>
    <w:rsid w:val="00A41CC3"/>
    <w:rsid w:val="00A43B85"/>
    <w:rsid w:val="00A45AAD"/>
    <w:rsid w:val="00A50652"/>
    <w:rsid w:val="00A516A5"/>
    <w:rsid w:val="00A532E0"/>
    <w:rsid w:val="00A535C2"/>
    <w:rsid w:val="00A537D7"/>
    <w:rsid w:val="00A53828"/>
    <w:rsid w:val="00A559D3"/>
    <w:rsid w:val="00A5626E"/>
    <w:rsid w:val="00A609E4"/>
    <w:rsid w:val="00A60CB4"/>
    <w:rsid w:val="00A62A32"/>
    <w:rsid w:val="00A64FAF"/>
    <w:rsid w:val="00A67952"/>
    <w:rsid w:val="00A6795F"/>
    <w:rsid w:val="00A722C0"/>
    <w:rsid w:val="00A73EF8"/>
    <w:rsid w:val="00A757E8"/>
    <w:rsid w:val="00A75A20"/>
    <w:rsid w:val="00A77747"/>
    <w:rsid w:val="00A81B26"/>
    <w:rsid w:val="00A81F61"/>
    <w:rsid w:val="00A832E3"/>
    <w:rsid w:val="00A83497"/>
    <w:rsid w:val="00A879B2"/>
    <w:rsid w:val="00A9004C"/>
    <w:rsid w:val="00A905D4"/>
    <w:rsid w:val="00A925EC"/>
    <w:rsid w:val="00A94AD1"/>
    <w:rsid w:val="00AA4BF0"/>
    <w:rsid w:val="00AA6ABC"/>
    <w:rsid w:val="00AA7036"/>
    <w:rsid w:val="00AA78F6"/>
    <w:rsid w:val="00AB125E"/>
    <w:rsid w:val="00AB319C"/>
    <w:rsid w:val="00AC15F4"/>
    <w:rsid w:val="00AC5474"/>
    <w:rsid w:val="00AC687A"/>
    <w:rsid w:val="00AC7706"/>
    <w:rsid w:val="00AC77A8"/>
    <w:rsid w:val="00AD24BA"/>
    <w:rsid w:val="00AD2AF9"/>
    <w:rsid w:val="00AD4DE9"/>
    <w:rsid w:val="00AD4FC6"/>
    <w:rsid w:val="00AD5FF6"/>
    <w:rsid w:val="00AD6217"/>
    <w:rsid w:val="00AD6AE4"/>
    <w:rsid w:val="00AE0313"/>
    <w:rsid w:val="00AE3176"/>
    <w:rsid w:val="00AF086E"/>
    <w:rsid w:val="00AF0E91"/>
    <w:rsid w:val="00AF7D5A"/>
    <w:rsid w:val="00B01A3F"/>
    <w:rsid w:val="00B01A9F"/>
    <w:rsid w:val="00B01DBA"/>
    <w:rsid w:val="00B02083"/>
    <w:rsid w:val="00B0331D"/>
    <w:rsid w:val="00B05EF9"/>
    <w:rsid w:val="00B05F20"/>
    <w:rsid w:val="00B11E02"/>
    <w:rsid w:val="00B12376"/>
    <w:rsid w:val="00B13684"/>
    <w:rsid w:val="00B15A24"/>
    <w:rsid w:val="00B167F8"/>
    <w:rsid w:val="00B20386"/>
    <w:rsid w:val="00B222F5"/>
    <w:rsid w:val="00B22F9B"/>
    <w:rsid w:val="00B23EBC"/>
    <w:rsid w:val="00B241D3"/>
    <w:rsid w:val="00B24A84"/>
    <w:rsid w:val="00B2561E"/>
    <w:rsid w:val="00B270CB"/>
    <w:rsid w:val="00B32019"/>
    <w:rsid w:val="00B33013"/>
    <w:rsid w:val="00B33047"/>
    <w:rsid w:val="00B35847"/>
    <w:rsid w:val="00B40994"/>
    <w:rsid w:val="00B411E5"/>
    <w:rsid w:val="00B41750"/>
    <w:rsid w:val="00B41EE8"/>
    <w:rsid w:val="00B42D7E"/>
    <w:rsid w:val="00B4369A"/>
    <w:rsid w:val="00B4433B"/>
    <w:rsid w:val="00B47479"/>
    <w:rsid w:val="00B474D8"/>
    <w:rsid w:val="00B50BD9"/>
    <w:rsid w:val="00B517CF"/>
    <w:rsid w:val="00B52BED"/>
    <w:rsid w:val="00B53EDF"/>
    <w:rsid w:val="00B55215"/>
    <w:rsid w:val="00B554C1"/>
    <w:rsid w:val="00B55D2A"/>
    <w:rsid w:val="00B57B26"/>
    <w:rsid w:val="00B60EC4"/>
    <w:rsid w:val="00B6278C"/>
    <w:rsid w:val="00B67686"/>
    <w:rsid w:val="00B702FE"/>
    <w:rsid w:val="00B70761"/>
    <w:rsid w:val="00B7246B"/>
    <w:rsid w:val="00B74DED"/>
    <w:rsid w:val="00B76B45"/>
    <w:rsid w:val="00B7745F"/>
    <w:rsid w:val="00B775B7"/>
    <w:rsid w:val="00B778D6"/>
    <w:rsid w:val="00B77969"/>
    <w:rsid w:val="00B77E46"/>
    <w:rsid w:val="00B8496F"/>
    <w:rsid w:val="00B86A8D"/>
    <w:rsid w:val="00B9162B"/>
    <w:rsid w:val="00B924A0"/>
    <w:rsid w:val="00B941C8"/>
    <w:rsid w:val="00B95BBD"/>
    <w:rsid w:val="00B95F6F"/>
    <w:rsid w:val="00B96031"/>
    <w:rsid w:val="00BA3D19"/>
    <w:rsid w:val="00BA4927"/>
    <w:rsid w:val="00BA6294"/>
    <w:rsid w:val="00BA7FAD"/>
    <w:rsid w:val="00BB03CD"/>
    <w:rsid w:val="00BB2AA6"/>
    <w:rsid w:val="00BB3B03"/>
    <w:rsid w:val="00BB3BB2"/>
    <w:rsid w:val="00BB42D8"/>
    <w:rsid w:val="00BB6F1F"/>
    <w:rsid w:val="00BC1FEE"/>
    <w:rsid w:val="00BC38A2"/>
    <w:rsid w:val="00BC536B"/>
    <w:rsid w:val="00BC692C"/>
    <w:rsid w:val="00BC6DD9"/>
    <w:rsid w:val="00BC7C92"/>
    <w:rsid w:val="00BD0568"/>
    <w:rsid w:val="00BD2F99"/>
    <w:rsid w:val="00BD48F4"/>
    <w:rsid w:val="00BD64AB"/>
    <w:rsid w:val="00BD6FAE"/>
    <w:rsid w:val="00BD72E8"/>
    <w:rsid w:val="00BE0F2B"/>
    <w:rsid w:val="00BE2313"/>
    <w:rsid w:val="00BE27EB"/>
    <w:rsid w:val="00BE6CAA"/>
    <w:rsid w:val="00BE7AED"/>
    <w:rsid w:val="00BF310C"/>
    <w:rsid w:val="00BF4276"/>
    <w:rsid w:val="00C0058E"/>
    <w:rsid w:val="00C0082F"/>
    <w:rsid w:val="00C0102B"/>
    <w:rsid w:val="00C01733"/>
    <w:rsid w:val="00C01B87"/>
    <w:rsid w:val="00C02F9E"/>
    <w:rsid w:val="00C038E8"/>
    <w:rsid w:val="00C0728B"/>
    <w:rsid w:val="00C11DF3"/>
    <w:rsid w:val="00C13736"/>
    <w:rsid w:val="00C142DD"/>
    <w:rsid w:val="00C1613D"/>
    <w:rsid w:val="00C17842"/>
    <w:rsid w:val="00C20567"/>
    <w:rsid w:val="00C21F1D"/>
    <w:rsid w:val="00C22B32"/>
    <w:rsid w:val="00C22BA8"/>
    <w:rsid w:val="00C23034"/>
    <w:rsid w:val="00C24E69"/>
    <w:rsid w:val="00C24ECF"/>
    <w:rsid w:val="00C26C2F"/>
    <w:rsid w:val="00C26E8F"/>
    <w:rsid w:val="00C26ED6"/>
    <w:rsid w:val="00C305F5"/>
    <w:rsid w:val="00C33318"/>
    <w:rsid w:val="00C35336"/>
    <w:rsid w:val="00C37153"/>
    <w:rsid w:val="00C373D8"/>
    <w:rsid w:val="00C41FEC"/>
    <w:rsid w:val="00C46733"/>
    <w:rsid w:val="00C475C1"/>
    <w:rsid w:val="00C523C7"/>
    <w:rsid w:val="00C5378D"/>
    <w:rsid w:val="00C5381D"/>
    <w:rsid w:val="00C53A77"/>
    <w:rsid w:val="00C543D3"/>
    <w:rsid w:val="00C54933"/>
    <w:rsid w:val="00C574DD"/>
    <w:rsid w:val="00C57E43"/>
    <w:rsid w:val="00C6067A"/>
    <w:rsid w:val="00C6156C"/>
    <w:rsid w:val="00C64804"/>
    <w:rsid w:val="00C6650B"/>
    <w:rsid w:val="00C677CE"/>
    <w:rsid w:val="00C715B2"/>
    <w:rsid w:val="00C71B0F"/>
    <w:rsid w:val="00C7223C"/>
    <w:rsid w:val="00C722DF"/>
    <w:rsid w:val="00C72CA5"/>
    <w:rsid w:val="00C73378"/>
    <w:rsid w:val="00C742B8"/>
    <w:rsid w:val="00C751A6"/>
    <w:rsid w:val="00C75ABE"/>
    <w:rsid w:val="00C769C3"/>
    <w:rsid w:val="00C77E68"/>
    <w:rsid w:val="00C80E27"/>
    <w:rsid w:val="00C80E59"/>
    <w:rsid w:val="00C83169"/>
    <w:rsid w:val="00C852E0"/>
    <w:rsid w:val="00C875ED"/>
    <w:rsid w:val="00C910D2"/>
    <w:rsid w:val="00C93202"/>
    <w:rsid w:val="00C93645"/>
    <w:rsid w:val="00C969D8"/>
    <w:rsid w:val="00CA04B8"/>
    <w:rsid w:val="00CA0623"/>
    <w:rsid w:val="00CA0C26"/>
    <w:rsid w:val="00CA4E85"/>
    <w:rsid w:val="00CA5439"/>
    <w:rsid w:val="00CA7BF7"/>
    <w:rsid w:val="00CB09DE"/>
    <w:rsid w:val="00CB1B00"/>
    <w:rsid w:val="00CB1B11"/>
    <w:rsid w:val="00CB1EAB"/>
    <w:rsid w:val="00CB249E"/>
    <w:rsid w:val="00CB2B83"/>
    <w:rsid w:val="00CB3310"/>
    <w:rsid w:val="00CB6CBF"/>
    <w:rsid w:val="00CB705E"/>
    <w:rsid w:val="00CB7654"/>
    <w:rsid w:val="00CB7D93"/>
    <w:rsid w:val="00CB7E39"/>
    <w:rsid w:val="00CC11CF"/>
    <w:rsid w:val="00CC3801"/>
    <w:rsid w:val="00CC5CB1"/>
    <w:rsid w:val="00CC6676"/>
    <w:rsid w:val="00CC7BF1"/>
    <w:rsid w:val="00CD184E"/>
    <w:rsid w:val="00CD443D"/>
    <w:rsid w:val="00CD56ED"/>
    <w:rsid w:val="00CD6C64"/>
    <w:rsid w:val="00CE0E73"/>
    <w:rsid w:val="00CE376A"/>
    <w:rsid w:val="00CE3E64"/>
    <w:rsid w:val="00CE4370"/>
    <w:rsid w:val="00CF0AE6"/>
    <w:rsid w:val="00CF178D"/>
    <w:rsid w:val="00CF1BAC"/>
    <w:rsid w:val="00CF1FAE"/>
    <w:rsid w:val="00CF43C1"/>
    <w:rsid w:val="00CF7C9F"/>
    <w:rsid w:val="00D027C2"/>
    <w:rsid w:val="00D0501E"/>
    <w:rsid w:val="00D06C69"/>
    <w:rsid w:val="00D0736F"/>
    <w:rsid w:val="00D074A4"/>
    <w:rsid w:val="00D14CF3"/>
    <w:rsid w:val="00D14E2A"/>
    <w:rsid w:val="00D155B3"/>
    <w:rsid w:val="00D15DE6"/>
    <w:rsid w:val="00D162EF"/>
    <w:rsid w:val="00D172F0"/>
    <w:rsid w:val="00D22C2C"/>
    <w:rsid w:val="00D236EF"/>
    <w:rsid w:val="00D23BAC"/>
    <w:rsid w:val="00D24768"/>
    <w:rsid w:val="00D25F83"/>
    <w:rsid w:val="00D30CC3"/>
    <w:rsid w:val="00D32BED"/>
    <w:rsid w:val="00D32D9F"/>
    <w:rsid w:val="00D331F0"/>
    <w:rsid w:val="00D339C2"/>
    <w:rsid w:val="00D33F92"/>
    <w:rsid w:val="00D344F9"/>
    <w:rsid w:val="00D348FD"/>
    <w:rsid w:val="00D40D35"/>
    <w:rsid w:val="00D41045"/>
    <w:rsid w:val="00D472A3"/>
    <w:rsid w:val="00D4732F"/>
    <w:rsid w:val="00D500BE"/>
    <w:rsid w:val="00D50D11"/>
    <w:rsid w:val="00D52C55"/>
    <w:rsid w:val="00D54BA4"/>
    <w:rsid w:val="00D55897"/>
    <w:rsid w:val="00D56DBD"/>
    <w:rsid w:val="00D60BD0"/>
    <w:rsid w:val="00D612BA"/>
    <w:rsid w:val="00D615F7"/>
    <w:rsid w:val="00D61D02"/>
    <w:rsid w:val="00D66384"/>
    <w:rsid w:val="00D66DCB"/>
    <w:rsid w:val="00D67B27"/>
    <w:rsid w:val="00D70AAB"/>
    <w:rsid w:val="00D71236"/>
    <w:rsid w:val="00D723A7"/>
    <w:rsid w:val="00D731EA"/>
    <w:rsid w:val="00D741A9"/>
    <w:rsid w:val="00D77B85"/>
    <w:rsid w:val="00D803AC"/>
    <w:rsid w:val="00D8119B"/>
    <w:rsid w:val="00D818CB"/>
    <w:rsid w:val="00D82FAA"/>
    <w:rsid w:val="00D841A8"/>
    <w:rsid w:val="00D86391"/>
    <w:rsid w:val="00D87FCA"/>
    <w:rsid w:val="00D92935"/>
    <w:rsid w:val="00D95CC8"/>
    <w:rsid w:val="00D961FF"/>
    <w:rsid w:val="00D966F1"/>
    <w:rsid w:val="00D96CF7"/>
    <w:rsid w:val="00D97E6C"/>
    <w:rsid w:val="00DA0052"/>
    <w:rsid w:val="00DA2337"/>
    <w:rsid w:val="00DA3F8C"/>
    <w:rsid w:val="00DA4492"/>
    <w:rsid w:val="00DA4597"/>
    <w:rsid w:val="00DA57D4"/>
    <w:rsid w:val="00DA791A"/>
    <w:rsid w:val="00DB0C07"/>
    <w:rsid w:val="00DB2AF9"/>
    <w:rsid w:val="00DB512A"/>
    <w:rsid w:val="00DC26FC"/>
    <w:rsid w:val="00DC374A"/>
    <w:rsid w:val="00DC4188"/>
    <w:rsid w:val="00DC4ECC"/>
    <w:rsid w:val="00DC5918"/>
    <w:rsid w:val="00DD0E2E"/>
    <w:rsid w:val="00DD1729"/>
    <w:rsid w:val="00DD2739"/>
    <w:rsid w:val="00DD3643"/>
    <w:rsid w:val="00DD464E"/>
    <w:rsid w:val="00DD4CE5"/>
    <w:rsid w:val="00DD5CAA"/>
    <w:rsid w:val="00DD619D"/>
    <w:rsid w:val="00DE13B6"/>
    <w:rsid w:val="00DE1AAD"/>
    <w:rsid w:val="00DE1D38"/>
    <w:rsid w:val="00DE4DCA"/>
    <w:rsid w:val="00DE7CAD"/>
    <w:rsid w:val="00DF11DC"/>
    <w:rsid w:val="00DF2234"/>
    <w:rsid w:val="00DF3238"/>
    <w:rsid w:val="00DF43A0"/>
    <w:rsid w:val="00DF4486"/>
    <w:rsid w:val="00E00299"/>
    <w:rsid w:val="00E0041F"/>
    <w:rsid w:val="00E00AD1"/>
    <w:rsid w:val="00E00E4C"/>
    <w:rsid w:val="00E014E6"/>
    <w:rsid w:val="00E04EE8"/>
    <w:rsid w:val="00E106FF"/>
    <w:rsid w:val="00E11B89"/>
    <w:rsid w:val="00E13646"/>
    <w:rsid w:val="00E13A99"/>
    <w:rsid w:val="00E1657D"/>
    <w:rsid w:val="00E2030E"/>
    <w:rsid w:val="00E2215F"/>
    <w:rsid w:val="00E224F3"/>
    <w:rsid w:val="00E23832"/>
    <w:rsid w:val="00E23B8F"/>
    <w:rsid w:val="00E253E1"/>
    <w:rsid w:val="00E25B47"/>
    <w:rsid w:val="00E25C31"/>
    <w:rsid w:val="00E2771E"/>
    <w:rsid w:val="00E300F0"/>
    <w:rsid w:val="00E3025F"/>
    <w:rsid w:val="00E316D7"/>
    <w:rsid w:val="00E31BCA"/>
    <w:rsid w:val="00E32437"/>
    <w:rsid w:val="00E34B7C"/>
    <w:rsid w:val="00E35BBD"/>
    <w:rsid w:val="00E36750"/>
    <w:rsid w:val="00E37571"/>
    <w:rsid w:val="00E379BB"/>
    <w:rsid w:val="00E405FD"/>
    <w:rsid w:val="00E437F4"/>
    <w:rsid w:val="00E47D2D"/>
    <w:rsid w:val="00E51893"/>
    <w:rsid w:val="00E568E9"/>
    <w:rsid w:val="00E57571"/>
    <w:rsid w:val="00E60461"/>
    <w:rsid w:val="00E6159E"/>
    <w:rsid w:val="00E61B52"/>
    <w:rsid w:val="00E629B2"/>
    <w:rsid w:val="00E67E81"/>
    <w:rsid w:val="00E70088"/>
    <w:rsid w:val="00E71A86"/>
    <w:rsid w:val="00E75184"/>
    <w:rsid w:val="00E762D9"/>
    <w:rsid w:val="00E77AAE"/>
    <w:rsid w:val="00E80201"/>
    <w:rsid w:val="00E821C1"/>
    <w:rsid w:val="00E824C2"/>
    <w:rsid w:val="00E827FB"/>
    <w:rsid w:val="00E83D06"/>
    <w:rsid w:val="00E86E0E"/>
    <w:rsid w:val="00E924FF"/>
    <w:rsid w:val="00E9271D"/>
    <w:rsid w:val="00E935BB"/>
    <w:rsid w:val="00E9390C"/>
    <w:rsid w:val="00E94E7A"/>
    <w:rsid w:val="00E96DB0"/>
    <w:rsid w:val="00EA3C93"/>
    <w:rsid w:val="00EA45B2"/>
    <w:rsid w:val="00EA59A1"/>
    <w:rsid w:val="00EA5F41"/>
    <w:rsid w:val="00EB0336"/>
    <w:rsid w:val="00EB15FF"/>
    <w:rsid w:val="00EB245C"/>
    <w:rsid w:val="00EB67D2"/>
    <w:rsid w:val="00EB6994"/>
    <w:rsid w:val="00EC045C"/>
    <w:rsid w:val="00EC1EFA"/>
    <w:rsid w:val="00EC49A5"/>
    <w:rsid w:val="00EC4B90"/>
    <w:rsid w:val="00EC5E5A"/>
    <w:rsid w:val="00ED0E6E"/>
    <w:rsid w:val="00ED2450"/>
    <w:rsid w:val="00ED2E5F"/>
    <w:rsid w:val="00ED6239"/>
    <w:rsid w:val="00ED663C"/>
    <w:rsid w:val="00EE0B3F"/>
    <w:rsid w:val="00EE152C"/>
    <w:rsid w:val="00EE30A7"/>
    <w:rsid w:val="00EE350A"/>
    <w:rsid w:val="00EE3F4B"/>
    <w:rsid w:val="00EE4A6C"/>
    <w:rsid w:val="00EE5B92"/>
    <w:rsid w:val="00EE7423"/>
    <w:rsid w:val="00EE7C0D"/>
    <w:rsid w:val="00EF24ED"/>
    <w:rsid w:val="00EF2891"/>
    <w:rsid w:val="00EF29ED"/>
    <w:rsid w:val="00EF6219"/>
    <w:rsid w:val="00EF6335"/>
    <w:rsid w:val="00EF7E18"/>
    <w:rsid w:val="00F029D3"/>
    <w:rsid w:val="00F0308D"/>
    <w:rsid w:val="00F07C33"/>
    <w:rsid w:val="00F109FB"/>
    <w:rsid w:val="00F12CB1"/>
    <w:rsid w:val="00F1343A"/>
    <w:rsid w:val="00F136C5"/>
    <w:rsid w:val="00F15AC7"/>
    <w:rsid w:val="00F16D19"/>
    <w:rsid w:val="00F2001E"/>
    <w:rsid w:val="00F202DA"/>
    <w:rsid w:val="00F217BC"/>
    <w:rsid w:val="00F23AFD"/>
    <w:rsid w:val="00F26499"/>
    <w:rsid w:val="00F26961"/>
    <w:rsid w:val="00F27F67"/>
    <w:rsid w:val="00F30EFF"/>
    <w:rsid w:val="00F31D21"/>
    <w:rsid w:val="00F351C8"/>
    <w:rsid w:val="00F36EF5"/>
    <w:rsid w:val="00F372B6"/>
    <w:rsid w:val="00F4021B"/>
    <w:rsid w:val="00F40A33"/>
    <w:rsid w:val="00F42CF9"/>
    <w:rsid w:val="00F4449B"/>
    <w:rsid w:val="00F45112"/>
    <w:rsid w:val="00F507EC"/>
    <w:rsid w:val="00F52E6F"/>
    <w:rsid w:val="00F53533"/>
    <w:rsid w:val="00F538E3"/>
    <w:rsid w:val="00F53C3E"/>
    <w:rsid w:val="00F5426A"/>
    <w:rsid w:val="00F5477F"/>
    <w:rsid w:val="00F54814"/>
    <w:rsid w:val="00F55922"/>
    <w:rsid w:val="00F57775"/>
    <w:rsid w:val="00F606B5"/>
    <w:rsid w:val="00F620F5"/>
    <w:rsid w:val="00F625FC"/>
    <w:rsid w:val="00F63760"/>
    <w:rsid w:val="00F63F58"/>
    <w:rsid w:val="00F733B8"/>
    <w:rsid w:val="00F73A34"/>
    <w:rsid w:val="00F742D2"/>
    <w:rsid w:val="00F74677"/>
    <w:rsid w:val="00F75109"/>
    <w:rsid w:val="00F75710"/>
    <w:rsid w:val="00F76A1E"/>
    <w:rsid w:val="00F771C5"/>
    <w:rsid w:val="00F807ED"/>
    <w:rsid w:val="00F8155A"/>
    <w:rsid w:val="00F822A6"/>
    <w:rsid w:val="00F8315C"/>
    <w:rsid w:val="00F84BAA"/>
    <w:rsid w:val="00F85777"/>
    <w:rsid w:val="00F85AAB"/>
    <w:rsid w:val="00F87AE5"/>
    <w:rsid w:val="00F91DA0"/>
    <w:rsid w:val="00F9256E"/>
    <w:rsid w:val="00F935DD"/>
    <w:rsid w:val="00F94AF3"/>
    <w:rsid w:val="00F94CDC"/>
    <w:rsid w:val="00F966D5"/>
    <w:rsid w:val="00F96D31"/>
    <w:rsid w:val="00F97BC4"/>
    <w:rsid w:val="00FA00DB"/>
    <w:rsid w:val="00FA14A3"/>
    <w:rsid w:val="00FA1CDE"/>
    <w:rsid w:val="00FA2320"/>
    <w:rsid w:val="00FA3AA1"/>
    <w:rsid w:val="00FA5690"/>
    <w:rsid w:val="00FA5F0D"/>
    <w:rsid w:val="00FA6CB1"/>
    <w:rsid w:val="00FA726D"/>
    <w:rsid w:val="00FA7306"/>
    <w:rsid w:val="00FB329F"/>
    <w:rsid w:val="00FB38A3"/>
    <w:rsid w:val="00FB50A4"/>
    <w:rsid w:val="00FB52F3"/>
    <w:rsid w:val="00FB5547"/>
    <w:rsid w:val="00FB5F2C"/>
    <w:rsid w:val="00FB76DA"/>
    <w:rsid w:val="00FC2E68"/>
    <w:rsid w:val="00FC73F1"/>
    <w:rsid w:val="00FD03C6"/>
    <w:rsid w:val="00FD0CAB"/>
    <w:rsid w:val="00FD1394"/>
    <w:rsid w:val="00FD1576"/>
    <w:rsid w:val="00FD66DF"/>
    <w:rsid w:val="00FD6868"/>
    <w:rsid w:val="00FD6F91"/>
    <w:rsid w:val="00FD78B8"/>
    <w:rsid w:val="00FD7E37"/>
    <w:rsid w:val="00FE155D"/>
    <w:rsid w:val="00FF0255"/>
    <w:rsid w:val="00FF397D"/>
    <w:rsid w:val="00FF4827"/>
    <w:rsid w:val="00FF56F8"/>
    <w:rsid w:val="00FF7F6B"/>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33DC42"/>
  <w15:docId w15:val="{A8F27C47-ED90-4915-8160-B10E0185A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33B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3D47"/>
    <w:pPr>
      <w:keepNext/>
      <w:keepLines/>
      <w:spacing w:after="12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60EC4"/>
    <w:pPr>
      <w:keepNext/>
      <w:keepLines/>
      <w:spacing w:after="12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50200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03641"/>
    <w:rPr>
      <w:sz w:val="16"/>
      <w:szCs w:val="16"/>
    </w:rPr>
  </w:style>
  <w:style w:type="paragraph" w:styleId="CommentText">
    <w:name w:val="annotation text"/>
    <w:basedOn w:val="Normal"/>
    <w:link w:val="CommentTextChar"/>
    <w:uiPriority w:val="99"/>
    <w:semiHidden/>
    <w:unhideWhenUsed/>
    <w:rsid w:val="00503641"/>
    <w:pPr>
      <w:spacing w:line="240" w:lineRule="auto"/>
    </w:pPr>
    <w:rPr>
      <w:sz w:val="20"/>
      <w:szCs w:val="20"/>
    </w:rPr>
  </w:style>
  <w:style w:type="character" w:customStyle="1" w:styleId="CommentTextChar">
    <w:name w:val="Comment Text Char"/>
    <w:basedOn w:val="DefaultParagraphFont"/>
    <w:link w:val="CommentText"/>
    <w:uiPriority w:val="99"/>
    <w:semiHidden/>
    <w:rsid w:val="00503641"/>
    <w:rPr>
      <w:sz w:val="20"/>
      <w:szCs w:val="20"/>
    </w:rPr>
  </w:style>
  <w:style w:type="paragraph" w:styleId="CommentSubject">
    <w:name w:val="annotation subject"/>
    <w:basedOn w:val="CommentText"/>
    <w:next w:val="CommentText"/>
    <w:link w:val="CommentSubjectChar"/>
    <w:uiPriority w:val="99"/>
    <w:semiHidden/>
    <w:unhideWhenUsed/>
    <w:rsid w:val="00503641"/>
    <w:rPr>
      <w:b/>
      <w:bCs/>
    </w:rPr>
  </w:style>
  <w:style w:type="character" w:customStyle="1" w:styleId="CommentSubjectChar">
    <w:name w:val="Comment Subject Char"/>
    <w:basedOn w:val="CommentTextChar"/>
    <w:link w:val="CommentSubject"/>
    <w:uiPriority w:val="99"/>
    <w:semiHidden/>
    <w:rsid w:val="00503641"/>
    <w:rPr>
      <w:b/>
      <w:bCs/>
      <w:sz w:val="20"/>
      <w:szCs w:val="20"/>
    </w:rPr>
  </w:style>
  <w:style w:type="paragraph" w:styleId="BalloonText">
    <w:name w:val="Balloon Text"/>
    <w:basedOn w:val="Normal"/>
    <w:link w:val="BalloonTextChar"/>
    <w:uiPriority w:val="99"/>
    <w:semiHidden/>
    <w:unhideWhenUsed/>
    <w:rsid w:val="005036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3641"/>
    <w:rPr>
      <w:rFonts w:ascii="Segoe UI" w:hAnsi="Segoe UI" w:cs="Segoe UI"/>
      <w:sz w:val="18"/>
      <w:szCs w:val="18"/>
    </w:rPr>
  </w:style>
  <w:style w:type="paragraph" w:styleId="Revision">
    <w:name w:val="Revision"/>
    <w:hidden/>
    <w:uiPriority w:val="99"/>
    <w:semiHidden/>
    <w:rsid w:val="00503641"/>
    <w:pPr>
      <w:spacing w:after="0" w:line="240" w:lineRule="auto"/>
    </w:pPr>
  </w:style>
  <w:style w:type="table" w:styleId="TableGrid">
    <w:name w:val="Table Grid"/>
    <w:basedOn w:val="TableNormal"/>
    <w:uiPriority w:val="39"/>
    <w:rsid w:val="001459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602DF"/>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BE27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E27EB"/>
    <w:rPr>
      <w:sz w:val="20"/>
      <w:szCs w:val="20"/>
    </w:rPr>
  </w:style>
  <w:style w:type="character" w:styleId="FootnoteReference">
    <w:name w:val="footnote reference"/>
    <w:basedOn w:val="DefaultParagraphFont"/>
    <w:uiPriority w:val="99"/>
    <w:semiHidden/>
    <w:unhideWhenUsed/>
    <w:rsid w:val="00BE27EB"/>
    <w:rPr>
      <w:vertAlign w:val="superscript"/>
    </w:rPr>
  </w:style>
  <w:style w:type="character" w:customStyle="1" w:styleId="Heading4Char">
    <w:name w:val="Heading 4 Char"/>
    <w:basedOn w:val="DefaultParagraphFont"/>
    <w:link w:val="Heading4"/>
    <w:uiPriority w:val="9"/>
    <w:rsid w:val="0050200E"/>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A45AAD"/>
    <w:rPr>
      <w:color w:val="0563C1" w:themeColor="hyperlink"/>
      <w:u w:val="single"/>
    </w:rPr>
  </w:style>
  <w:style w:type="character" w:styleId="FollowedHyperlink">
    <w:name w:val="FollowedHyperlink"/>
    <w:basedOn w:val="DefaultParagraphFont"/>
    <w:uiPriority w:val="99"/>
    <w:semiHidden/>
    <w:unhideWhenUsed/>
    <w:rsid w:val="00A45AAD"/>
    <w:rPr>
      <w:color w:val="954F72" w:themeColor="followedHyperlink"/>
      <w:u w:val="single"/>
    </w:rPr>
  </w:style>
  <w:style w:type="paragraph" w:styleId="Header">
    <w:name w:val="header"/>
    <w:basedOn w:val="Normal"/>
    <w:link w:val="HeaderChar"/>
    <w:uiPriority w:val="99"/>
    <w:unhideWhenUsed/>
    <w:rsid w:val="006064E6"/>
    <w:pPr>
      <w:tabs>
        <w:tab w:val="center" w:pos="4536"/>
        <w:tab w:val="right" w:pos="9072"/>
      </w:tabs>
      <w:spacing w:after="0" w:line="240" w:lineRule="auto"/>
    </w:pPr>
  </w:style>
  <w:style w:type="character" w:customStyle="1" w:styleId="HeaderChar">
    <w:name w:val="Header Char"/>
    <w:basedOn w:val="DefaultParagraphFont"/>
    <w:link w:val="Header"/>
    <w:uiPriority w:val="99"/>
    <w:rsid w:val="006064E6"/>
  </w:style>
  <w:style w:type="paragraph" w:styleId="Footer">
    <w:name w:val="footer"/>
    <w:basedOn w:val="Normal"/>
    <w:link w:val="FooterChar"/>
    <w:uiPriority w:val="99"/>
    <w:unhideWhenUsed/>
    <w:rsid w:val="006064E6"/>
    <w:pPr>
      <w:tabs>
        <w:tab w:val="center" w:pos="4536"/>
        <w:tab w:val="right" w:pos="9072"/>
      </w:tabs>
      <w:spacing w:after="0" w:line="240" w:lineRule="auto"/>
    </w:pPr>
  </w:style>
  <w:style w:type="character" w:customStyle="1" w:styleId="FooterChar">
    <w:name w:val="Footer Char"/>
    <w:basedOn w:val="DefaultParagraphFont"/>
    <w:link w:val="Footer"/>
    <w:uiPriority w:val="99"/>
    <w:rsid w:val="006064E6"/>
  </w:style>
  <w:style w:type="paragraph" w:styleId="ListParagraph">
    <w:name w:val="List Paragraph"/>
    <w:basedOn w:val="Normal"/>
    <w:uiPriority w:val="34"/>
    <w:qFormat/>
    <w:rsid w:val="009A214C"/>
    <w:pPr>
      <w:ind w:left="720"/>
      <w:contextualSpacing/>
    </w:pPr>
  </w:style>
  <w:style w:type="character" w:styleId="Emphasis">
    <w:name w:val="Emphasis"/>
    <w:basedOn w:val="DefaultParagraphFont"/>
    <w:uiPriority w:val="20"/>
    <w:qFormat/>
    <w:rsid w:val="00752C1B"/>
    <w:rPr>
      <w:i/>
      <w:iCs/>
    </w:rPr>
  </w:style>
  <w:style w:type="paragraph" w:styleId="NormalWeb">
    <w:name w:val="Normal (Web)"/>
    <w:basedOn w:val="Normal"/>
    <w:uiPriority w:val="99"/>
    <w:semiHidden/>
    <w:unhideWhenUsed/>
    <w:rsid w:val="00752C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733B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93D4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60EC4"/>
    <w:rPr>
      <w:rFonts w:asciiTheme="majorHAnsi" w:eastAsiaTheme="majorEastAsia" w:hAnsiTheme="majorHAnsi" w:cstheme="majorBidi"/>
      <w:color w:val="1F4D78" w:themeColor="accent1" w:themeShade="7F"/>
      <w:sz w:val="24"/>
      <w:szCs w:val="24"/>
    </w:rPr>
  </w:style>
  <w:style w:type="character" w:customStyle="1" w:styleId="authorsname">
    <w:name w:val="authors__name"/>
    <w:basedOn w:val="DefaultParagraphFont"/>
    <w:rsid w:val="00FA6CB1"/>
  </w:style>
  <w:style w:type="paragraph" w:customStyle="1" w:styleId="Default">
    <w:name w:val="Default"/>
    <w:rsid w:val="00FA6CB1"/>
    <w:pPr>
      <w:autoSpaceDE w:val="0"/>
      <w:autoSpaceDN w:val="0"/>
      <w:adjustRightInd w:val="0"/>
      <w:spacing w:after="0" w:line="240" w:lineRule="auto"/>
    </w:pPr>
    <w:rPr>
      <w:rFonts w:ascii="Times New Roman" w:hAnsi="Times New Roman" w:cs="Times New Roman"/>
      <w:color w:val="000000"/>
      <w:sz w:val="24"/>
      <w:szCs w:val="24"/>
    </w:rPr>
  </w:style>
  <w:style w:type="character" w:styleId="LineNumber">
    <w:name w:val="line number"/>
    <w:basedOn w:val="DefaultParagraphFont"/>
    <w:uiPriority w:val="99"/>
    <w:semiHidden/>
    <w:unhideWhenUsed/>
    <w:rsid w:val="00435728"/>
  </w:style>
  <w:style w:type="character" w:styleId="Strong">
    <w:name w:val="Strong"/>
    <w:basedOn w:val="DefaultParagraphFont"/>
    <w:uiPriority w:val="22"/>
    <w:qFormat/>
    <w:rsid w:val="00FB50A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90703">
      <w:bodyDiv w:val="1"/>
      <w:marLeft w:val="0"/>
      <w:marRight w:val="0"/>
      <w:marTop w:val="0"/>
      <w:marBottom w:val="0"/>
      <w:divBdr>
        <w:top w:val="none" w:sz="0" w:space="0" w:color="auto"/>
        <w:left w:val="none" w:sz="0" w:space="0" w:color="auto"/>
        <w:bottom w:val="none" w:sz="0" w:space="0" w:color="auto"/>
        <w:right w:val="none" w:sz="0" w:space="0" w:color="auto"/>
      </w:divBdr>
    </w:div>
    <w:div w:id="46730864">
      <w:bodyDiv w:val="1"/>
      <w:marLeft w:val="0"/>
      <w:marRight w:val="0"/>
      <w:marTop w:val="0"/>
      <w:marBottom w:val="0"/>
      <w:divBdr>
        <w:top w:val="none" w:sz="0" w:space="0" w:color="auto"/>
        <w:left w:val="none" w:sz="0" w:space="0" w:color="auto"/>
        <w:bottom w:val="none" w:sz="0" w:space="0" w:color="auto"/>
        <w:right w:val="none" w:sz="0" w:space="0" w:color="auto"/>
      </w:divBdr>
      <w:divsChild>
        <w:div w:id="28453400">
          <w:marLeft w:val="0"/>
          <w:marRight w:val="0"/>
          <w:marTop w:val="0"/>
          <w:marBottom w:val="0"/>
          <w:divBdr>
            <w:top w:val="none" w:sz="0" w:space="0" w:color="auto"/>
            <w:left w:val="none" w:sz="0" w:space="0" w:color="auto"/>
            <w:bottom w:val="none" w:sz="0" w:space="0" w:color="auto"/>
            <w:right w:val="none" w:sz="0" w:space="0" w:color="auto"/>
          </w:divBdr>
        </w:div>
        <w:div w:id="130297273">
          <w:marLeft w:val="0"/>
          <w:marRight w:val="0"/>
          <w:marTop w:val="0"/>
          <w:marBottom w:val="0"/>
          <w:divBdr>
            <w:top w:val="none" w:sz="0" w:space="0" w:color="auto"/>
            <w:left w:val="none" w:sz="0" w:space="0" w:color="auto"/>
            <w:bottom w:val="none" w:sz="0" w:space="0" w:color="auto"/>
            <w:right w:val="none" w:sz="0" w:space="0" w:color="auto"/>
          </w:divBdr>
        </w:div>
        <w:div w:id="208617390">
          <w:marLeft w:val="0"/>
          <w:marRight w:val="0"/>
          <w:marTop w:val="0"/>
          <w:marBottom w:val="0"/>
          <w:divBdr>
            <w:top w:val="none" w:sz="0" w:space="0" w:color="auto"/>
            <w:left w:val="none" w:sz="0" w:space="0" w:color="auto"/>
            <w:bottom w:val="none" w:sz="0" w:space="0" w:color="auto"/>
            <w:right w:val="none" w:sz="0" w:space="0" w:color="auto"/>
          </w:divBdr>
        </w:div>
        <w:div w:id="343632159">
          <w:marLeft w:val="0"/>
          <w:marRight w:val="0"/>
          <w:marTop w:val="0"/>
          <w:marBottom w:val="0"/>
          <w:divBdr>
            <w:top w:val="none" w:sz="0" w:space="0" w:color="auto"/>
            <w:left w:val="none" w:sz="0" w:space="0" w:color="auto"/>
            <w:bottom w:val="none" w:sz="0" w:space="0" w:color="auto"/>
            <w:right w:val="none" w:sz="0" w:space="0" w:color="auto"/>
          </w:divBdr>
        </w:div>
        <w:div w:id="381102114">
          <w:marLeft w:val="0"/>
          <w:marRight w:val="0"/>
          <w:marTop w:val="0"/>
          <w:marBottom w:val="0"/>
          <w:divBdr>
            <w:top w:val="none" w:sz="0" w:space="0" w:color="auto"/>
            <w:left w:val="none" w:sz="0" w:space="0" w:color="auto"/>
            <w:bottom w:val="none" w:sz="0" w:space="0" w:color="auto"/>
            <w:right w:val="none" w:sz="0" w:space="0" w:color="auto"/>
          </w:divBdr>
        </w:div>
        <w:div w:id="492532853">
          <w:marLeft w:val="0"/>
          <w:marRight w:val="0"/>
          <w:marTop w:val="0"/>
          <w:marBottom w:val="0"/>
          <w:divBdr>
            <w:top w:val="none" w:sz="0" w:space="0" w:color="auto"/>
            <w:left w:val="none" w:sz="0" w:space="0" w:color="auto"/>
            <w:bottom w:val="none" w:sz="0" w:space="0" w:color="auto"/>
            <w:right w:val="none" w:sz="0" w:space="0" w:color="auto"/>
          </w:divBdr>
        </w:div>
        <w:div w:id="634599960">
          <w:marLeft w:val="0"/>
          <w:marRight w:val="0"/>
          <w:marTop w:val="0"/>
          <w:marBottom w:val="0"/>
          <w:divBdr>
            <w:top w:val="none" w:sz="0" w:space="0" w:color="auto"/>
            <w:left w:val="none" w:sz="0" w:space="0" w:color="auto"/>
            <w:bottom w:val="none" w:sz="0" w:space="0" w:color="auto"/>
            <w:right w:val="none" w:sz="0" w:space="0" w:color="auto"/>
          </w:divBdr>
        </w:div>
        <w:div w:id="718558050">
          <w:marLeft w:val="0"/>
          <w:marRight w:val="0"/>
          <w:marTop w:val="0"/>
          <w:marBottom w:val="0"/>
          <w:divBdr>
            <w:top w:val="none" w:sz="0" w:space="0" w:color="auto"/>
            <w:left w:val="none" w:sz="0" w:space="0" w:color="auto"/>
            <w:bottom w:val="none" w:sz="0" w:space="0" w:color="auto"/>
            <w:right w:val="none" w:sz="0" w:space="0" w:color="auto"/>
          </w:divBdr>
        </w:div>
        <w:div w:id="731588043">
          <w:marLeft w:val="0"/>
          <w:marRight w:val="0"/>
          <w:marTop w:val="0"/>
          <w:marBottom w:val="0"/>
          <w:divBdr>
            <w:top w:val="none" w:sz="0" w:space="0" w:color="auto"/>
            <w:left w:val="none" w:sz="0" w:space="0" w:color="auto"/>
            <w:bottom w:val="none" w:sz="0" w:space="0" w:color="auto"/>
            <w:right w:val="none" w:sz="0" w:space="0" w:color="auto"/>
          </w:divBdr>
        </w:div>
        <w:div w:id="808867687">
          <w:marLeft w:val="0"/>
          <w:marRight w:val="0"/>
          <w:marTop w:val="0"/>
          <w:marBottom w:val="0"/>
          <w:divBdr>
            <w:top w:val="none" w:sz="0" w:space="0" w:color="auto"/>
            <w:left w:val="none" w:sz="0" w:space="0" w:color="auto"/>
            <w:bottom w:val="none" w:sz="0" w:space="0" w:color="auto"/>
            <w:right w:val="none" w:sz="0" w:space="0" w:color="auto"/>
          </w:divBdr>
        </w:div>
        <w:div w:id="863518897">
          <w:marLeft w:val="0"/>
          <w:marRight w:val="0"/>
          <w:marTop w:val="0"/>
          <w:marBottom w:val="0"/>
          <w:divBdr>
            <w:top w:val="none" w:sz="0" w:space="0" w:color="auto"/>
            <w:left w:val="none" w:sz="0" w:space="0" w:color="auto"/>
            <w:bottom w:val="none" w:sz="0" w:space="0" w:color="auto"/>
            <w:right w:val="none" w:sz="0" w:space="0" w:color="auto"/>
          </w:divBdr>
        </w:div>
        <w:div w:id="876545536">
          <w:marLeft w:val="0"/>
          <w:marRight w:val="0"/>
          <w:marTop w:val="0"/>
          <w:marBottom w:val="0"/>
          <w:divBdr>
            <w:top w:val="none" w:sz="0" w:space="0" w:color="auto"/>
            <w:left w:val="none" w:sz="0" w:space="0" w:color="auto"/>
            <w:bottom w:val="none" w:sz="0" w:space="0" w:color="auto"/>
            <w:right w:val="none" w:sz="0" w:space="0" w:color="auto"/>
          </w:divBdr>
        </w:div>
        <w:div w:id="897672219">
          <w:marLeft w:val="0"/>
          <w:marRight w:val="0"/>
          <w:marTop w:val="0"/>
          <w:marBottom w:val="0"/>
          <w:divBdr>
            <w:top w:val="none" w:sz="0" w:space="0" w:color="auto"/>
            <w:left w:val="none" w:sz="0" w:space="0" w:color="auto"/>
            <w:bottom w:val="none" w:sz="0" w:space="0" w:color="auto"/>
            <w:right w:val="none" w:sz="0" w:space="0" w:color="auto"/>
          </w:divBdr>
        </w:div>
        <w:div w:id="929043846">
          <w:marLeft w:val="0"/>
          <w:marRight w:val="0"/>
          <w:marTop w:val="0"/>
          <w:marBottom w:val="0"/>
          <w:divBdr>
            <w:top w:val="none" w:sz="0" w:space="0" w:color="auto"/>
            <w:left w:val="none" w:sz="0" w:space="0" w:color="auto"/>
            <w:bottom w:val="none" w:sz="0" w:space="0" w:color="auto"/>
            <w:right w:val="none" w:sz="0" w:space="0" w:color="auto"/>
          </w:divBdr>
        </w:div>
        <w:div w:id="944926627">
          <w:marLeft w:val="0"/>
          <w:marRight w:val="0"/>
          <w:marTop w:val="0"/>
          <w:marBottom w:val="0"/>
          <w:divBdr>
            <w:top w:val="none" w:sz="0" w:space="0" w:color="auto"/>
            <w:left w:val="none" w:sz="0" w:space="0" w:color="auto"/>
            <w:bottom w:val="none" w:sz="0" w:space="0" w:color="auto"/>
            <w:right w:val="none" w:sz="0" w:space="0" w:color="auto"/>
          </w:divBdr>
        </w:div>
        <w:div w:id="974991213">
          <w:marLeft w:val="0"/>
          <w:marRight w:val="0"/>
          <w:marTop w:val="0"/>
          <w:marBottom w:val="0"/>
          <w:divBdr>
            <w:top w:val="none" w:sz="0" w:space="0" w:color="auto"/>
            <w:left w:val="none" w:sz="0" w:space="0" w:color="auto"/>
            <w:bottom w:val="none" w:sz="0" w:space="0" w:color="auto"/>
            <w:right w:val="none" w:sz="0" w:space="0" w:color="auto"/>
          </w:divBdr>
        </w:div>
        <w:div w:id="1010260664">
          <w:marLeft w:val="0"/>
          <w:marRight w:val="0"/>
          <w:marTop w:val="0"/>
          <w:marBottom w:val="0"/>
          <w:divBdr>
            <w:top w:val="none" w:sz="0" w:space="0" w:color="auto"/>
            <w:left w:val="none" w:sz="0" w:space="0" w:color="auto"/>
            <w:bottom w:val="none" w:sz="0" w:space="0" w:color="auto"/>
            <w:right w:val="none" w:sz="0" w:space="0" w:color="auto"/>
          </w:divBdr>
        </w:div>
        <w:div w:id="1104110248">
          <w:marLeft w:val="0"/>
          <w:marRight w:val="0"/>
          <w:marTop w:val="0"/>
          <w:marBottom w:val="0"/>
          <w:divBdr>
            <w:top w:val="none" w:sz="0" w:space="0" w:color="auto"/>
            <w:left w:val="none" w:sz="0" w:space="0" w:color="auto"/>
            <w:bottom w:val="none" w:sz="0" w:space="0" w:color="auto"/>
            <w:right w:val="none" w:sz="0" w:space="0" w:color="auto"/>
          </w:divBdr>
        </w:div>
        <w:div w:id="1259482248">
          <w:marLeft w:val="0"/>
          <w:marRight w:val="0"/>
          <w:marTop w:val="0"/>
          <w:marBottom w:val="0"/>
          <w:divBdr>
            <w:top w:val="none" w:sz="0" w:space="0" w:color="auto"/>
            <w:left w:val="none" w:sz="0" w:space="0" w:color="auto"/>
            <w:bottom w:val="none" w:sz="0" w:space="0" w:color="auto"/>
            <w:right w:val="none" w:sz="0" w:space="0" w:color="auto"/>
          </w:divBdr>
        </w:div>
        <w:div w:id="1596405531">
          <w:marLeft w:val="0"/>
          <w:marRight w:val="0"/>
          <w:marTop w:val="0"/>
          <w:marBottom w:val="0"/>
          <w:divBdr>
            <w:top w:val="none" w:sz="0" w:space="0" w:color="auto"/>
            <w:left w:val="none" w:sz="0" w:space="0" w:color="auto"/>
            <w:bottom w:val="none" w:sz="0" w:space="0" w:color="auto"/>
            <w:right w:val="none" w:sz="0" w:space="0" w:color="auto"/>
          </w:divBdr>
        </w:div>
        <w:div w:id="1663780379">
          <w:marLeft w:val="0"/>
          <w:marRight w:val="0"/>
          <w:marTop w:val="0"/>
          <w:marBottom w:val="0"/>
          <w:divBdr>
            <w:top w:val="none" w:sz="0" w:space="0" w:color="auto"/>
            <w:left w:val="none" w:sz="0" w:space="0" w:color="auto"/>
            <w:bottom w:val="none" w:sz="0" w:space="0" w:color="auto"/>
            <w:right w:val="none" w:sz="0" w:space="0" w:color="auto"/>
          </w:divBdr>
        </w:div>
        <w:div w:id="1680765935">
          <w:marLeft w:val="0"/>
          <w:marRight w:val="0"/>
          <w:marTop w:val="0"/>
          <w:marBottom w:val="0"/>
          <w:divBdr>
            <w:top w:val="none" w:sz="0" w:space="0" w:color="auto"/>
            <w:left w:val="none" w:sz="0" w:space="0" w:color="auto"/>
            <w:bottom w:val="none" w:sz="0" w:space="0" w:color="auto"/>
            <w:right w:val="none" w:sz="0" w:space="0" w:color="auto"/>
          </w:divBdr>
        </w:div>
        <w:div w:id="1708800710">
          <w:marLeft w:val="0"/>
          <w:marRight w:val="0"/>
          <w:marTop w:val="0"/>
          <w:marBottom w:val="0"/>
          <w:divBdr>
            <w:top w:val="none" w:sz="0" w:space="0" w:color="auto"/>
            <w:left w:val="none" w:sz="0" w:space="0" w:color="auto"/>
            <w:bottom w:val="none" w:sz="0" w:space="0" w:color="auto"/>
            <w:right w:val="none" w:sz="0" w:space="0" w:color="auto"/>
          </w:divBdr>
        </w:div>
        <w:div w:id="1837257468">
          <w:marLeft w:val="0"/>
          <w:marRight w:val="0"/>
          <w:marTop w:val="0"/>
          <w:marBottom w:val="0"/>
          <w:divBdr>
            <w:top w:val="none" w:sz="0" w:space="0" w:color="auto"/>
            <w:left w:val="none" w:sz="0" w:space="0" w:color="auto"/>
            <w:bottom w:val="none" w:sz="0" w:space="0" w:color="auto"/>
            <w:right w:val="none" w:sz="0" w:space="0" w:color="auto"/>
          </w:divBdr>
        </w:div>
        <w:div w:id="1882982051">
          <w:marLeft w:val="0"/>
          <w:marRight w:val="0"/>
          <w:marTop w:val="0"/>
          <w:marBottom w:val="0"/>
          <w:divBdr>
            <w:top w:val="none" w:sz="0" w:space="0" w:color="auto"/>
            <w:left w:val="none" w:sz="0" w:space="0" w:color="auto"/>
            <w:bottom w:val="none" w:sz="0" w:space="0" w:color="auto"/>
            <w:right w:val="none" w:sz="0" w:space="0" w:color="auto"/>
          </w:divBdr>
        </w:div>
        <w:div w:id="1891260240">
          <w:marLeft w:val="0"/>
          <w:marRight w:val="0"/>
          <w:marTop w:val="0"/>
          <w:marBottom w:val="0"/>
          <w:divBdr>
            <w:top w:val="none" w:sz="0" w:space="0" w:color="auto"/>
            <w:left w:val="none" w:sz="0" w:space="0" w:color="auto"/>
            <w:bottom w:val="none" w:sz="0" w:space="0" w:color="auto"/>
            <w:right w:val="none" w:sz="0" w:space="0" w:color="auto"/>
          </w:divBdr>
        </w:div>
        <w:div w:id="1913198382">
          <w:marLeft w:val="0"/>
          <w:marRight w:val="0"/>
          <w:marTop w:val="0"/>
          <w:marBottom w:val="0"/>
          <w:divBdr>
            <w:top w:val="none" w:sz="0" w:space="0" w:color="auto"/>
            <w:left w:val="none" w:sz="0" w:space="0" w:color="auto"/>
            <w:bottom w:val="none" w:sz="0" w:space="0" w:color="auto"/>
            <w:right w:val="none" w:sz="0" w:space="0" w:color="auto"/>
          </w:divBdr>
        </w:div>
        <w:div w:id="1926063573">
          <w:marLeft w:val="0"/>
          <w:marRight w:val="0"/>
          <w:marTop w:val="0"/>
          <w:marBottom w:val="0"/>
          <w:divBdr>
            <w:top w:val="none" w:sz="0" w:space="0" w:color="auto"/>
            <w:left w:val="none" w:sz="0" w:space="0" w:color="auto"/>
            <w:bottom w:val="none" w:sz="0" w:space="0" w:color="auto"/>
            <w:right w:val="none" w:sz="0" w:space="0" w:color="auto"/>
          </w:divBdr>
        </w:div>
        <w:div w:id="1941722079">
          <w:marLeft w:val="0"/>
          <w:marRight w:val="0"/>
          <w:marTop w:val="0"/>
          <w:marBottom w:val="0"/>
          <w:divBdr>
            <w:top w:val="none" w:sz="0" w:space="0" w:color="auto"/>
            <w:left w:val="none" w:sz="0" w:space="0" w:color="auto"/>
            <w:bottom w:val="none" w:sz="0" w:space="0" w:color="auto"/>
            <w:right w:val="none" w:sz="0" w:space="0" w:color="auto"/>
          </w:divBdr>
        </w:div>
        <w:div w:id="1951545954">
          <w:marLeft w:val="0"/>
          <w:marRight w:val="0"/>
          <w:marTop w:val="0"/>
          <w:marBottom w:val="0"/>
          <w:divBdr>
            <w:top w:val="none" w:sz="0" w:space="0" w:color="auto"/>
            <w:left w:val="none" w:sz="0" w:space="0" w:color="auto"/>
            <w:bottom w:val="none" w:sz="0" w:space="0" w:color="auto"/>
            <w:right w:val="none" w:sz="0" w:space="0" w:color="auto"/>
          </w:divBdr>
        </w:div>
        <w:div w:id="2060206431">
          <w:marLeft w:val="0"/>
          <w:marRight w:val="0"/>
          <w:marTop w:val="0"/>
          <w:marBottom w:val="0"/>
          <w:divBdr>
            <w:top w:val="none" w:sz="0" w:space="0" w:color="auto"/>
            <w:left w:val="none" w:sz="0" w:space="0" w:color="auto"/>
            <w:bottom w:val="none" w:sz="0" w:space="0" w:color="auto"/>
            <w:right w:val="none" w:sz="0" w:space="0" w:color="auto"/>
          </w:divBdr>
        </w:div>
        <w:div w:id="2128888683">
          <w:marLeft w:val="0"/>
          <w:marRight w:val="0"/>
          <w:marTop w:val="0"/>
          <w:marBottom w:val="0"/>
          <w:divBdr>
            <w:top w:val="none" w:sz="0" w:space="0" w:color="auto"/>
            <w:left w:val="none" w:sz="0" w:space="0" w:color="auto"/>
            <w:bottom w:val="none" w:sz="0" w:space="0" w:color="auto"/>
            <w:right w:val="none" w:sz="0" w:space="0" w:color="auto"/>
          </w:divBdr>
        </w:div>
        <w:div w:id="2139178775">
          <w:marLeft w:val="0"/>
          <w:marRight w:val="0"/>
          <w:marTop w:val="0"/>
          <w:marBottom w:val="0"/>
          <w:divBdr>
            <w:top w:val="none" w:sz="0" w:space="0" w:color="auto"/>
            <w:left w:val="none" w:sz="0" w:space="0" w:color="auto"/>
            <w:bottom w:val="none" w:sz="0" w:space="0" w:color="auto"/>
            <w:right w:val="none" w:sz="0" w:space="0" w:color="auto"/>
          </w:divBdr>
        </w:div>
      </w:divsChild>
    </w:div>
    <w:div w:id="55053442">
      <w:bodyDiv w:val="1"/>
      <w:marLeft w:val="0"/>
      <w:marRight w:val="0"/>
      <w:marTop w:val="0"/>
      <w:marBottom w:val="0"/>
      <w:divBdr>
        <w:top w:val="none" w:sz="0" w:space="0" w:color="auto"/>
        <w:left w:val="none" w:sz="0" w:space="0" w:color="auto"/>
        <w:bottom w:val="none" w:sz="0" w:space="0" w:color="auto"/>
        <w:right w:val="none" w:sz="0" w:space="0" w:color="auto"/>
      </w:divBdr>
    </w:div>
    <w:div w:id="143009363">
      <w:bodyDiv w:val="1"/>
      <w:marLeft w:val="0"/>
      <w:marRight w:val="0"/>
      <w:marTop w:val="0"/>
      <w:marBottom w:val="0"/>
      <w:divBdr>
        <w:top w:val="none" w:sz="0" w:space="0" w:color="auto"/>
        <w:left w:val="none" w:sz="0" w:space="0" w:color="auto"/>
        <w:bottom w:val="none" w:sz="0" w:space="0" w:color="auto"/>
        <w:right w:val="none" w:sz="0" w:space="0" w:color="auto"/>
      </w:divBdr>
      <w:divsChild>
        <w:div w:id="1325939309">
          <w:marLeft w:val="0"/>
          <w:marRight w:val="0"/>
          <w:marTop w:val="0"/>
          <w:marBottom w:val="0"/>
          <w:divBdr>
            <w:top w:val="none" w:sz="0" w:space="0" w:color="auto"/>
            <w:left w:val="none" w:sz="0" w:space="0" w:color="auto"/>
            <w:bottom w:val="none" w:sz="0" w:space="0" w:color="auto"/>
            <w:right w:val="none" w:sz="0" w:space="0" w:color="auto"/>
          </w:divBdr>
        </w:div>
      </w:divsChild>
    </w:div>
    <w:div w:id="179393397">
      <w:bodyDiv w:val="1"/>
      <w:marLeft w:val="0"/>
      <w:marRight w:val="0"/>
      <w:marTop w:val="0"/>
      <w:marBottom w:val="0"/>
      <w:divBdr>
        <w:top w:val="none" w:sz="0" w:space="0" w:color="auto"/>
        <w:left w:val="none" w:sz="0" w:space="0" w:color="auto"/>
        <w:bottom w:val="none" w:sz="0" w:space="0" w:color="auto"/>
        <w:right w:val="none" w:sz="0" w:space="0" w:color="auto"/>
      </w:divBdr>
    </w:div>
    <w:div w:id="180748403">
      <w:bodyDiv w:val="1"/>
      <w:marLeft w:val="0"/>
      <w:marRight w:val="0"/>
      <w:marTop w:val="0"/>
      <w:marBottom w:val="0"/>
      <w:divBdr>
        <w:top w:val="none" w:sz="0" w:space="0" w:color="auto"/>
        <w:left w:val="none" w:sz="0" w:space="0" w:color="auto"/>
        <w:bottom w:val="none" w:sz="0" w:space="0" w:color="auto"/>
        <w:right w:val="none" w:sz="0" w:space="0" w:color="auto"/>
      </w:divBdr>
    </w:div>
    <w:div w:id="351228143">
      <w:bodyDiv w:val="1"/>
      <w:marLeft w:val="0"/>
      <w:marRight w:val="0"/>
      <w:marTop w:val="0"/>
      <w:marBottom w:val="0"/>
      <w:divBdr>
        <w:top w:val="none" w:sz="0" w:space="0" w:color="auto"/>
        <w:left w:val="none" w:sz="0" w:space="0" w:color="auto"/>
        <w:bottom w:val="none" w:sz="0" w:space="0" w:color="auto"/>
        <w:right w:val="none" w:sz="0" w:space="0" w:color="auto"/>
      </w:divBdr>
    </w:div>
    <w:div w:id="471873127">
      <w:bodyDiv w:val="1"/>
      <w:marLeft w:val="0"/>
      <w:marRight w:val="0"/>
      <w:marTop w:val="0"/>
      <w:marBottom w:val="0"/>
      <w:divBdr>
        <w:top w:val="none" w:sz="0" w:space="0" w:color="auto"/>
        <w:left w:val="none" w:sz="0" w:space="0" w:color="auto"/>
        <w:bottom w:val="none" w:sz="0" w:space="0" w:color="auto"/>
        <w:right w:val="none" w:sz="0" w:space="0" w:color="auto"/>
      </w:divBdr>
    </w:div>
    <w:div w:id="487745266">
      <w:bodyDiv w:val="1"/>
      <w:marLeft w:val="0"/>
      <w:marRight w:val="0"/>
      <w:marTop w:val="0"/>
      <w:marBottom w:val="0"/>
      <w:divBdr>
        <w:top w:val="none" w:sz="0" w:space="0" w:color="auto"/>
        <w:left w:val="none" w:sz="0" w:space="0" w:color="auto"/>
        <w:bottom w:val="none" w:sz="0" w:space="0" w:color="auto"/>
        <w:right w:val="none" w:sz="0" w:space="0" w:color="auto"/>
      </w:divBdr>
    </w:div>
    <w:div w:id="523131622">
      <w:bodyDiv w:val="1"/>
      <w:marLeft w:val="0"/>
      <w:marRight w:val="0"/>
      <w:marTop w:val="0"/>
      <w:marBottom w:val="0"/>
      <w:divBdr>
        <w:top w:val="none" w:sz="0" w:space="0" w:color="auto"/>
        <w:left w:val="none" w:sz="0" w:space="0" w:color="auto"/>
        <w:bottom w:val="none" w:sz="0" w:space="0" w:color="auto"/>
        <w:right w:val="none" w:sz="0" w:space="0" w:color="auto"/>
      </w:divBdr>
      <w:divsChild>
        <w:div w:id="662123451">
          <w:marLeft w:val="0"/>
          <w:marRight w:val="0"/>
          <w:marTop w:val="0"/>
          <w:marBottom w:val="0"/>
          <w:divBdr>
            <w:top w:val="none" w:sz="0" w:space="0" w:color="auto"/>
            <w:left w:val="none" w:sz="0" w:space="0" w:color="auto"/>
            <w:bottom w:val="none" w:sz="0" w:space="0" w:color="auto"/>
            <w:right w:val="none" w:sz="0" w:space="0" w:color="auto"/>
          </w:divBdr>
        </w:div>
      </w:divsChild>
    </w:div>
    <w:div w:id="529563417">
      <w:bodyDiv w:val="1"/>
      <w:marLeft w:val="0"/>
      <w:marRight w:val="0"/>
      <w:marTop w:val="0"/>
      <w:marBottom w:val="0"/>
      <w:divBdr>
        <w:top w:val="none" w:sz="0" w:space="0" w:color="auto"/>
        <w:left w:val="none" w:sz="0" w:space="0" w:color="auto"/>
        <w:bottom w:val="none" w:sz="0" w:space="0" w:color="auto"/>
        <w:right w:val="none" w:sz="0" w:space="0" w:color="auto"/>
      </w:divBdr>
    </w:div>
    <w:div w:id="556861270">
      <w:bodyDiv w:val="1"/>
      <w:marLeft w:val="0"/>
      <w:marRight w:val="0"/>
      <w:marTop w:val="0"/>
      <w:marBottom w:val="0"/>
      <w:divBdr>
        <w:top w:val="none" w:sz="0" w:space="0" w:color="auto"/>
        <w:left w:val="none" w:sz="0" w:space="0" w:color="auto"/>
        <w:bottom w:val="none" w:sz="0" w:space="0" w:color="auto"/>
        <w:right w:val="none" w:sz="0" w:space="0" w:color="auto"/>
      </w:divBdr>
      <w:divsChild>
        <w:div w:id="93550685">
          <w:marLeft w:val="0"/>
          <w:marRight w:val="0"/>
          <w:marTop w:val="0"/>
          <w:marBottom w:val="0"/>
          <w:divBdr>
            <w:top w:val="none" w:sz="0" w:space="0" w:color="auto"/>
            <w:left w:val="none" w:sz="0" w:space="0" w:color="auto"/>
            <w:bottom w:val="none" w:sz="0" w:space="0" w:color="auto"/>
            <w:right w:val="none" w:sz="0" w:space="0" w:color="auto"/>
          </w:divBdr>
        </w:div>
        <w:div w:id="99763416">
          <w:marLeft w:val="0"/>
          <w:marRight w:val="0"/>
          <w:marTop w:val="0"/>
          <w:marBottom w:val="0"/>
          <w:divBdr>
            <w:top w:val="none" w:sz="0" w:space="0" w:color="auto"/>
            <w:left w:val="none" w:sz="0" w:space="0" w:color="auto"/>
            <w:bottom w:val="none" w:sz="0" w:space="0" w:color="auto"/>
            <w:right w:val="none" w:sz="0" w:space="0" w:color="auto"/>
          </w:divBdr>
        </w:div>
        <w:div w:id="136844364">
          <w:marLeft w:val="0"/>
          <w:marRight w:val="0"/>
          <w:marTop w:val="0"/>
          <w:marBottom w:val="0"/>
          <w:divBdr>
            <w:top w:val="none" w:sz="0" w:space="0" w:color="auto"/>
            <w:left w:val="none" w:sz="0" w:space="0" w:color="auto"/>
            <w:bottom w:val="none" w:sz="0" w:space="0" w:color="auto"/>
            <w:right w:val="none" w:sz="0" w:space="0" w:color="auto"/>
          </w:divBdr>
        </w:div>
        <w:div w:id="249512719">
          <w:marLeft w:val="0"/>
          <w:marRight w:val="0"/>
          <w:marTop w:val="0"/>
          <w:marBottom w:val="0"/>
          <w:divBdr>
            <w:top w:val="none" w:sz="0" w:space="0" w:color="auto"/>
            <w:left w:val="none" w:sz="0" w:space="0" w:color="auto"/>
            <w:bottom w:val="none" w:sz="0" w:space="0" w:color="auto"/>
            <w:right w:val="none" w:sz="0" w:space="0" w:color="auto"/>
          </w:divBdr>
        </w:div>
        <w:div w:id="319164196">
          <w:marLeft w:val="0"/>
          <w:marRight w:val="0"/>
          <w:marTop w:val="0"/>
          <w:marBottom w:val="0"/>
          <w:divBdr>
            <w:top w:val="none" w:sz="0" w:space="0" w:color="auto"/>
            <w:left w:val="none" w:sz="0" w:space="0" w:color="auto"/>
            <w:bottom w:val="none" w:sz="0" w:space="0" w:color="auto"/>
            <w:right w:val="none" w:sz="0" w:space="0" w:color="auto"/>
          </w:divBdr>
        </w:div>
        <w:div w:id="524294067">
          <w:marLeft w:val="0"/>
          <w:marRight w:val="0"/>
          <w:marTop w:val="0"/>
          <w:marBottom w:val="0"/>
          <w:divBdr>
            <w:top w:val="none" w:sz="0" w:space="0" w:color="auto"/>
            <w:left w:val="none" w:sz="0" w:space="0" w:color="auto"/>
            <w:bottom w:val="none" w:sz="0" w:space="0" w:color="auto"/>
            <w:right w:val="none" w:sz="0" w:space="0" w:color="auto"/>
          </w:divBdr>
        </w:div>
        <w:div w:id="641077135">
          <w:marLeft w:val="0"/>
          <w:marRight w:val="0"/>
          <w:marTop w:val="0"/>
          <w:marBottom w:val="0"/>
          <w:divBdr>
            <w:top w:val="none" w:sz="0" w:space="0" w:color="auto"/>
            <w:left w:val="none" w:sz="0" w:space="0" w:color="auto"/>
            <w:bottom w:val="none" w:sz="0" w:space="0" w:color="auto"/>
            <w:right w:val="none" w:sz="0" w:space="0" w:color="auto"/>
          </w:divBdr>
        </w:div>
        <w:div w:id="643580120">
          <w:marLeft w:val="0"/>
          <w:marRight w:val="0"/>
          <w:marTop w:val="0"/>
          <w:marBottom w:val="0"/>
          <w:divBdr>
            <w:top w:val="none" w:sz="0" w:space="0" w:color="auto"/>
            <w:left w:val="none" w:sz="0" w:space="0" w:color="auto"/>
            <w:bottom w:val="none" w:sz="0" w:space="0" w:color="auto"/>
            <w:right w:val="none" w:sz="0" w:space="0" w:color="auto"/>
          </w:divBdr>
        </w:div>
        <w:div w:id="650183885">
          <w:marLeft w:val="0"/>
          <w:marRight w:val="0"/>
          <w:marTop w:val="0"/>
          <w:marBottom w:val="0"/>
          <w:divBdr>
            <w:top w:val="none" w:sz="0" w:space="0" w:color="auto"/>
            <w:left w:val="none" w:sz="0" w:space="0" w:color="auto"/>
            <w:bottom w:val="none" w:sz="0" w:space="0" w:color="auto"/>
            <w:right w:val="none" w:sz="0" w:space="0" w:color="auto"/>
          </w:divBdr>
        </w:div>
        <w:div w:id="662204365">
          <w:marLeft w:val="0"/>
          <w:marRight w:val="0"/>
          <w:marTop w:val="0"/>
          <w:marBottom w:val="0"/>
          <w:divBdr>
            <w:top w:val="none" w:sz="0" w:space="0" w:color="auto"/>
            <w:left w:val="none" w:sz="0" w:space="0" w:color="auto"/>
            <w:bottom w:val="none" w:sz="0" w:space="0" w:color="auto"/>
            <w:right w:val="none" w:sz="0" w:space="0" w:color="auto"/>
          </w:divBdr>
        </w:div>
        <w:div w:id="699018176">
          <w:marLeft w:val="0"/>
          <w:marRight w:val="0"/>
          <w:marTop w:val="0"/>
          <w:marBottom w:val="0"/>
          <w:divBdr>
            <w:top w:val="none" w:sz="0" w:space="0" w:color="auto"/>
            <w:left w:val="none" w:sz="0" w:space="0" w:color="auto"/>
            <w:bottom w:val="none" w:sz="0" w:space="0" w:color="auto"/>
            <w:right w:val="none" w:sz="0" w:space="0" w:color="auto"/>
          </w:divBdr>
        </w:div>
        <w:div w:id="724720066">
          <w:marLeft w:val="0"/>
          <w:marRight w:val="0"/>
          <w:marTop w:val="0"/>
          <w:marBottom w:val="0"/>
          <w:divBdr>
            <w:top w:val="none" w:sz="0" w:space="0" w:color="auto"/>
            <w:left w:val="none" w:sz="0" w:space="0" w:color="auto"/>
            <w:bottom w:val="none" w:sz="0" w:space="0" w:color="auto"/>
            <w:right w:val="none" w:sz="0" w:space="0" w:color="auto"/>
          </w:divBdr>
        </w:div>
        <w:div w:id="773087200">
          <w:marLeft w:val="0"/>
          <w:marRight w:val="0"/>
          <w:marTop w:val="0"/>
          <w:marBottom w:val="0"/>
          <w:divBdr>
            <w:top w:val="none" w:sz="0" w:space="0" w:color="auto"/>
            <w:left w:val="none" w:sz="0" w:space="0" w:color="auto"/>
            <w:bottom w:val="none" w:sz="0" w:space="0" w:color="auto"/>
            <w:right w:val="none" w:sz="0" w:space="0" w:color="auto"/>
          </w:divBdr>
        </w:div>
        <w:div w:id="787940592">
          <w:marLeft w:val="0"/>
          <w:marRight w:val="0"/>
          <w:marTop w:val="0"/>
          <w:marBottom w:val="0"/>
          <w:divBdr>
            <w:top w:val="none" w:sz="0" w:space="0" w:color="auto"/>
            <w:left w:val="none" w:sz="0" w:space="0" w:color="auto"/>
            <w:bottom w:val="none" w:sz="0" w:space="0" w:color="auto"/>
            <w:right w:val="none" w:sz="0" w:space="0" w:color="auto"/>
          </w:divBdr>
        </w:div>
        <w:div w:id="845941310">
          <w:marLeft w:val="0"/>
          <w:marRight w:val="0"/>
          <w:marTop w:val="0"/>
          <w:marBottom w:val="0"/>
          <w:divBdr>
            <w:top w:val="none" w:sz="0" w:space="0" w:color="auto"/>
            <w:left w:val="none" w:sz="0" w:space="0" w:color="auto"/>
            <w:bottom w:val="none" w:sz="0" w:space="0" w:color="auto"/>
            <w:right w:val="none" w:sz="0" w:space="0" w:color="auto"/>
          </w:divBdr>
        </w:div>
        <w:div w:id="910233991">
          <w:marLeft w:val="0"/>
          <w:marRight w:val="0"/>
          <w:marTop w:val="0"/>
          <w:marBottom w:val="0"/>
          <w:divBdr>
            <w:top w:val="none" w:sz="0" w:space="0" w:color="auto"/>
            <w:left w:val="none" w:sz="0" w:space="0" w:color="auto"/>
            <w:bottom w:val="none" w:sz="0" w:space="0" w:color="auto"/>
            <w:right w:val="none" w:sz="0" w:space="0" w:color="auto"/>
          </w:divBdr>
        </w:div>
        <w:div w:id="948968174">
          <w:marLeft w:val="0"/>
          <w:marRight w:val="0"/>
          <w:marTop w:val="0"/>
          <w:marBottom w:val="0"/>
          <w:divBdr>
            <w:top w:val="none" w:sz="0" w:space="0" w:color="auto"/>
            <w:left w:val="none" w:sz="0" w:space="0" w:color="auto"/>
            <w:bottom w:val="none" w:sz="0" w:space="0" w:color="auto"/>
            <w:right w:val="none" w:sz="0" w:space="0" w:color="auto"/>
          </w:divBdr>
        </w:div>
        <w:div w:id="949124690">
          <w:marLeft w:val="0"/>
          <w:marRight w:val="0"/>
          <w:marTop w:val="0"/>
          <w:marBottom w:val="0"/>
          <w:divBdr>
            <w:top w:val="none" w:sz="0" w:space="0" w:color="auto"/>
            <w:left w:val="none" w:sz="0" w:space="0" w:color="auto"/>
            <w:bottom w:val="none" w:sz="0" w:space="0" w:color="auto"/>
            <w:right w:val="none" w:sz="0" w:space="0" w:color="auto"/>
          </w:divBdr>
        </w:div>
        <w:div w:id="1051031799">
          <w:marLeft w:val="0"/>
          <w:marRight w:val="0"/>
          <w:marTop w:val="0"/>
          <w:marBottom w:val="0"/>
          <w:divBdr>
            <w:top w:val="none" w:sz="0" w:space="0" w:color="auto"/>
            <w:left w:val="none" w:sz="0" w:space="0" w:color="auto"/>
            <w:bottom w:val="none" w:sz="0" w:space="0" w:color="auto"/>
            <w:right w:val="none" w:sz="0" w:space="0" w:color="auto"/>
          </w:divBdr>
        </w:div>
        <w:div w:id="1061833555">
          <w:marLeft w:val="0"/>
          <w:marRight w:val="0"/>
          <w:marTop w:val="0"/>
          <w:marBottom w:val="0"/>
          <w:divBdr>
            <w:top w:val="none" w:sz="0" w:space="0" w:color="auto"/>
            <w:left w:val="none" w:sz="0" w:space="0" w:color="auto"/>
            <w:bottom w:val="none" w:sz="0" w:space="0" w:color="auto"/>
            <w:right w:val="none" w:sz="0" w:space="0" w:color="auto"/>
          </w:divBdr>
        </w:div>
        <w:div w:id="1125734057">
          <w:marLeft w:val="0"/>
          <w:marRight w:val="0"/>
          <w:marTop w:val="0"/>
          <w:marBottom w:val="0"/>
          <w:divBdr>
            <w:top w:val="none" w:sz="0" w:space="0" w:color="auto"/>
            <w:left w:val="none" w:sz="0" w:space="0" w:color="auto"/>
            <w:bottom w:val="none" w:sz="0" w:space="0" w:color="auto"/>
            <w:right w:val="none" w:sz="0" w:space="0" w:color="auto"/>
          </w:divBdr>
        </w:div>
        <w:div w:id="1168981867">
          <w:marLeft w:val="0"/>
          <w:marRight w:val="0"/>
          <w:marTop w:val="0"/>
          <w:marBottom w:val="0"/>
          <w:divBdr>
            <w:top w:val="none" w:sz="0" w:space="0" w:color="auto"/>
            <w:left w:val="none" w:sz="0" w:space="0" w:color="auto"/>
            <w:bottom w:val="none" w:sz="0" w:space="0" w:color="auto"/>
            <w:right w:val="none" w:sz="0" w:space="0" w:color="auto"/>
          </w:divBdr>
        </w:div>
        <w:div w:id="1206137832">
          <w:marLeft w:val="0"/>
          <w:marRight w:val="0"/>
          <w:marTop w:val="0"/>
          <w:marBottom w:val="0"/>
          <w:divBdr>
            <w:top w:val="none" w:sz="0" w:space="0" w:color="auto"/>
            <w:left w:val="none" w:sz="0" w:space="0" w:color="auto"/>
            <w:bottom w:val="none" w:sz="0" w:space="0" w:color="auto"/>
            <w:right w:val="none" w:sz="0" w:space="0" w:color="auto"/>
          </w:divBdr>
        </w:div>
        <w:div w:id="1332829491">
          <w:marLeft w:val="0"/>
          <w:marRight w:val="0"/>
          <w:marTop w:val="0"/>
          <w:marBottom w:val="0"/>
          <w:divBdr>
            <w:top w:val="none" w:sz="0" w:space="0" w:color="auto"/>
            <w:left w:val="none" w:sz="0" w:space="0" w:color="auto"/>
            <w:bottom w:val="none" w:sz="0" w:space="0" w:color="auto"/>
            <w:right w:val="none" w:sz="0" w:space="0" w:color="auto"/>
          </w:divBdr>
        </w:div>
        <w:div w:id="1452742777">
          <w:marLeft w:val="0"/>
          <w:marRight w:val="0"/>
          <w:marTop w:val="0"/>
          <w:marBottom w:val="0"/>
          <w:divBdr>
            <w:top w:val="none" w:sz="0" w:space="0" w:color="auto"/>
            <w:left w:val="none" w:sz="0" w:space="0" w:color="auto"/>
            <w:bottom w:val="none" w:sz="0" w:space="0" w:color="auto"/>
            <w:right w:val="none" w:sz="0" w:space="0" w:color="auto"/>
          </w:divBdr>
        </w:div>
        <w:div w:id="1453479756">
          <w:marLeft w:val="0"/>
          <w:marRight w:val="0"/>
          <w:marTop w:val="0"/>
          <w:marBottom w:val="0"/>
          <w:divBdr>
            <w:top w:val="none" w:sz="0" w:space="0" w:color="auto"/>
            <w:left w:val="none" w:sz="0" w:space="0" w:color="auto"/>
            <w:bottom w:val="none" w:sz="0" w:space="0" w:color="auto"/>
            <w:right w:val="none" w:sz="0" w:space="0" w:color="auto"/>
          </w:divBdr>
        </w:div>
        <w:div w:id="1468473865">
          <w:marLeft w:val="0"/>
          <w:marRight w:val="0"/>
          <w:marTop w:val="0"/>
          <w:marBottom w:val="0"/>
          <w:divBdr>
            <w:top w:val="none" w:sz="0" w:space="0" w:color="auto"/>
            <w:left w:val="none" w:sz="0" w:space="0" w:color="auto"/>
            <w:bottom w:val="none" w:sz="0" w:space="0" w:color="auto"/>
            <w:right w:val="none" w:sz="0" w:space="0" w:color="auto"/>
          </w:divBdr>
        </w:div>
        <w:div w:id="1559631091">
          <w:marLeft w:val="0"/>
          <w:marRight w:val="0"/>
          <w:marTop w:val="0"/>
          <w:marBottom w:val="0"/>
          <w:divBdr>
            <w:top w:val="none" w:sz="0" w:space="0" w:color="auto"/>
            <w:left w:val="none" w:sz="0" w:space="0" w:color="auto"/>
            <w:bottom w:val="none" w:sz="0" w:space="0" w:color="auto"/>
            <w:right w:val="none" w:sz="0" w:space="0" w:color="auto"/>
          </w:divBdr>
        </w:div>
        <w:div w:id="1792435926">
          <w:marLeft w:val="0"/>
          <w:marRight w:val="0"/>
          <w:marTop w:val="0"/>
          <w:marBottom w:val="0"/>
          <w:divBdr>
            <w:top w:val="none" w:sz="0" w:space="0" w:color="auto"/>
            <w:left w:val="none" w:sz="0" w:space="0" w:color="auto"/>
            <w:bottom w:val="none" w:sz="0" w:space="0" w:color="auto"/>
            <w:right w:val="none" w:sz="0" w:space="0" w:color="auto"/>
          </w:divBdr>
        </w:div>
        <w:div w:id="1844009338">
          <w:marLeft w:val="0"/>
          <w:marRight w:val="0"/>
          <w:marTop w:val="0"/>
          <w:marBottom w:val="0"/>
          <w:divBdr>
            <w:top w:val="none" w:sz="0" w:space="0" w:color="auto"/>
            <w:left w:val="none" w:sz="0" w:space="0" w:color="auto"/>
            <w:bottom w:val="none" w:sz="0" w:space="0" w:color="auto"/>
            <w:right w:val="none" w:sz="0" w:space="0" w:color="auto"/>
          </w:divBdr>
        </w:div>
        <w:div w:id="1955862149">
          <w:marLeft w:val="0"/>
          <w:marRight w:val="0"/>
          <w:marTop w:val="0"/>
          <w:marBottom w:val="0"/>
          <w:divBdr>
            <w:top w:val="none" w:sz="0" w:space="0" w:color="auto"/>
            <w:left w:val="none" w:sz="0" w:space="0" w:color="auto"/>
            <w:bottom w:val="none" w:sz="0" w:space="0" w:color="auto"/>
            <w:right w:val="none" w:sz="0" w:space="0" w:color="auto"/>
          </w:divBdr>
        </w:div>
        <w:div w:id="1964186556">
          <w:marLeft w:val="0"/>
          <w:marRight w:val="0"/>
          <w:marTop w:val="0"/>
          <w:marBottom w:val="0"/>
          <w:divBdr>
            <w:top w:val="none" w:sz="0" w:space="0" w:color="auto"/>
            <w:left w:val="none" w:sz="0" w:space="0" w:color="auto"/>
            <w:bottom w:val="none" w:sz="0" w:space="0" w:color="auto"/>
            <w:right w:val="none" w:sz="0" w:space="0" w:color="auto"/>
          </w:divBdr>
        </w:div>
        <w:div w:id="1994799670">
          <w:marLeft w:val="0"/>
          <w:marRight w:val="0"/>
          <w:marTop w:val="0"/>
          <w:marBottom w:val="0"/>
          <w:divBdr>
            <w:top w:val="none" w:sz="0" w:space="0" w:color="auto"/>
            <w:left w:val="none" w:sz="0" w:space="0" w:color="auto"/>
            <w:bottom w:val="none" w:sz="0" w:space="0" w:color="auto"/>
            <w:right w:val="none" w:sz="0" w:space="0" w:color="auto"/>
          </w:divBdr>
        </w:div>
        <w:div w:id="2126196597">
          <w:marLeft w:val="0"/>
          <w:marRight w:val="0"/>
          <w:marTop w:val="0"/>
          <w:marBottom w:val="0"/>
          <w:divBdr>
            <w:top w:val="none" w:sz="0" w:space="0" w:color="auto"/>
            <w:left w:val="none" w:sz="0" w:space="0" w:color="auto"/>
            <w:bottom w:val="none" w:sz="0" w:space="0" w:color="auto"/>
            <w:right w:val="none" w:sz="0" w:space="0" w:color="auto"/>
          </w:divBdr>
        </w:div>
      </w:divsChild>
    </w:div>
    <w:div w:id="730621002">
      <w:bodyDiv w:val="1"/>
      <w:marLeft w:val="0"/>
      <w:marRight w:val="0"/>
      <w:marTop w:val="0"/>
      <w:marBottom w:val="0"/>
      <w:divBdr>
        <w:top w:val="none" w:sz="0" w:space="0" w:color="auto"/>
        <w:left w:val="none" w:sz="0" w:space="0" w:color="auto"/>
        <w:bottom w:val="none" w:sz="0" w:space="0" w:color="auto"/>
        <w:right w:val="none" w:sz="0" w:space="0" w:color="auto"/>
      </w:divBdr>
      <w:divsChild>
        <w:div w:id="256450326">
          <w:marLeft w:val="0"/>
          <w:marRight w:val="0"/>
          <w:marTop w:val="0"/>
          <w:marBottom w:val="0"/>
          <w:divBdr>
            <w:top w:val="none" w:sz="0" w:space="0" w:color="auto"/>
            <w:left w:val="none" w:sz="0" w:space="0" w:color="auto"/>
            <w:bottom w:val="none" w:sz="0" w:space="0" w:color="auto"/>
            <w:right w:val="none" w:sz="0" w:space="0" w:color="auto"/>
          </w:divBdr>
        </w:div>
      </w:divsChild>
    </w:div>
    <w:div w:id="765884732">
      <w:bodyDiv w:val="1"/>
      <w:marLeft w:val="0"/>
      <w:marRight w:val="0"/>
      <w:marTop w:val="0"/>
      <w:marBottom w:val="0"/>
      <w:divBdr>
        <w:top w:val="none" w:sz="0" w:space="0" w:color="auto"/>
        <w:left w:val="none" w:sz="0" w:space="0" w:color="auto"/>
        <w:bottom w:val="none" w:sz="0" w:space="0" w:color="auto"/>
        <w:right w:val="none" w:sz="0" w:space="0" w:color="auto"/>
      </w:divBdr>
      <w:divsChild>
        <w:div w:id="1324625040">
          <w:marLeft w:val="0"/>
          <w:marRight w:val="0"/>
          <w:marTop w:val="0"/>
          <w:marBottom w:val="0"/>
          <w:divBdr>
            <w:top w:val="none" w:sz="0" w:space="0" w:color="auto"/>
            <w:left w:val="none" w:sz="0" w:space="0" w:color="auto"/>
            <w:bottom w:val="none" w:sz="0" w:space="0" w:color="auto"/>
            <w:right w:val="none" w:sz="0" w:space="0" w:color="auto"/>
          </w:divBdr>
        </w:div>
      </w:divsChild>
    </w:div>
    <w:div w:id="823352315">
      <w:bodyDiv w:val="1"/>
      <w:marLeft w:val="0"/>
      <w:marRight w:val="0"/>
      <w:marTop w:val="0"/>
      <w:marBottom w:val="0"/>
      <w:divBdr>
        <w:top w:val="none" w:sz="0" w:space="0" w:color="auto"/>
        <w:left w:val="none" w:sz="0" w:space="0" w:color="auto"/>
        <w:bottom w:val="none" w:sz="0" w:space="0" w:color="auto"/>
        <w:right w:val="none" w:sz="0" w:space="0" w:color="auto"/>
      </w:divBdr>
    </w:div>
    <w:div w:id="929435900">
      <w:bodyDiv w:val="1"/>
      <w:marLeft w:val="0"/>
      <w:marRight w:val="0"/>
      <w:marTop w:val="0"/>
      <w:marBottom w:val="0"/>
      <w:divBdr>
        <w:top w:val="none" w:sz="0" w:space="0" w:color="auto"/>
        <w:left w:val="none" w:sz="0" w:space="0" w:color="auto"/>
        <w:bottom w:val="none" w:sz="0" w:space="0" w:color="auto"/>
        <w:right w:val="none" w:sz="0" w:space="0" w:color="auto"/>
      </w:divBdr>
      <w:divsChild>
        <w:div w:id="7223061">
          <w:marLeft w:val="0"/>
          <w:marRight w:val="0"/>
          <w:marTop w:val="0"/>
          <w:marBottom w:val="0"/>
          <w:divBdr>
            <w:top w:val="none" w:sz="0" w:space="0" w:color="auto"/>
            <w:left w:val="none" w:sz="0" w:space="0" w:color="auto"/>
            <w:bottom w:val="none" w:sz="0" w:space="0" w:color="auto"/>
            <w:right w:val="none" w:sz="0" w:space="0" w:color="auto"/>
          </w:divBdr>
        </w:div>
        <w:div w:id="182866004">
          <w:marLeft w:val="0"/>
          <w:marRight w:val="0"/>
          <w:marTop w:val="0"/>
          <w:marBottom w:val="0"/>
          <w:divBdr>
            <w:top w:val="none" w:sz="0" w:space="0" w:color="auto"/>
            <w:left w:val="none" w:sz="0" w:space="0" w:color="auto"/>
            <w:bottom w:val="none" w:sz="0" w:space="0" w:color="auto"/>
            <w:right w:val="none" w:sz="0" w:space="0" w:color="auto"/>
          </w:divBdr>
        </w:div>
        <w:div w:id="263536953">
          <w:marLeft w:val="0"/>
          <w:marRight w:val="0"/>
          <w:marTop w:val="0"/>
          <w:marBottom w:val="0"/>
          <w:divBdr>
            <w:top w:val="none" w:sz="0" w:space="0" w:color="auto"/>
            <w:left w:val="none" w:sz="0" w:space="0" w:color="auto"/>
            <w:bottom w:val="none" w:sz="0" w:space="0" w:color="auto"/>
            <w:right w:val="none" w:sz="0" w:space="0" w:color="auto"/>
          </w:divBdr>
        </w:div>
        <w:div w:id="415177021">
          <w:marLeft w:val="0"/>
          <w:marRight w:val="0"/>
          <w:marTop w:val="0"/>
          <w:marBottom w:val="0"/>
          <w:divBdr>
            <w:top w:val="none" w:sz="0" w:space="0" w:color="auto"/>
            <w:left w:val="none" w:sz="0" w:space="0" w:color="auto"/>
            <w:bottom w:val="none" w:sz="0" w:space="0" w:color="auto"/>
            <w:right w:val="none" w:sz="0" w:space="0" w:color="auto"/>
          </w:divBdr>
        </w:div>
        <w:div w:id="595097685">
          <w:marLeft w:val="0"/>
          <w:marRight w:val="0"/>
          <w:marTop w:val="0"/>
          <w:marBottom w:val="0"/>
          <w:divBdr>
            <w:top w:val="none" w:sz="0" w:space="0" w:color="auto"/>
            <w:left w:val="none" w:sz="0" w:space="0" w:color="auto"/>
            <w:bottom w:val="none" w:sz="0" w:space="0" w:color="auto"/>
            <w:right w:val="none" w:sz="0" w:space="0" w:color="auto"/>
          </w:divBdr>
        </w:div>
        <w:div w:id="681591837">
          <w:marLeft w:val="0"/>
          <w:marRight w:val="0"/>
          <w:marTop w:val="0"/>
          <w:marBottom w:val="0"/>
          <w:divBdr>
            <w:top w:val="none" w:sz="0" w:space="0" w:color="auto"/>
            <w:left w:val="none" w:sz="0" w:space="0" w:color="auto"/>
            <w:bottom w:val="none" w:sz="0" w:space="0" w:color="auto"/>
            <w:right w:val="none" w:sz="0" w:space="0" w:color="auto"/>
          </w:divBdr>
        </w:div>
        <w:div w:id="716197951">
          <w:marLeft w:val="0"/>
          <w:marRight w:val="0"/>
          <w:marTop w:val="0"/>
          <w:marBottom w:val="0"/>
          <w:divBdr>
            <w:top w:val="none" w:sz="0" w:space="0" w:color="auto"/>
            <w:left w:val="none" w:sz="0" w:space="0" w:color="auto"/>
            <w:bottom w:val="none" w:sz="0" w:space="0" w:color="auto"/>
            <w:right w:val="none" w:sz="0" w:space="0" w:color="auto"/>
          </w:divBdr>
        </w:div>
        <w:div w:id="1091391944">
          <w:marLeft w:val="0"/>
          <w:marRight w:val="0"/>
          <w:marTop w:val="0"/>
          <w:marBottom w:val="0"/>
          <w:divBdr>
            <w:top w:val="none" w:sz="0" w:space="0" w:color="auto"/>
            <w:left w:val="none" w:sz="0" w:space="0" w:color="auto"/>
            <w:bottom w:val="none" w:sz="0" w:space="0" w:color="auto"/>
            <w:right w:val="none" w:sz="0" w:space="0" w:color="auto"/>
          </w:divBdr>
        </w:div>
        <w:div w:id="1101804462">
          <w:marLeft w:val="0"/>
          <w:marRight w:val="0"/>
          <w:marTop w:val="0"/>
          <w:marBottom w:val="0"/>
          <w:divBdr>
            <w:top w:val="none" w:sz="0" w:space="0" w:color="auto"/>
            <w:left w:val="none" w:sz="0" w:space="0" w:color="auto"/>
            <w:bottom w:val="none" w:sz="0" w:space="0" w:color="auto"/>
            <w:right w:val="none" w:sz="0" w:space="0" w:color="auto"/>
          </w:divBdr>
        </w:div>
        <w:div w:id="1211920950">
          <w:marLeft w:val="0"/>
          <w:marRight w:val="0"/>
          <w:marTop w:val="0"/>
          <w:marBottom w:val="0"/>
          <w:divBdr>
            <w:top w:val="none" w:sz="0" w:space="0" w:color="auto"/>
            <w:left w:val="none" w:sz="0" w:space="0" w:color="auto"/>
            <w:bottom w:val="none" w:sz="0" w:space="0" w:color="auto"/>
            <w:right w:val="none" w:sz="0" w:space="0" w:color="auto"/>
          </w:divBdr>
        </w:div>
        <w:div w:id="1220440063">
          <w:marLeft w:val="0"/>
          <w:marRight w:val="0"/>
          <w:marTop w:val="0"/>
          <w:marBottom w:val="0"/>
          <w:divBdr>
            <w:top w:val="none" w:sz="0" w:space="0" w:color="auto"/>
            <w:left w:val="none" w:sz="0" w:space="0" w:color="auto"/>
            <w:bottom w:val="none" w:sz="0" w:space="0" w:color="auto"/>
            <w:right w:val="none" w:sz="0" w:space="0" w:color="auto"/>
          </w:divBdr>
        </w:div>
        <w:div w:id="2127039154">
          <w:marLeft w:val="0"/>
          <w:marRight w:val="0"/>
          <w:marTop w:val="0"/>
          <w:marBottom w:val="0"/>
          <w:divBdr>
            <w:top w:val="none" w:sz="0" w:space="0" w:color="auto"/>
            <w:left w:val="none" w:sz="0" w:space="0" w:color="auto"/>
            <w:bottom w:val="none" w:sz="0" w:space="0" w:color="auto"/>
            <w:right w:val="none" w:sz="0" w:space="0" w:color="auto"/>
          </w:divBdr>
        </w:div>
      </w:divsChild>
    </w:div>
    <w:div w:id="1035812920">
      <w:bodyDiv w:val="1"/>
      <w:marLeft w:val="0"/>
      <w:marRight w:val="0"/>
      <w:marTop w:val="0"/>
      <w:marBottom w:val="0"/>
      <w:divBdr>
        <w:top w:val="none" w:sz="0" w:space="0" w:color="auto"/>
        <w:left w:val="none" w:sz="0" w:space="0" w:color="auto"/>
        <w:bottom w:val="none" w:sz="0" w:space="0" w:color="auto"/>
        <w:right w:val="none" w:sz="0" w:space="0" w:color="auto"/>
      </w:divBdr>
    </w:div>
    <w:div w:id="1061293629">
      <w:bodyDiv w:val="1"/>
      <w:marLeft w:val="0"/>
      <w:marRight w:val="0"/>
      <w:marTop w:val="0"/>
      <w:marBottom w:val="0"/>
      <w:divBdr>
        <w:top w:val="none" w:sz="0" w:space="0" w:color="auto"/>
        <w:left w:val="none" w:sz="0" w:space="0" w:color="auto"/>
        <w:bottom w:val="none" w:sz="0" w:space="0" w:color="auto"/>
        <w:right w:val="none" w:sz="0" w:space="0" w:color="auto"/>
      </w:divBdr>
      <w:divsChild>
        <w:div w:id="637413827">
          <w:marLeft w:val="0"/>
          <w:marRight w:val="0"/>
          <w:marTop w:val="0"/>
          <w:marBottom w:val="0"/>
          <w:divBdr>
            <w:top w:val="none" w:sz="0" w:space="0" w:color="auto"/>
            <w:left w:val="none" w:sz="0" w:space="0" w:color="auto"/>
            <w:bottom w:val="none" w:sz="0" w:space="0" w:color="auto"/>
            <w:right w:val="none" w:sz="0" w:space="0" w:color="auto"/>
          </w:divBdr>
        </w:div>
      </w:divsChild>
    </w:div>
    <w:div w:id="1086656335">
      <w:bodyDiv w:val="1"/>
      <w:marLeft w:val="0"/>
      <w:marRight w:val="0"/>
      <w:marTop w:val="0"/>
      <w:marBottom w:val="0"/>
      <w:divBdr>
        <w:top w:val="none" w:sz="0" w:space="0" w:color="auto"/>
        <w:left w:val="none" w:sz="0" w:space="0" w:color="auto"/>
        <w:bottom w:val="none" w:sz="0" w:space="0" w:color="auto"/>
        <w:right w:val="none" w:sz="0" w:space="0" w:color="auto"/>
      </w:divBdr>
    </w:div>
    <w:div w:id="1168204888">
      <w:bodyDiv w:val="1"/>
      <w:marLeft w:val="0"/>
      <w:marRight w:val="0"/>
      <w:marTop w:val="0"/>
      <w:marBottom w:val="0"/>
      <w:divBdr>
        <w:top w:val="none" w:sz="0" w:space="0" w:color="auto"/>
        <w:left w:val="none" w:sz="0" w:space="0" w:color="auto"/>
        <w:bottom w:val="none" w:sz="0" w:space="0" w:color="auto"/>
        <w:right w:val="none" w:sz="0" w:space="0" w:color="auto"/>
      </w:divBdr>
      <w:divsChild>
        <w:div w:id="719937157">
          <w:marLeft w:val="0"/>
          <w:marRight w:val="0"/>
          <w:marTop w:val="0"/>
          <w:marBottom w:val="0"/>
          <w:divBdr>
            <w:top w:val="none" w:sz="0" w:space="0" w:color="auto"/>
            <w:left w:val="none" w:sz="0" w:space="0" w:color="auto"/>
            <w:bottom w:val="none" w:sz="0" w:space="0" w:color="auto"/>
            <w:right w:val="none" w:sz="0" w:space="0" w:color="auto"/>
          </w:divBdr>
        </w:div>
      </w:divsChild>
    </w:div>
    <w:div w:id="1191190132">
      <w:bodyDiv w:val="1"/>
      <w:marLeft w:val="0"/>
      <w:marRight w:val="0"/>
      <w:marTop w:val="0"/>
      <w:marBottom w:val="0"/>
      <w:divBdr>
        <w:top w:val="none" w:sz="0" w:space="0" w:color="auto"/>
        <w:left w:val="none" w:sz="0" w:space="0" w:color="auto"/>
        <w:bottom w:val="none" w:sz="0" w:space="0" w:color="auto"/>
        <w:right w:val="none" w:sz="0" w:space="0" w:color="auto"/>
      </w:divBdr>
      <w:divsChild>
        <w:div w:id="786772297">
          <w:marLeft w:val="0"/>
          <w:marRight w:val="0"/>
          <w:marTop w:val="0"/>
          <w:marBottom w:val="0"/>
          <w:divBdr>
            <w:top w:val="none" w:sz="0" w:space="0" w:color="auto"/>
            <w:left w:val="none" w:sz="0" w:space="0" w:color="auto"/>
            <w:bottom w:val="none" w:sz="0" w:space="0" w:color="auto"/>
            <w:right w:val="none" w:sz="0" w:space="0" w:color="auto"/>
          </w:divBdr>
        </w:div>
      </w:divsChild>
    </w:div>
    <w:div w:id="1282296980">
      <w:bodyDiv w:val="1"/>
      <w:marLeft w:val="0"/>
      <w:marRight w:val="0"/>
      <w:marTop w:val="0"/>
      <w:marBottom w:val="0"/>
      <w:divBdr>
        <w:top w:val="none" w:sz="0" w:space="0" w:color="auto"/>
        <w:left w:val="none" w:sz="0" w:space="0" w:color="auto"/>
        <w:bottom w:val="none" w:sz="0" w:space="0" w:color="auto"/>
        <w:right w:val="none" w:sz="0" w:space="0" w:color="auto"/>
      </w:divBdr>
    </w:div>
    <w:div w:id="1408723269">
      <w:bodyDiv w:val="1"/>
      <w:marLeft w:val="0"/>
      <w:marRight w:val="0"/>
      <w:marTop w:val="0"/>
      <w:marBottom w:val="0"/>
      <w:divBdr>
        <w:top w:val="none" w:sz="0" w:space="0" w:color="auto"/>
        <w:left w:val="none" w:sz="0" w:space="0" w:color="auto"/>
        <w:bottom w:val="none" w:sz="0" w:space="0" w:color="auto"/>
        <w:right w:val="none" w:sz="0" w:space="0" w:color="auto"/>
      </w:divBdr>
      <w:divsChild>
        <w:div w:id="1072193445">
          <w:marLeft w:val="0"/>
          <w:marRight w:val="0"/>
          <w:marTop w:val="0"/>
          <w:marBottom w:val="0"/>
          <w:divBdr>
            <w:top w:val="none" w:sz="0" w:space="0" w:color="auto"/>
            <w:left w:val="none" w:sz="0" w:space="0" w:color="auto"/>
            <w:bottom w:val="none" w:sz="0" w:space="0" w:color="auto"/>
            <w:right w:val="none" w:sz="0" w:space="0" w:color="auto"/>
          </w:divBdr>
        </w:div>
      </w:divsChild>
    </w:div>
    <w:div w:id="1475290936">
      <w:bodyDiv w:val="1"/>
      <w:marLeft w:val="0"/>
      <w:marRight w:val="0"/>
      <w:marTop w:val="0"/>
      <w:marBottom w:val="0"/>
      <w:divBdr>
        <w:top w:val="none" w:sz="0" w:space="0" w:color="auto"/>
        <w:left w:val="none" w:sz="0" w:space="0" w:color="auto"/>
        <w:bottom w:val="none" w:sz="0" w:space="0" w:color="auto"/>
        <w:right w:val="none" w:sz="0" w:space="0" w:color="auto"/>
      </w:divBdr>
      <w:divsChild>
        <w:div w:id="997883028">
          <w:marLeft w:val="0"/>
          <w:marRight w:val="0"/>
          <w:marTop w:val="0"/>
          <w:marBottom w:val="0"/>
          <w:divBdr>
            <w:top w:val="none" w:sz="0" w:space="0" w:color="auto"/>
            <w:left w:val="none" w:sz="0" w:space="0" w:color="auto"/>
            <w:bottom w:val="none" w:sz="0" w:space="0" w:color="auto"/>
            <w:right w:val="none" w:sz="0" w:space="0" w:color="auto"/>
          </w:divBdr>
        </w:div>
      </w:divsChild>
    </w:div>
    <w:div w:id="1677341524">
      <w:bodyDiv w:val="1"/>
      <w:marLeft w:val="0"/>
      <w:marRight w:val="0"/>
      <w:marTop w:val="0"/>
      <w:marBottom w:val="0"/>
      <w:divBdr>
        <w:top w:val="none" w:sz="0" w:space="0" w:color="auto"/>
        <w:left w:val="none" w:sz="0" w:space="0" w:color="auto"/>
        <w:bottom w:val="none" w:sz="0" w:space="0" w:color="auto"/>
        <w:right w:val="none" w:sz="0" w:space="0" w:color="auto"/>
      </w:divBdr>
      <w:divsChild>
        <w:div w:id="63767217">
          <w:marLeft w:val="0"/>
          <w:marRight w:val="0"/>
          <w:marTop w:val="0"/>
          <w:marBottom w:val="0"/>
          <w:divBdr>
            <w:top w:val="none" w:sz="0" w:space="0" w:color="auto"/>
            <w:left w:val="none" w:sz="0" w:space="0" w:color="auto"/>
            <w:bottom w:val="none" w:sz="0" w:space="0" w:color="auto"/>
            <w:right w:val="none" w:sz="0" w:space="0" w:color="auto"/>
          </w:divBdr>
        </w:div>
        <w:div w:id="113258358">
          <w:marLeft w:val="0"/>
          <w:marRight w:val="0"/>
          <w:marTop w:val="0"/>
          <w:marBottom w:val="0"/>
          <w:divBdr>
            <w:top w:val="none" w:sz="0" w:space="0" w:color="auto"/>
            <w:left w:val="none" w:sz="0" w:space="0" w:color="auto"/>
            <w:bottom w:val="none" w:sz="0" w:space="0" w:color="auto"/>
            <w:right w:val="none" w:sz="0" w:space="0" w:color="auto"/>
          </w:divBdr>
        </w:div>
        <w:div w:id="348718667">
          <w:marLeft w:val="0"/>
          <w:marRight w:val="0"/>
          <w:marTop w:val="0"/>
          <w:marBottom w:val="0"/>
          <w:divBdr>
            <w:top w:val="none" w:sz="0" w:space="0" w:color="auto"/>
            <w:left w:val="none" w:sz="0" w:space="0" w:color="auto"/>
            <w:bottom w:val="none" w:sz="0" w:space="0" w:color="auto"/>
            <w:right w:val="none" w:sz="0" w:space="0" w:color="auto"/>
          </w:divBdr>
        </w:div>
        <w:div w:id="546913366">
          <w:marLeft w:val="0"/>
          <w:marRight w:val="0"/>
          <w:marTop w:val="0"/>
          <w:marBottom w:val="0"/>
          <w:divBdr>
            <w:top w:val="none" w:sz="0" w:space="0" w:color="auto"/>
            <w:left w:val="none" w:sz="0" w:space="0" w:color="auto"/>
            <w:bottom w:val="none" w:sz="0" w:space="0" w:color="auto"/>
            <w:right w:val="none" w:sz="0" w:space="0" w:color="auto"/>
          </w:divBdr>
        </w:div>
        <w:div w:id="1070688986">
          <w:marLeft w:val="0"/>
          <w:marRight w:val="0"/>
          <w:marTop w:val="0"/>
          <w:marBottom w:val="0"/>
          <w:divBdr>
            <w:top w:val="none" w:sz="0" w:space="0" w:color="auto"/>
            <w:left w:val="none" w:sz="0" w:space="0" w:color="auto"/>
            <w:bottom w:val="none" w:sz="0" w:space="0" w:color="auto"/>
            <w:right w:val="none" w:sz="0" w:space="0" w:color="auto"/>
          </w:divBdr>
        </w:div>
        <w:div w:id="1178540038">
          <w:marLeft w:val="0"/>
          <w:marRight w:val="0"/>
          <w:marTop w:val="0"/>
          <w:marBottom w:val="0"/>
          <w:divBdr>
            <w:top w:val="none" w:sz="0" w:space="0" w:color="auto"/>
            <w:left w:val="none" w:sz="0" w:space="0" w:color="auto"/>
            <w:bottom w:val="none" w:sz="0" w:space="0" w:color="auto"/>
            <w:right w:val="none" w:sz="0" w:space="0" w:color="auto"/>
          </w:divBdr>
        </w:div>
        <w:div w:id="1212427734">
          <w:marLeft w:val="0"/>
          <w:marRight w:val="0"/>
          <w:marTop w:val="0"/>
          <w:marBottom w:val="0"/>
          <w:divBdr>
            <w:top w:val="none" w:sz="0" w:space="0" w:color="auto"/>
            <w:left w:val="none" w:sz="0" w:space="0" w:color="auto"/>
            <w:bottom w:val="none" w:sz="0" w:space="0" w:color="auto"/>
            <w:right w:val="none" w:sz="0" w:space="0" w:color="auto"/>
          </w:divBdr>
        </w:div>
        <w:div w:id="1311861522">
          <w:marLeft w:val="0"/>
          <w:marRight w:val="0"/>
          <w:marTop w:val="0"/>
          <w:marBottom w:val="0"/>
          <w:divBdr>
            <w:top w:val="none" w:sz="0" w:space="0" w:color="auto"/>
            <w:left w:val="none" w:sz="0" w:space="0" w:color="auto"/>
            <w:bottom w:val="none" w:sz="0" w:space="0" w:color="auto"/>
            <w:right w:val="none" w:sz="0" w:space="0" w:color="auto"/>
          </w:divBdr>
        </w:div>
        <w:div w:id="1330868201">
          <w:marLeft w:val="0"/>
          <w:marRight w:val="0"/>
          <w:marTop w:val="0"/>
          <w:marBottom w:val="0"/>
          <w:divBdr>
            <w:top w:val="none" w:sz="0" w:space="0" w:color="auto"/>
            <w:left w:val="none" w:sz="0" w:space="0" w:color="auto"/>
            <w:bottom w:val="none" w:sz="0" w:space="0" w:color="auto"/>
            <w:right w:val="none" w:sz="0" w:space="0" w:color="auto"/>
          </w:divBdr>
        </w:div>
        <w:div w:id="1774746111">
          <w:marLeft w:val="0"/>
          <w:marRight w:val="0"/>
          <w:marTop w:val="0"/>
          <w:marBottom w:val="0"/>
          <w:divBdr>
            <w:top w:val="none" w:sz="0" w:space="0" w:color="auto"/>
            <w:left w:val="none" w:sz="0" w:space="0" w:color="auto"/>
            <w:bottom w:val="none" w:sz="0" w:space="0" w:color="auto"/>
            <w:right w:val="none" w:sz="0" w:space="0" w:color="auto"/>
          </w:divBdr>
        </w:div>
        <w:div w:id="1948779187">
          <w:marLeft w:val="0"/>
          <w:marRight w:val="0"/>
          <w:marTop w:val="0"/>
          <w:marBottom w:val="0"/>
          <w:divBdr>
            <w:top w:val="none" w:sz="0" w:space="0" w:color="auto"/>
            <w:left w:val="none" w:sz="0" w:space="0" w:color="auto"/>
            <w:bottom w:val="none" w:sz="0" w:space="0" w:color="auto"/>
            <w:right w:val="none" w:sz="0" w:space="0" w:color="auto"/>
          </w:divBdr>
        </w:div>
        <w:div w:id="2080326405">
          <w:marLeft w:val="0"/>
          <w:marRight w:val="0"/>
          <w:marTop w:val="0"/>
          <w:marBottom w:val="0"/>
          <w:divBdr>
            <w:top w:val="none" w:sz="0" w:space="0" w:color="auto"/>
            <w:left w:val="none" w:sz="0" w:space="0" w:color="auto"/>
            <w:bottom w:val="none" w:sz="0" w:space="0" w:color="auto"/>
            <w:right w:val="none" w:sz="0" w:space="0" w:color="auto"/>
          </w:divBdr>
        </w:div>
      </w:divsChild>
    </w:div>
    <w:div w:id="1694922240">
      <w:bodyDiv w:val="1"/>
      <w:marLeft w:val="0"/>
      <w:marRight w:val="0"/>
      <w:marTop w:val="0"/>
      <w:marBottom w:val="0"/>
      <w:divBdr>
        <w:top w:val="none" w:sz="0" w:space="0" w:color="auto"/>
        <w:left w:val="none" w:sz="0" w:space="0" w:color="auto"/>
        <w:bottom w:val="none" w:sz="0" w:space="0" w:color="auto"/>
        <w:right w:val="none" w:sz="0" w:space="0" w:color="auto"/>
      </w:divBdr>
    </w:div>
    <w:div w:id="1734230096">
      <w:bodyDiv w:val="1"/>
      <w:marLeft w:val="0"/>
      <w:marRight w:val="0"/>
      <w:marTop w:val="0"/>
      <w:marBottom w:val="0"/>
      <w:divBdr>
        <w:top w:val="none" w:sz="0" w:space="0" w:color="auto"/>
        <w:left w:val="none" w:sz="0" w:space="0" w:color="auto"/>
        <w:bottom w:val="none" w:sz="0" w:space="0" w:color="auto"/>
        <w:right w:val="none" w:sz="0" w:space="0" w:color="auto"/>
      </w:divBdr>
      <w:divsChild>
        <w:div w:id="1724021988">
          <w:marLeft w:val="0"/>
          <w:marRight w:val="0"/>
          <w:marTop w:val="0"/>
          <w:marBottom w:val="0"/>
          <w:divBdr>
            <w:top w:val="none" w:sz="0" w:space="0" w:color="auto"/>
            <w:left w:val="none" w:sz="0" w:space="0" w:color="auto"/>
            <w:bottom w:val="none" w:sz="0" w:space="0" w:color="auto"/>
            <w:right w:val="none" w:sz="0" w:space="0" w:color="auto"/>
          </w:divBdr>
        </w:div>
      </w:divsChild>
    </w:div>
    <w:div w:id="1737893515">
      <w:bodyDiv w:val="1"/>
      <w:marLeft w:val="0"/>
      <w:marRight w:val="0"/>
      <w:marTop w:val="0"/>
      <w:marBottom w:val="0"/>
      <w:divBdr>
        <w:top w:val="none" w:sz="0" w:space="0" w:color="auto"/>
        <w:left w:val="none" w:sz="0" w:space="0" w:color="auto"/>
        <w:bottom w:val="none" w:sz="0" w:space="0" w:color="auto"/>
        <w:right w:val="none" w:sz="0" w:space="0" w:color="auto"/>
      </w:divBdr>
      <w:divsChild>
        <w:div w:id="116341266">
          <w:marLeft w:val="0"/>
          <w:marRight w:val="0"/>
          <w:marTop w:val="0"/>
          <w:marBottom w:val="0"/>
          <w:divBdr>
            <w:top w:val="none" w:sz="0" w:space="0" w:color="auto"/>
            <w:left w:val="none" w:sz="0" w:space="0" w:color="auto"/>
            <w:bottom w:val="none" w:sz="0" w:space="0" w:color="auto"/>
            <w:right w:val="none" w:sz="0" w:space="0" w:color="auto"/>
          </w:divBdr>
        </w:div>
        <w:div w:id="189875321">
          <w:marLeft w:val="0"/>
          <w:marRight w:val="0"/>
          <w:marTop w:val="0"/>
          <w:marBottom w:val="0"/>
          <w:divBdr>
            <w:top w:val="none" w:sz="0" w:space="0" w:color="auto"/>
            <w:left w:val="none" w:sz="0" w:space="0" w:color="auto"/>
            <w:bottom w:val="none" w:sz="0" w:space="0" w:color="auto"/>
            <w:right w:val="none" w:sz="0" w:space="0" w:color="auto"/>
          </w:divBdr>
        </w:div>
        <w:div w:id="255409465">
          <w:marLeft w:val="0"/>
          <w:marRight w:val="0"/>
          <w:marTop w:val="0"/>
          <w:marBottom w:val="0"/>
          <w:divBdr>
            <w:top w:val="none" w:sz="0" w:space="0" w:color="auto"/>
            <w:left w:val="none" w:sz="0" w:space="0" w:color="auto"/>
            <w:bottom w:val="none" w:sz="0" w:space="0" w:color="auto"/>
            <w:right w:val="none" w:sz="0" w:space="0" w:color="auto"/>
          </w:divBdr>
        </w:div>
        <w:div w:id="335352686">
          <w:marLeft w:val="0"/>
          <w:marRight w:val="0"/>
          <w:marTop w:val="0"/>
          <w:marBottom w:val="0"/>
          <w:divBdr>
            <w:top w:val="none" w:sz="0" w:space="0" w:color="auto"/>
            <w:left w:val="none" w:sz="0" w:space="0" w:color="auto"/>
            <w:bottom w:val="none" w:sz="0" w:space="0" w:color="auto"/>
            <w:right w:val="none" w:sz="0" w:space="0" w:color="auto"/>
          </w:divBdr>
        </w:div>
        <w:div w:id="415174243">
          <w:marLeft w:val="0"/>
          <w:marRight w:val="0"/>
          <w:marTop w:val="0"/>
          <w:marBottom w:val="0"/>
          <w:divBdr>
            <w:top w:val="none" w:sz="0" w:space="0" w:color="auto"/>
            <w:left w:val="none" w:sz="0" w:space="0" w:color="auto"/>
            <w:bottom w:val="none" w:sz="0" w:space="0" w:color="auto"/>
            <w:right w:val="none" w:sz="0" w:space="0" w:color="auto"/>
          </w:divBdr>
        </w:div>
        <w:div w:id="439105322">
          <w:marLeft w:val="0"/>
          <w:marRight w:val="0"/>
          <w:marTop w:val="0"/>
          <w:marBottom w:val="0"/>
          <w:divBdr>
            <w:top w:val="none" w:sz="0" w:space="0" w:color="auto"/>
            <w:left w:val="none" w:sz="0" w:space="0" w:color="auto"/>
            <w:bottom w:val="none" w:sz="0" w:space="0" w:color="auto"/>
            <w:right w:val="none" w:sz="0" w:space="0" w:color="auto"/>
          </w:divBdr>
        </w:div>
        <w:div w:id="624888743">
          <w:marLeft w:val="0"/>
          <w:marRight w:val="0"/>
          <w:marTop w:val="0"/>
          <w:marBottom w:val="0"/>
          <w:divBdr>
            <w:top w:val="none" w:sz="0" w:space="0" w:color="auto"/>
            <w:left w:val="none" w:sz="0" w:space="0" w:color="auto"/>
            <w:bottom w:val="none" w:sz="0" w:space="0" w:color="auto"/>
            <w:right w:val="none" w:sz="0" w:space="0" w:color="auto"/>
          </w:divBdr>
        </w:div>
        <w:div w:id="646515711">
          <w:marLeft w:val="0"/>
          <w:marRight w:val="0"/>
          <w:marTop w:val="0"/>
          <w:marBottom w:val="0"/>
          <w:divBdr>
            <w:top w:val="none" w:sz="0" w:space="0" w:color="auto"/>
            <w:left w:val="none" w:sz="0" w:space="0" w:color="auto"/>
            <w:bottom w:val="none" w:sz="0" w:space="0" w:color="auto"/>
            <w:right w:val="none" w:sz="0" w:space="0" w:color="auto"/>
          </w:divBdr>
        </w:div>
        <w:div w:id="663165464">
          <w:marLeft w:val="0"/>
          <w:marRight w:val="0"/>
          <w:marTop w:val="0"/>
          <w:marBottom w:val="0"/>
          <w:divBdr>
            <w:top w:val="none" w:sz="0" w:space="0" w:color="auto"/>
            <w:left w:val="none" w:sz="0" w:space="0" w:color="auto"/>
            <w:bottom w:val="none" w:sz="0" w:space="0" w:color="auto"/>
            <w:right w:val="none" w:sz="0" w:space="0" w:color="auto"/>
          </w:divBdr>
        </w:div>
        <w:div w:id="693505105">
          <w:marLeft w:val="0"/>
          <w:marRight w:val="0"/>
          <w:marTop w:val="0"/>
          <w:marBottom w:val="0"/>
          <w:divBdr>
            <w:top w:val="none" w:sz="0" w:space="0" w:color="auto"/>
            <w:left w:val="none" w:sz="0" w:space="0" w:color="auto"/>
            <w:bottom w:val="none" w:sz="0" w:space="0" w:color="auto"/>
            <w:right w:val="none" w:sz="0" w:space="0" w:color="auto"/>
          </w:divBdr>
        </w:div>
        <w:div w:id="735473164">
          <w:marLeft w:val="0"/>
          <w:marRight w:val="0"/>
          <w:marTop w:val="0"/>
          <w:marBottom w:val="0"/>
          <w:divBdr>
            <w:top w:val="none" w:sz="0" w:space="0" w:color="auto"/>
            <w:left w:val="none" w:sz="0" w:space="0" w:color="auto"/>
            <w:bottom w:val="none" w:sz="0" w:space="0" w:color="auto"/>
            <w:right w:val="none" w:sz="0" w:space="0" w:color="auto"/>
          </w:divBdr>
        </w:div>
        <w:div w:id="737246488">
          <w:marLeft w:val="0"/>
          <w:marRight w:val="0"/>
          <w:marTop w:val="0"/>
          <w:marBottom w:val="0"/>
          <w:divBdr>
            <w:top w:val="none" w:sz="0" w:space="0" w:color="auto"/>
            <w:left w:val="none" w:sz="0" w:space="0" w:color="auto"/>
            <w:bottom w:val="none" w:sz="0" w:space="0" w:color="auto"/>
            <w:right w:val="none" w:sz="0" w:space="0" w:color="auto"/>
          </w:divBdr>
        </w:div>
        <w:div w:id="851837594">
          <w:marLeft w:val="0"/>
          <w:marRight w:val="0"/>
          <w:marTop w:val="0"/>
          <w:marBottom w:val="0"/>
          <w:divBdr>
            <w:top w:val="none" w:sz="0" w:space="0" w:color="auto"/>
            <w:left w:val="none" w:sz="0" w:space="0" w:color="auto"/>
            <w:bottom w:val="none" w:sz="0" w:space="0" w:color="auto"/>
            <w:right w:val="none" w:sz="0" w:space="0" w:color="auto"/>
          </w:divBdr>
        </w:div>
        <w:div w:id="918948205">
          <w:marLeft w:val="0"/>
          <w:marRight w:val="0"/>
          <w:marTop w:val="0"/>
          <w:marBottom w:val="0"/>
          <w:divBdr>
            <w:top w:val="none" w:sz="0" w:space="0" w:color="auto"/>
            <w:left w:val="none" w:sz="0" w:space="0" w:color="auto"/>
            <w:bottom w:val="none" w:sz="0" w:space="0" w:color="auto"/>
            <w:right w:val="none" w:sz="0" w:space="0" w:color="auto"/>
          </w:divBdr>
        </w:div>
        <w:div w:id="1066145675">
          <w:marLeft w:val="0"/>
          <w:marRight w:val="0"/>
          <w:marTop w:val="0"/>
          <w:marBottom w:val="0"/>
          <w:divBdr>
            <w:top w:val="none" w:sz="0" w:space="0" w:color="auto"/>
            <w:left w:val="none" w:sz="0" w:space="0" w:color="auto"/>
            <w:bottom w:val="none" w:sz="0" w:space="0" w:color="auto"/>
            <w:right w:val="none" w:sz="0" w:space="0" w:color="auto"/>
          </w:divBdr>
        </w:div>
        <w:div w:id="1115520835">
          <w:marLeft w:val="0"/>
          <w:marRight w:val="0"/>
          <w:marTop w:val="0"/>
          <w:marBottom w:val="0"/>
          <w:divBdr>
            <w:top w:val="none" w:sz="0" w:space="0" w:color="auto"/>
            <w:left w:val="none" w:sz="0" w:space="0" w:color="auto"/>
            <w:bottom w:val="none" w:sz="0" w:space="0" w:color="auto"/>
            <w:right w:val="none" w:sz="0" w:space="0" w:color="auto"/>
          </w:divBdr>
        </w:div>
        <w:div w:id="1118261797">
          <w:marLeft w:val="0"/>
          <w:marRight w:val="0"/>
          <w:marTop w:val="0"/>
          <w:marBottom w:val="0"/>
          <w:divBdr>
            <w:top w:val="none" w:sz="0" w:space="0" w:color="auto"/>
            <w:left w:val="none" w:sz="0" w:space="0" w:color="auto"/>
            <w:bottom w:val="none" w:sz="0" w:space="0" w:color="auto"/>
            <w:right w:val="none" w:sz="0" w:space="0" w:color="auto"/>
          </w:divBdr>
        </w:div>
        <w:div w:id="1261914062">
          <w:marLeft w:val="0"/>
          <w:marRight w:val="0"/>
          <w:marTop w:val="0"/>
          <w:marBottom w:val="0"/>
          <w:divBdr>
            <w:top w:val="none" w:sz="0" w:space="0" w:color="auto"/>
            <w:left w:val="none" w:sz="0" w:space="0" w:color="auto"/>
            <w:bottom w:val="none" w:sz="0" w:space="0" w:color="auto"/>
            <w:right w:val="none" w:sz="0" w:space="0" w:color="auto"/>
          </w:divBdr>
        </w:div>
        <w:div w:id="1354301606">
          <w:marLeft w:val="0"/>
          <w:marRight w:val="0"/>
          <w:marTop w:val="0"/>
          <w:marBottom w:val="0"/>
          <w:divBdr>
            <w:top w:val="none" w:sz="0" w:space="0" w:color="auto"/>
            <w:left w:val="none" w:sz="0" w:space="0" w:color="auto"/>
            <w:bottom w:val="none" w:sz="0" w:space="0" w:color="auto"/>
            <w:right w:val="none" w:sz="0" w:space="0" w:color="auto"/>
          </w:divBdr>
        </w:div>
        <w:div w:id="1410693569">
          <w:marLeft w:val="0"/>
          <w:marRight w:val="0"/>
          <w:marTop w:val="0"/>
          <w:marBottom w:val="0"/>
          <w:divBdr>
            <w:top w:val="none" w:sz="0" w:space="0" w:color="auto"/>
            <w:left w:val="none" w:sz="0" w:space="0" w:color="auto"/>
            <w:bottom w:val="none" w:sz="0" w:space="0" w:color="auto"/>
            <w:right w:val="none" w:sz="0" w:space="0" w:color="auto"/>
          </w:divBdr>
        </w:div>
        <w:div w:id="1438058632">
          <w:marLeft w:val="0"/>
          <w:marRight w:val="0"/>
          <w:marTop w:val="0"/>
          <w:marBottom w:val="0"/>
          <w:divBdr>
            <w:top w:val="none" w:sz="0" w:space="0" w:color="auto"/>
            <w:left w:val="none" w:sz="0" w:space="0" w:color="auto"/>
            <w:bottom w:val="none" w:sz="0" w:space="0" w:color="auto"/>
            <w:right w:val="none" w:sz="0" w:space="0" w:color="auto"/>
          </w:divBdr>
        </w:div>
        <w:div w:id="1446537020">
          <w:marLeft w:val="0"/>
          <w:marRight w:val="0"/>
          <w:marTop w:val="0"/>
          <w:marBottom w:val="0"/>
          <w:divBdr>
            <w:top w:val="none" w:sz="0" w:space="0" w:color="auto"/>
            <w:left w:val="none" w:sz="0" w:space="0" w:color="auto"/>
            <w:bottom w:val="none" w:sz="0" w:space="0" w:color="auto"/>
            <w:right w:val="none" w:sz="0" w:space="0" w:color="auto"/>
          </w:divBdr>
        </w:div>
        <w:div w:id="1453402173">
          <w:marLeft w:val="0"/>
          <w:marRight w:val="0"/>
          <w:marTop w:val="0"/>
          <w:marBottom w:val="0"/>
          <w:divBdr>
            <w:top w:val="none" w:sz="0" w:space="0" w:color="auto"/>
            <w:left w:val="none" w:sz="0" w:space="0" w:color="auto"/>
            <w:bottom w:val="none" w:sz="0" w:space="0" w:color="auto"/>
            <w:right w:val="none" w:sz="0" w:space="0" w:color="auto"/>
          </w:divBdr>
        </w:div>
        <w:div w:id="1454136508">
          <w:marLeft w:val="0"/>
          <w:marRight w:val="0"/>
          <w:marTop w:val="0"/>
          <w:marBottom w:val="0"/>
          <w:divBdr>
            <w:top w:val="none" w:sz="0" w:space="0" w:color="auto"/>
            <w:left w:val="none" w:sz="0" w:space="0" w:color="auto"/>
            <w:bottom w:val="none" w:sz="0" w:space="0" w:color="auto"/>
            <w:right w:val="none" w:sz="0" w:space="0" w:color="auto"/>
          </w:divBdr>
        </w:div>
        <w:div w:id="1616133400">
          <w:marLeft w:val="0"/>
          <w:marRight w:val="0"/>
          <w:marTop w:val="0"/>
          <w:marBottom w:val="0"/>
          <w:divBdr>
            <w:top w:val="none" w:sz="0" w:space="0" w:color="auto"/>
            <w:left w:val="none" w:sz="0" w:space="0" w:color="auto"/>
            <w:bottom w:val="none" w:sz="0" w:space="0" w:color="auto"/>
            <w:right w:val="none" w:sz="0" w:space="0" w:color="auto"/>
          </w:divBdr>
        </w:div>
        <w:div w:id="1616981661">
          <w:marLeft w:val="0"/>
          <w:marRight w:val="0"/>
          <w:marTop w:val="0"/>
          <w:marBottom w:val="0"/>
          <w:divBdr>
            <w:top w:val="none" w:sz="0" w:space="0" w:color="auto"/>
            <w:left w:val="none" w:sz="0" w:space="0" w:color="auto"/>
            <w:bottom w:val="none" w:sz="0" w:space="0" w:color="auto"/>
            <w:right w:val="none" w:sz="0" w:space="0" w:color="auto"/>
          </w:divBdr>
        </w:div>
        <w:div w:id="1650400224">
          <w:marLeft w:val="0"/>
          <w:marRight w:val="0"/>
          <w:marTop w:val="0"/>
          <w:marBottom w:val="0"/>
          <w:divBdr>
            <w:top w:val="none" w:sz="0" w:space="0" w:color="auto"/>
            <w:left w:val="none" w:sz="0" w:space="0" w:color="auto"/>
            <w:bottom w:val="none" w:sz="0" w:space="0" w:color="auto"/>
            <w:right w:val="none" w:sz="0" w:space="0" w:color="auto"/>
          </w:divBdr>
        </w:div>
        <w:div w:id="1742169373">
          <w:marLeft w:val="0"/>
          <w:marRight w:val="0"/>
          <w:marTop w:val="0"/>
          <w:marBottom w:val="0"/>
          <w:divBdr>
            <w:top w:val="none" w:sz="0" w:space="0" w:color="auto"/>
            <w:left w:val="none" w:sz="0" w:space="0" w:color="auto"/>
            <w:bottom w:val="none" w:sz="0" w:space="0" w:color="auto"/>
            <w:right w:val="none" w:sz="0" w:space="0" w:color="auto"/>
          </w:divBdr>
        </w:div>
        <w:div w:id="1817717410">
          <w:marLeft w:val="0"/>
          <w:marRight w:val="0"/>
          <w:marTop w:val="0"/>
          <w:marBottom w:val="0"/>
          <w:divBdr>
            <w:top w:val="none" w:sz="0" w:space="0" w:color="auto"/>
            <w:left w:val="none" w:sz="0" w:space="0" w:color="auto"/>
            <w:bottom w:val="none" w:sz="0" w:space="0" w:color="auto"/>
            <w:right w:val="none" w:sz="0" w:space="0" w:color="auto"/>
          </w:divBdr>
        </w:div>
        <w:div w:id="1861816183">
          <w:marLeft w:val="0"/>
          <w:marRight w:val="0"/>
          <w:marTop w:val="0"/>
          <w:marBottom w:val="0"/>
          <w:divBdr>
            <w:top w:val="none" w:sz="0" w:space="0" w:color="auto"/>
            <w:left w:val="none" w:sz="0" w:space="0" w:color="auto"/>
            <w:bottom w:val="none" w:sz="0" w:space="0" w:color="auto"/>
            <w:right w:val="none" w:sz="0" w:space="0" w:color="auto"/>
          </w:divBdr>
        </w:div>
        <w:div w:id="1863548064">
          <w:marLeft w:val="0"/>
          <w:marRight w:val="0"/>
          <w:marTop w:val="0"/>
          <w:marBottom w:val="0"/>
          <w:divBdr>
            <w:top w:val="none" w:sz="0" w:space="0" w:color="auto"/>
            <w:left w:val="none" w:sz="0" w:space="0" w:color="auto"/>
            <w:bottom w:val="none" w:sz="0" w:space="0" w:color="auto"/>
            <w:right w:val="none" w:sz="0" w:space="0" w:color="auto"/>
          </w:divBdr>
        </w:div>
        <w:div w:id="1919902284">
          <w:marLeft w:val="0"/>
          <w:marRight w:val="0"/>
          <w:marTop w:val="0"/>
          <w:marBottom w:val="0"/>
          <w:divBdr>
            <w:top w:val="none" w:sz="0" w:space="0" w:color="auto"/>
            <w:left w:val="none" w:sz="0" w:space="0" w:color="auto"/>
            <w:bottom w:val="none" w:sz="0" w:space="0" w:color="auto"/>
            <w:right w:val="none" w:sz="0" w:space="0" w:color="auto"/>
          </w:divBdr>
        </w:div>
        <w:div w:id="2005473828">
          <w:marLeft w:val="0"/>
          <w:marRight w:val="0"/>
          <w:marTop w:val="0"/>
          <w:marBottom w:val="0"/>
          <w:divBdr>
            <w:top w:val="none" w:sz="0" w:space="0" w:color="auto"/>
            <w:left w:val="none" w:sz="0" w:space="0" w:color="auto"/>
            <w:bottom w:val="none" w:sz="0" w:space="0" w:color="auto"/>
            <w:right w:val="none" w:sz="0" w:space="0" w:color="auto"/>
          </w:divBdr>
        </w:div>
        <w:div w:id="2145150480">
          <w:marLeft w:val="0"/>
          <w:marRight w:val="0"/>
          <w:marTop w:val="0"/>
          <w:marBottom w:val="0"/>
          <w:divBdr>
            <w:top w:val="none" w:sz="0" w:space="0" w:color="auto"/>
            <w:left w:val="none" w:sz="0" w:space="0" w:color="auto"/>
            <w:bottom w:val="none" w:sz="0" w:space="0" w:color="auto"/>
            <w:right w:val="none" w:sz="0" w:space="0" w:color="auto"/>
          </w:divBdr>
        </w:div>
      </w:divsChild>
    </w:div>
    <w:div w:id="1744139955">
      <w:bodyDiv w:val="1"/>
      <w:marLeft w:val="0"/>
      <w:marRight w:val="0"/>
      <w:marTop w:val="0"/>
      <w:marBottom w:val="0"/>
      <w:divBdr>
        <w:top w:val="none" w:sz="0" w:space="0" w:color="auto"/>
        <w:left w:val="none" w:sz="0" w:space="0" w:color="auto"/>
        <w:bottom w:val="none" w:sz="0" w:space="0" w:color="auto"/>
        <w:right w:val="none" w:sz="0" w:space="0" w:color="auto"/>
      </w:divBdr>
      <w:divsChild>
        <w:div w:id="730077543">
          <w:marLeft w:val="0"/>
          <w:marRight w:val="0"/>
          <w:marTop w:val="0"/>
          <w:marBottom w:val="0"/>
          <w:divBdr>
            <w:top w:val="none" w:sz="0" w:space="0" w:color="auto"/>
            <w:left w:val="none" w:sz="0" w:space="0" w:color="auto"/>
            <w:bottom w:val="none" w:sz="0" w:space="0" w:color="auto"/>
            <w:right w:val="none" w:sz="0" w:space="0" w:color="auto"/>
          </w:divBdr>
        </w:div>
      </w:divsChild>
    </w:div>
    <w:div w:id="1780292351">
      <w:bodyDiv w:val="1"/>
      <w:marLeft w:val="0"/>
      <w:marRight w:val="0"/>
      <w:marTop w:val="0"/>
      <w:marBottom w:val="0"/>
      <w:divBdr>
        <w:top w:val="none" w:sz="0" w:space="0" w:color="auto"/>
        <w:left w:val="none" w:sz="0" w:space="0" w:color="auto"/>
        <w:bottom w:val="none" w:sz="0" w:space="0" w:color="auto"/>
        <w:right w:val="none" w:sz="0" w:space="0" w:color="auto"/>
      </w:divBdr>
    </w:div>
    <w:div w:id="1803307537">
      <w:bodyDiv w:val="1"/>
      <w:marLeft w:val="0"/>
      <w:marRight w:val="0"/>
      <w:marTop w:val="0"/>
      <w:marBottom w:val="0"/>
      <w:divBdr>
        <w:top w:val="none" w:sz="0" w:space="0" w:color="auto"/>
        <w:left w:val="none" w:sz="0" w:space="0" w:color="auto"/>
        <w:bottom w:val="none" w:sz="0" w:space="0" w:color="auto"/>
        <w:right w:val="none" w:sz="0" w:space="0" w:color="auto"/>
      </w:divBdr>
      <w:divsChild>
        <w:div w:id="714625653">
          <w:marLeft w:val="0"/>
          <w:marRight w:val="0"/>
          <w:marTop w:val="0"/>
          <w:marBottom w:val="0"/>
          <w:divBdr>
            <w:top w:val="none" w:sz="0" w:space="0" w:color="auto"/>
            <w:left w:val="none" w:sz="0" w:space="0" w:color="auto"/>
            <w:bottom w:val="none" w:sz="0" w:space="0" w:color="auto"/>
            <w:right w:val="none" w:sz="0" w:space="0" w:color="auto"/>
          </w:divBdr>
        </w:div>
      </w:divsChild>
    </w:div>
    <w:div w:id="1842309164">
      <w:bodyDiv w:val="1"/>
      <w:marLeft w:val="0"/>
      <w:marRight w:val="0"/>
      <w:marTop w:val="0"/>
      <w:marBottom w:val="0"/>
      <w:divBdr>
        <w:top w:val="none" w:sz="0" w:space="0" w:color="auto"/>
        <w:left w:val="none" w:sz="0" w:space="0" w:color="auto"/>
        <w:bottom w:val="none" w:sz="0" w:space="0" w:color="auto"/>
        <w:right w:val="none" w:sz="0" w:space="0" w:color="auto"/>
      </w:divBdr>
      <w:divsChild>
        <w:div w:id="195586839">
          <w:marLeft w:val="0"/>
          <w:marRight w:val="0"/>
          <w:marTop w:val="0"/>
          <w:marBottom w:val="0"/>
          <w:divBdr>
            <w:top w:val="none" w:sz="0" w:space="0" w:color="auto"/>
            <w:left w:val="none" w:sz="0" w:space="0" w:color="auto"/>
            <w:bottom w:val="none" w:sz="0" w:space="0" w:color="auto"/>
            <w:right w:val="none" w:sz="0" w:space="0" w:color="auto"/>
          </w:divBdr>
        </w:div>
        <w:div w:id="249050658">
          <w:marLeft w:val="0"/>
          <w:marRight w:val="0"/>
          <w:marTop w:val="0"/>
          <w:marBottom w:val="0"/>
          <w:divBdr>
            <w:top w:val="none" w:sz="0" w:space="0" w:color="auto"/>
            <w:left w:val="none" w:sz="0" w:space="0" w:color="auto"/>
            <w:bottom w:val="none" w:sz="0" w:space="0" w:color="auto"/>
            <w:right w:val="none" w:sz="0" w:space="0" w:color="auto"/>
          </w:divBdr>
        </w:div>
        <w:div w:id="810513022">
          <w:marLeft w:val="0"/>
          <w:marRight w:val="0"/>
          <w:marTop w:val="0"/>
          <w:marBottom w:val="0"/>
          <w:divBdr>
            <w:top w:val="none" w:sz="0" w:space="0" w:color="auto"/>
            <w:left w:val="none" w:sz="0" w:space="0" w:color="auto"/>
            <w:bottom w:val="none" w:sz="0" w:space="0" w:color="auto"/>
            <w:right w:val="none" w:sz="0" w:space="0" w:color="auto"/>
          </w:divBdr>
        </w:div>
        <w:div w:id="907227381">
          <w:marLeft w:val="0"/>
          <w:marRight w:val="0"/>
          <w:marTop w:val="0"/>
          <w:marBottom w:val="0"/>
          <w:divBdr>
            <w:top w:val="none" w:sz="0" w:space="0" w:color="auto"/>
            <w:left w:val="none" w:sz="0" w:space="0" w:color="auto"/>
            <w:bottom w:val="none" w:sz="0" w:space="0" w:color="auto"/>
            <w:right w:val="none" w:sz="0" w:space="0" w:color="auto"/>
          </w:divBdr>
        </w:div>
        <w:div w:id="1149439132">
          <w:marLeft w:val="0"/>
          <w:marRight w:val="0"/>
          <w:marTop w:val="0"/>
          <w:marBottom w:val="0"/>
          <w:divBdr>
            <w:top w:val="none" w:sz="0" w:space="0" w:color="auto"/>
            <w:left w:val="none" w:sz="0" w:space="0" w:color="auto"/>
            <w:bottom w:val="none" w:sz="0" w:space="0" w:color="auto"/>
            <w:right w:val="none" w:sz="0" w:space="0" w:color="auto"/>
          </w:divBdr>
        </w:div>
        <w:div w:id="1319915577">
          <w:marLeft w:val="0"/>
          <w:marRight w:val="0"/>
          <w:marTop w:val="0"/>
          <w:marBottom w:val="0"/>
          <w:divBdr>
            <w:top w:val="none" w:sz="0" w:space="0" w:color="auto"/>
            <w:left w:val="none" w:sz="0" w:space="0" w:color="auto"/>
            <w:bottom w:val="none" w:sz="0" w:space="0" w:color="auto"/>
            <w:right w:val="none" w:sz="0" w:space="0" w:color="auto"/>
          </w:divBdr>
        </w:div>
        <w:div w:id="1352343623">
          <w:marLeft w:val="0"/>
          <w:marRight w:val="0"/>
          <w:marTop w:val="0"/>
          <w:marBottom w:val="0"/>
          <w:divBdr>
            <w:top w:val="none" w:sz="0" w:space="0" w:color="auto"/>
            <w:left w:val="none" w:sz="0" w:space="0" w:color="auto"/>
            <w:bottom w:val="none" w:sz="0" w:space="0" w:color="auto"/>
            <w:right w:val="none" w:sz="0" w:space="0" w:color="auto"/>
          </w:divBdr>
        </w:div>
        <w:div w:id="1398168743">
          <w:marLeft w:val="0"/>
          <w:marRight w:val="0"/>
          <w:marTop w:val="0"/>
          <w:marBottom w:val="0"/>
          <w:divBdr>
            <w:top w:val="none" w:sz="0" w:space="0" w:color="auto"/>
            <w:left w:val="none" w:sz="0" w:space="0" w:color="auto"/>
            <w:bottom w:val="none" w:sz="0" w:space="0" w:color="auto"/>
            <w:right w:val="none" w:sz="0" w:space="0" w:color="auto"/>
          </w:divBdr>
        </w:div>
        <w:div w:id="1635021931">
          <w:marLeft w:val="0"/>
          <w:marRight w:val="0"/>
          <w:marTop w:val="0"/>
          <w:marBottom w:val="0"/>
          <w:divBdr>
            <w:top w:val="none" w:sz="0" w:space="0" w:color="auto"/>
            <w:left w:val="none" w:sz="0" w:space="0" w:color="auto"/>
            <w:bottom w:val="none" w:sz="0" w:space="0" w:color="auto"/>
            <w:right w:val="none" w:sz="0" w:space="0" w:color="auto"/>
          </w:divBdr>
        </w:div>
        <w:div w:id="1680886599">
          <w:marLeft w:val="0"/>
          <w:marRight w:val="0"/>
          <w:marTop w:val="0"/>
          <w:marBottom w:val="0"/>
          <w:divBdr>
            <w:top w:val="none" w:sz="0" w:space="0" w:color="auto"/>
            <w:left w:val="none" w:sz="0" w:space="0" w:color="auto"/>
            <w:bottom w:val="none" w:sz="0" w:space="0" w:color="auto"/>
            <w:right w:val="none" w:sz="0" w:space="0" w:color="auto"/>
          </w:divBdr>
        </w:div>
        <w:div w:id="1817649050">
          <w:marLeft w:val="0"/>
          <w:marRight w:val="0"/>
          <w:marTop w:val="0"/>
          <w:marBottom w:val="0"/>
          <w:divBdr>
            <w:top w:val="none" w:sz="0" w:space="0" w:color="auto"/>
            <w:left w:val="none" w:sz="0" w:space="0" w:color="auto"/>
            <w:bottom w:val="none" w:sz="0" w:space="0" w:color="auto"/>
            <w:right w:val="none" w:sz="0" w:space="0" w:color="auto"/>
          </w:divBdr>
        </w:div>
        <w:div w:id="1911109200">
          <w:marLeft w:val="0"/>
          <w:marRight w:val="0"/>
          <w:marTop w:val="0"/>
          <w:marBottom w:val="0"/>
          <w:divBdr>
            <w:top w:val="none" w:sz="0" w:space="0" w:color="auto"/>
            <w:left w:val="none" w:sz="0" w:space="0" w:color="auto"/>
            <w:bottom w:val="none" w:sz="0" w:space="0" w:color="auto"/>
            <w:right w:val="none" w:sz="0" w:space="0" w:color="auto"/>
          </w:divBdr>
        </w:div>
      </w:divsChild>
    </w:div>
    <w:div w:id="1844393759">
      <w:bodyDiv w:val="1"/>
      <w:marLeft w:val="0"/>
      <w:marRight w:val="0"/>
      <w:marTop w:val="0"/>
      <w:marBottom w:val="0"/>
      <w:divBdr>
        <w:top w:val="none" w:sz="0" w:space="0" w:color="auto"/>
        <w:left w:val="none" w:sz="0" w:space="0" w:color="auto"/>
        <w:bottom w:val="none" w:sz="0" w:space="0" w:color="auto"/>
        <w:right w:val="none" w:sz="0" w:space="0" w:color="auto"/>
      </w:divBdr>
      <w:divsChild>
        <w:div w:id="2048678267">
          <w:marLeft w:val="0"/>
          <w:marRight w:val="0"/>
          <w:marTop w:val="0"/>
          <w:marBottom w:val="0"/>
          <w:divBdr>
            <w:top w:val="none" w:sz="0" w:space="0" w:color="auto"/>
            <w:left w:val="none" w:sz="0" w:space="0" w:color="auto"/>
            <w:bottom w:val="none" w:sz="0" w:space="0" w:color="auto"/>
            <w:right w:val="none" w:sz="0" w:space="0" w:color="auto"/>
          </w:divBdr>
          <w:divsChild>
            <w:div w:id="14305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2837">
      <w:bodyDiv w:val="1"/>
      <w:marLeft w:val="0"/>
      <w:marRight w:val="0"/>
      <w:marTop w:val="0"/>
      <w:marBottom w:val="0"/>
      <w:divBdr>
        <w:top w:val="none" w:sz="0" w:space="0" w:color="auto"/>
        <w:left w:val="none" w:sz="0" w:space="0" w:color="auto"/>
        <w:bottom w:val="none" w:sz="0" w:space="0" w:color="auto"/>
        <w:right w:val="none" w:sz="0" w:space="0" w:color="auto"/>
      </w:divBdr>
    </w:div>
    <w:div w:id="1929461988">
      <w:bodyDiv w:val="1"/>
      <w:marLeft w:val="0"/>
      <w:marRight w:val="0"/>
      <w:marTop w:val="0"/>
      <w:marBottom w:val="0"/>
      <w:divBdr>
        <w:top w:val="none" w:sz="0" w:space="0" w:color="auto"/>
        <w:left w:val="none" w:sz="0" w:space="0" w:color="auto"/>
        <w:bottom w:val="none" w:sz="0" w:space="0" w:color="auto"/>
        <w:right w:val="none" w:sz="0" w:space="0" w:color="auto"/>
      </w:divBdr>
      <w:divsChild>
        <w:div w:id="1533617111">
          <w:marLeft w:val="0"/>
          <w:marRight w:val="0"/>
          <w:marTop w:val="0"/>
          <w:marBottom w:val="0"/>
          <w:divBdr>
            <w:top w:val="none" w:sz="0" w:space="0" w:color="auto"/>
            <w:left w:val="none" w:sz="0" w:space="0" w:color="auto"/>
            <w:bottom w:val="none" w:sz="0" w:space="0" w:color="auto"/>
            <w:right w:val="none" w:sz="0" w:space="0" w:color="auto"/>
          </w:divBdr>
        </w:div>
      </w:divsChild>
    </w:div>
    <w:div w:id="1987389320">
      <w:bodyDiv w:val="1"/>
      <w:marLeft w:val="0"/>
      <w:marRight w:val="0"/>
      <w:marTop w:val="0"/>
      <w:marBottom w:val="0"/>
      <w:divBdr>
        <w:top w:val="none" w:sz="0" w:space="0" w:color="auto"/>
        <w:left w:val="none" w:sz="0" w:space="0" w:color="auto"/>
        <w:bottom w:val="none" w:sz="0" w:space="0" w:color="auto"/>
        <w:right w:val="none" w:sz="0" w:space="0" w:color="auto"/>
      </w:divBdr>
      <w:divsChild>
        <w:div w:id="1019547382">
          <w:marLeft w:val="0"/>
          <w:marRight w:val="0"/>
          <w:marTop w:val="0"/>
          <w:marBottom w:val="0"/>
          <w:divBdr>
            <w:top w:val="none" w:sz="0" w:space="0" w:color="auto"/>
            <w:left w:val="none" w:sz="0" w:space="0" w:color="auto"/>
            <w:bottom w:val="none" w:sz="0" w:space="0" w:color="auto"/>
            <w:right w:val="none" w:sz="0" w:space="0" w:color="auto"/>
          </w:divBdr>
        </w:div>
      </w:divsChild>
    </w:div>
    <w:div w:id="2094625929">
      <w:bodyDiv w:val="1"/>
      <w:marLeft w:val="0"/>
      <w:marRight w:val="0"/>
      <w:marTop w:val="0"/>
      <w:marBottom w:val="0"/>
      <w:divBdr>
        <w:top w:val="none" w:sz="0" w:space="0" w:color="auto"/>
        <w:left w:val="none" w:sz="0" w:space="0" w:color="auto"/>
        <w:bottom w:val="none" w:sz="0" w:space="0" w:color="auto"/>
        <w:right w:val="none" w:sz="0" w:space="0" w:color="auto"/>
      </w:divBdr>
    </w:div>
    <w:div w:id="2096704287">
      <w:bodyDiv w:val="1"/>
      <w:marLeft w:val="0"/>
      <w:marRight w:val="0"/>
      <w:marTop w:val="0"/>
      <w:marBottom w:val="0"/>
      <w:divBdr>
        <w:top w:val="none" w:sz="0" w:space="0" w:color="auto"/>
        <w:left w:val="none" w:sz="0" w:space="0" w:color="auto"/>
        <w:bottom w:val="none" w:sz="0" w:space="0" w:color="auto"/>
        <w:right w:val="none" w:sz="0" w:space="0" w:color="auto"/>
      </w:divBdr>
      <w:divsChild>
        <w:div w:id="11976277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amb@mcc-berlin.net"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37B8C3-A863-4E67-B309-A556ADDF5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37875</Words>
  <Characters>215890</Characters>
  <Application>Microsoft Office Word</Application>
  <DocSecurity>0</DocSecurity>
  <Lines>1799</Lines>
  <Paragraphs>506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HP</Company>
  <LinksUpToDate>false</LinksUpToDate>
  <CharactersWithSpaces>253259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Felix Creutzig</dc:creator>
  <cp:lastModifiedBy>William Lamb</cp:lastModifiedBy>
  <cp:revision>25</cp:revision>
  <cp:lastPrinted>2018-11-30T14:47:00Z</cp:lastPrinted>
  <dcterms:created xsi:type="dcterms:W3CDTF">2018-11-28T15:13:00Z</dcterms:created>
  <dcterms:modified xsi:type="dcterms:W3CDTF">2019-02-05T14:09:00Z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http://www.zotero.org/styles/ecological-economics</vt:lpwstr>
  </property>
  <property fmtid="{D5CDD505-2E9C-101B-9397-08002B2CF9AE}" pid="5" name="Mendeley Recent Style Name 1_1">
    <vt:lpwstr>Ecological Economics</vt:lpwstr>
  </property>
  <property fmtid="{D5CDD505-2E9C-101B-9397-08002B2CF9AE}" pid="6" name="Mendeley Recent Style Id 2_1">
    <vt:lpwstr>http://www.zotero.org/styles/energy-research-and-social-science</vt:lpwstr>
  </property>
  <property fmtid="{D5CDD505-2E9C-101B-9397-08002B2CF9AE}" pid="7" name="Mendeley Recent Style Name 2_1">
    <vt:lpwstr>Energy Research &amp; Social Science</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http://www.zotero.org/styles/journal-of-cleaner-production</vt:lpwstr>
  </property>
  <property fmtid="{D5CDD505-2E9C-101B-9397-08002B2CF9AE}" pid="11" name="Mendeley Recent Style Name 4_1">
    <vt:lpwstr>Journal of Cleaner Production</vt:lpwstr>
  </property>
  <property fmtid="{D5CDD505-2E9C-101B-9397-08002B2CF9AE}" pid="12" name="Mendeley Recent Style Id 5_1">
    <vt:lpwstr>http://www.zotero.org/styles/journal-of-climate</vt:lpwstr>
  </property>
  <property fmtid="{D5CDD505-2E9C-101B-9397-08002B2CF9AE}" pid="13" name="Mendeley Recent Style Name 5_1">
    <vt:lpwstr>Journal of Climate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http://www.zotero.org/styles/world-development</vt:lpwstr>
  </property>
  <property fmtid="{D5CDD505-2E9C-101B-9397-08002B2CF9AE}" pid="21" name="Mendeley Recent Style Name 9_1">
    <vt:lpwstr>World Development</vt:lpwstr>
  </property>
  <property fmtid="{D5CDD505-2E9C-101B-9397-08002B2CF9AE}" pid="22" name="Mendeley Document_1">
    <vt:lpwstr>True</vt:lpwstr>
  </property>
  <property fmtid="{D5CDD505-2E9C-101B-9397-08002B2CF9AE}" pid="23" name="Mendeley Unique User Id_1">
    <vt:lpwstr>3e04b280-a17e-31b9-9f3d-670005ac3fef</vt:lpwstr>
  </property>
  <property fmtid="{D5CDD505-2E9C-101B-9397-08002B2CF9AE}" pid="24" name="Mendeley Citation Style_1">
    <vt:lpwstr>http://www.zotero.org/styles/nature</vt:lpwstr>
  </property>
</Properties>
</file>