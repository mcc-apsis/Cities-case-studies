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ins w:id="0" w:author="William Lamb" w:date="2018-11-16T17:10:00Z">
        <w:r w:rsidR="00D56DBD">
          <w:rPr>
            <w:rFonts w:eastAsia="Calibri"/>
          </w:rPr>
          <w:t xml:space="preserve"> from case studies</w:t>
        </w:r>
      </w:ins>
    </w:p>
    <w:p w14:paraId="01095423" w14:textId="1A9201E3"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 xml:space="preserve">Max </w:t>
      </w:r>
      <w:ins w:id="1" w:author="Max Callaghan" w:date="2018-11-21T17:57:00Z">
        <w:r w:rsidR="002D15DF">
          <w:rPr>
            <w:rFonts w:ascii="Calibri" w:eastAsia="Calibri" w:hAnsi="Calibri" w:cs="Calibri"/>
          </w:rPr>
          <w:t>W</w:t>
        </w:r>
      </w:ins>
      <w:del w:id="2" w:author="Max Callaghan" w:date="2018-11-21T17:57:00Z">
        <w:r w:rsidR="00CA04B8" w:rsidDel="002D15DF">
          <w:rPr>
            <w:rFonts w:ascii="Calibri" w:eastAsia="Calibri" w:hAnsi="Calibri" w:cs="Calibri"/>
          </w:rPr>
          <w:delText>C</w:delText>
        </w:r>
      </w:del>
      <w:r w:rsidR="00CA04B8">
        <w:rPr>
          <w:rFonts w:ascii="Calibri" w:eastAsia="Calibri" w:hAnsi="Calibri" w:cs="Calibri"/>
        </w:rPr>
        <w:t>.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F351C8">
      <w:pPr>
        <w:suppressLineNumbers/>
        <w:spacing w:line="480" w:lineRule="auto"/>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F351C8">
      <w:pPr>
        <w:suppressLineNumbers/>
        <w:spacing w:line="480" w:lineRule="auto"/>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3AAC67A7" w:rsidR="00752C1B" w:rsidRDefault="00752C1B" w:rsidP="00431184">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solutions,</w:t>
      </w:r>
      <w:ins w:id="3" w:author="William Lamb" w:date="2018-11-26T14:06:00Z">
        <w:r w:rsidR="002F21D4">
          <w:rPr>
            <w:rFonts w:ascii="Calibri" w:eastAsia="Calibri" w:hAnsi="Calibri" w:cs="Calibri"/>
            <w:b/>
          </w:rPr>
          <w:t xml:space="preserve"> much more could be learned from</w:t>
        </w:r>
      </w:ins>
      <w:r w:rsidR="00151205">
        <w:rPr>
          <w:rFonts w:ascii="Calibri" w:eastAsia="Calibri" w:hAnsi="Calibri" w:cs="Calibri"/>
          <w:b/>
        </w:rPr>
        <w:t xml:space="preserve"> case studies</w:t>
      </w:r>
      <w:del w:id="4" w:author="William Lamb" w:date="2018-11-26T14:07:00Z">
        <w:r w:rsidR="00151205" w:rsidDel="002F21D4">
          <w:rPr>
            <w:rFonts w:ascii="Calibri" w:eastAsia="Calibri" w:hAnsi="Calibri" w:cs="Calibri"/>
            <w:b/>
          </w:rPr>
          <w:delText xml:space="preserve"> are an unexploited resource</w:delText>
        </w:r>
      </w:del>
      <w:r w:rsidR="00151205">
        <w:rPr>
          <w:rFonts w:ascii="Calibri" w:eastAsia="Calibri" w:hAnsi="Calibri" w:cs="Calibri"/>
          <w:b/>
        </w:rPr>
        <w:t xml:space="preserv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w:t>
      </w:r>
      <w:ins w:id="5" w:author="William Lamb" w:date="2018-11-28T15:55:00Z">
        <w:r w:rsidR="008B6BC9">
          <w:rPr>
            <w:rFonts w:ascii="Calibri" w:eastAsia="Calibri" w:hAnsi="Calibri" w:cs="Calibri"/>
            <w:b/>
          </w:rPr>
          <w:t xml:space="preserve">climate mitigation </w:t>
        </w:r>
      </w:ins>
      <w:r w:rsidR="00F538E3">
        <w:rPr>
          <w:rFonts w:ascii="Calibri" w:eastAsia="Calibri" w:hAnsi="Calibri" w:cs="Calibri"/>
          <w:b/>
        </w:rPr>
        <w:t>case</w:t>
      </w:r>
      <w:ins w:id="6" w:author="William Lamb" w:date="2018-11-28T15:54:00Z">
        <w:r w:rsidR="008B6BC9">
          <w:rPr>
            <w:rFonts w:ascii="Calibri" w:eastAsia="Calibri" w:hAnsi="Calibri" w:cs="Calibri"/>
            <w:b/>
          </w:rPr>
          <w:t>s</w:t>
        </w:r>
      </w:ins>
      <w:del w:id="7" w:author="William Lamb" w:date="2018-11-28T15:54:00Z">
        <w:r w:rsidR="00F538E3" w:rsidDel="008B6BC9">
          <w:rPr>
            <w:rFonts w:ascii="Calibri" w:eastAsia="Calibri" w:hAnsi="Calibri" w:cs="Calibri"/>
            <w:b/>
          </w:rPr>
          <w:delText xml:space="preserve"> studies</w:delText>
        </w:r>
      </w:del>
      <w:r w:rsidR="00F538E3">
        <w:rPr>
          <w:rFonts w:ascii="Calibri" w:eastAsia="Calibri" w:hAnsi="Calibri" w:cs="Calibri"/>
          <w:b/>
        </w:rPr>
        <w:t xml:space="preserve">. </w:t>
      </w:r>
      <w:del w:id="8" w:author="William Lamb" w:date="2018-11-26T14:28:00Z">
        <w:r w:rsidR="00524C72" w:rsidDel="00E37571">
          <w:rPr>
            <w:rFonts w:ascii="Calibri" w:eastAsia="Calibri" w:hAnsi="Calibri" w:cs="Calibri"/>
            <w:b/>
          </w:rPr>
          <w:delText>With almost</w:delText>
        </w:r>
      </w:del>
      <w:ins w:id="9" w:author="William Lamb" w:date="2018-11-26T14:29:00Z">
        <w:r w:rsidR="00E37571">
          <w:rPr>
            <w:rFonts w:ascii="Calibri" w:eastAsia="Calibri" w:hAnsi="Calibri" w:cs="Calibri"/>
            <w:b/>
          </w:rPr>
          <w:t>Our</w:t>
        </w:r>
      </w:ins>
      <w:ins w:id="10" w:author="William Lamb" w:date="2018-11-26T14:28:00Z">
        <w:r w:rsidR="00E37571">
          <w:rPr>
            <w:rFonts w:ascii="Calibri" w:eastAsia="Calibri" w:hAnsi="Calibri" w:cs="Calibri"/>
            <w:b/>
          </w:rPr>
          <w:t xml:space="preserve"> database of</w:t>
        </w:r>
      </w:ins>
      <w:r w:rsidR="0085437D">
        <w:rPr>
          <w:rFonts w:ascii="Calibri" w:eastAsia="Calibri" w:hAnsi="Calibri" w:cs="Calibri"/>
          <w:b/>
        </w:rPr>
        <w:t xml:space="preserve"> </w:t>
      </w:r>
      <w:del w:id="11" w:author="William Lamb" w:date="2018-11-16T17:10:00Z">
        <w:r w:rsidR="00F538E3">
          <w:rPr>
            <w:rFonts w:ascii="Calibri" w:eastAsia="Calibri" w:hAnsi="Calibri" w:cs="Calibri"/>
            <w:b/>
          </w:rPr>
          <w:delText>3</w:delText>
        </w:r>
        <w:r w:rsidR="008E40C9">
          <w:rPr>
            <w:rFonts w:ascii="Calibri" w:eastAsia="Calibri" w:hAnsi="Calibri" w:cs="Calibri"/>
            <w:b/>
          </w:rPr>
          <w:delText>,</w:delText>
        </w:r>
        <w:r w:rsidR="00F538E3">
          <w:rPr>
            <w:rFonts w:ascii="Calibri" w:eastAsia="Calibri" w:hAnsi="Calibri" w:cs="Calibri"/>
            <w:b/>
          </w:rPr>
          <w:delText>500</w:delText>
        </w:r>
      </w:del>
      <w:ins w:id="12" w:author="William Lamb" w:date="2018-11-16T17:10:00Z">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051</w:t>
        </w:r>
      </w:ins>
      <w:r w:rsidR="004944E0">
        <w:rPr>
          <w:rFonts w:ascii="Calibri" w:eastAsia="Calibri" w:hAnsi="Calibri" w:cs="Calibri"/>
          <w:b/>
        </w:rPr>
        <w:t xml:space="preserve"> </w:t>
      </w:r>
      <w:del w:id="13" w:author="William Lamb" w:date="2018-11-28T15:54:00Z">
        <w:r w:rsidR="00F538E3" w:rsidDel="008B6BC9">
          <w:rPr>
            <w:rFonts w:ascii="Calibri" w:eastAsia="Calibri" w:hAnsi="Calibri" w:cs="Calibri"/>
            <w:b/>
          </w:rPr>
          <w:delText>cases</w:delText>
        </w:r>
      </w:del>
      <w:del w:id="14" w:author="William Lamb" w:date="2018-11-26T14:28:00Z">
        <w:r w:rsidR="00524C72" w:rsidDel="00E37571">
          <w:rPr>
            <w:rFonts w:ascii="Calibri" w:eastAsia="Calibri" w:hAnsi="Calibri" w:cs="Calibri"/>
            <w:b/>
          </w:rPr>
          <w:delText>,</w:delText>
        </w:r>
      </w:del>
      <w:ins w:id="15" w:author="William Lamb" w:date="2018-11-28T15:54:00Z">
        <w:r w:rsidR="008B6BC9">
          <w:rPr>
            <w:rFonts w:ascii="Calibri" w:eastAsia="Calibri" w:hAnsi="Calibri" w:cs="Calibri"/>
            <w:b/>
          </w:rPr>
          <w:t>studies</w:t>
        </w:r>
      </w:ins>
      <w:r w:rsidR="00524C72">
        <w:rPr>
          <w:rFonts w:ascii="Calibri" w:eastAsia="Calibri" w:hAnsi="Calibri" w:cs="Calibri"/>
          <w:b/>
        </w:rPr>
        <w:t xml:space="preserve"> </w:t>
      </w:r>
      <w:ins w:id="16" w:author="William Lamb" w:date="2018-11-26T14:27:00Z">
        <w:r w:rsidR="00E37571">
          <w:rPr>
            <w:rFonts w:ascii="Calibri" w:eastAsia="Calibri" w:hAnsi="Calibri" w:cs="Calibri"/>
            <w:b/>
          </w:rPr>
          <w:t>provide</w:t>
        </w:r>
      </w:ins>
      <w:ins w:id="17" w:author="William Lamb" w:date="2018-11-26T14:28:00Z">
        <w:r w:rsidR="00E37571">
          <w:rPr>
            <w:rFonts w:ascii="Calibri" w:eastAsia="Calibri" w:hAnsi="Calibri" w:cs="Calibri"/>
            <w:b/>
          </w:rPr>
          <w:t>s</w:t>
        </w:r>
      </w:ins>
      <w:ins w:id="18" w:author="William Lamb" w:date="2018-11-26T14:27:00Z">
        <w:r w:rsidR="00E37571">
          <w:rPr>
            <w:rFonts w:ascii="Calibri" w:eastAsia="Calibri" w:hAnsi="Calibri" w:cs="Calibri"/>
            <w:b/>
          </w:rPr>
          <w:t xml:space="preserve"> </w:t>
        </w:r>
      </w:ins>
      <w:r w:rsidR="00524C72">
        <w:rPr>
          <w:rFonts w:ascii="Calibri" w:eastAsia="Calibri" w:hAnsi="Calibri" w:cs="Calibri"/>
          <w:b/>
        </w:rPr>
        <w:t xml:space="preserve">a wealth of evidence </w:t>
      </w:r>
      <w:ins w:id="19" w:author="William Lamb" w:date="2018-11-26T14:27:00Z">
        <w:r w:rsidR="00E37571">
          <w:rPr>
            <w:rFonts w:ascii="Calibri" w:eastAsia="Calibri" w:hAnsi="Calibri" w:cs="Calibri"/>
            <w:b/>
          </w:rPr>
          <w:t>to search, compare</w:t>
        </w:r>
      </w:ins>
      <w:ins w:id="20" w:author="William Lamb" w:date="2018-11-26T14:29:00Z">
        <w:r w:rsidR="00E37571">
          <w:rPr>
            <w:rFonts w:ascii="Calibri" w:eastAsia="Calibri" w:hAnsi="Calibri" w:cs="Calibri"/>
            <w:b/>
          </w:rPr>
          <w:t xml:space="preserve"> and</w:t>
        </w:r>
      </w:ins>
      <w:ins w:id="21" w:author="William Lamb" w:date="2018-11-26T14:27:00Z">
        <w:r w:rsidR="00E37571">
          <w:rPr>
            <w:rFonts w:ascii="Calibri" w:eastAsia="Calibri" w:hAnsi="Calibri" w:cs="Calibri"/>
            <w:b/>
          </w:rPr>
          <w:t xml:space="preserve"> review</w:t>
        </w:r>
      </w:ins>
      <w:del w:id="22" w:author="William Lamb" w:date="2018-11-26T14:28:00Z">
        <w:r w:rsidR="00524C72" w:rsidDel="00E37571">
          <w:rPr>
            <w:rFonts w:ascii="Calibri" w:eastAsia="Calibri" w:hAnsi="Calibri" w:cs="Calibri"/>
            <w:b/>
          </w:rPr>
          <w:delText>is available</w:delText>
        </w:r>
      </w:del>
      <w:r w:rsidR="00524C72">
        <w:rPr>
          <w:rFonts w:ascii="Calibri" w:eastAsia="Calibri" w:hAnsi="Calibri" w:cs="Calibri"/>
          <w:b/>
        </w:rPr>
        <w:t>.</w:t>
      </w:r>
      <w:ins w:id="23" w:author="William Lamb" w:date="2018-11-26T14:29:00Z">
        <w:r w:rsidR="00E37571">
          <w:rPr>
            <w:rFonts w:ascii="Calibri" w:eastAsia="Calibri" w:hAnsi="Calibri" w:cs="Calibri"/>
            <w:b/>
          </w:rPr>
          <w:t xml:space="preserve"> </w:t>
        </w:r>
      </w:ins>
      <w:del w:id="24" w:author="William Lamb" w:date="2018-11-26T14:29:00Z">
        <w:r w:rsidR="000F4378" w:rsidDel="00E37571">
          <w:rPr>
            <w:rFonts w:ascii="Calibri" w:eastAsia="Calibri" w:hAnsi="Calibri" w:cs="Calibri"/>
            <w:b/>
          </w:rPr>
          <w:delText xml:space="preserve"> </w:delText>
        </w:r>
      </w:del>
      <w:del w:id="25" w:author="William Lamb" w:date="2018-11-16T17:10:00Z">
        <w:r w:rsidR="00524C72">
          <w:rPr>
            <w:rFonts w:ascii="Calibri" w:eastAsia="Calibri" w:hAnsi="Calibri" w:cs="Calibri"/>
            <w:b/>
          </w:rPr>
          <w:delText>However,</w:delText>
        </w:r>
        <w:r w:rsidR="0085437D">
          <w:rPr>
            <w:rFonts w:ascii="Calibri" w:eastAsia="Calibri" w:hAnsi="Calibri" w:cs="Calibri"/>
            <w:b/>
          </w:rPr>
          <w:delText xml:space="preserve"> </w:delText>
        </w:r>
        <w:r>
          <w:rPr>
            <w:rFonts w:ascii="Calibri" w:eastAsia="Calibri" w:hAnsi="Calibri" w:cs="Calibri"/>
            <w:b/>
          </w:rPr>
          <w:delText>a</w:delText>
        </w:r>
        <w:r w:rsidRPr="00BB42D8">
          <w:rPr>
            <w:rFonts w:ascii="Calibri" w:eastAsia="Calibri" w:hAnsi="Calibri" w:cs="Calibri"/>
            <w:b/>
          </w:rPr>
          <w:delText xml:space="preserve"> number of </w:delText>
        </w:r>
        <w:r>
          <w:rPr>
            <w:rFonts w:ascii="Calibri" w:eastAsia="Calibri" w:hAnsi="Calibri" w:cs="Calibri"/>
            <w:b/>
          </w:rPr>
          <w:delText xml:space="preserve">practical and </w:delText>
        </w:r>
        <w:r w:rsidRPr="00BB42D8">
          <w:rPr>
            <w:rFonts w:ascii="Calibri" w:eastAsia="Calibri" w:hAnsi="Calibri" w:cs="Calibri"/>
            <w:b/>
          </w:rPr>
          <w:delText>conceptual challenges</w:delText>
        </w:r>
        <w:r>
          <w:rPr>
            <w:rFonts w:ascii="Calibri" w:eastAsia="Calibri" w:hAnsi="Calibri" w:cs="Calibri"/>
            <w:b/>
          </w:rPr>
          <w:delText xml:space="preserve"> hinder systematic </w:delText>
        </w:r>
        <w:r w:rsidR="00271A62">
          <w:rPr>
            <w:rFonts w:ascii="Calibri" w:eastAsia="Calibri" w:hAnsi="Calibri" w:cs="Calibri"/>
            <w:b/>
          </w:rPr>
          <w:delText>learning</w:delText>
        </w:r>
        <w:r>
          <w:rPr>
            <w:rFonts w:ascii="Calibri" w:eastAsia="Calibri" w:hAnsi="Calibri" w:cs="Calibri"/>
            <w:b/>
          </w:rPr>
          <w:delText xml:space="preserve">. </w:delText>
        </w:r>
        <w:r w:rsidR="00880349">
          <w:rPr>
            <w:rFonts w:ascii="Calibri" w:eastAsia="Calibri" w:hAnsi="Calibri" w:cs="Calibri"/>
            <w:b/>
          </w:rPr>
          <w:delText>There</w:delText>
        </w:r>
      </w:del>
      <w:ins w:id="26" w:author="William Lamb" w:date="2018-11-16T17:10:00Z">
        <w:r w:rsidR="00E13A99" w:rsidRPr="00E13A99">
          <w:rPr>
            <w:rFonts w:ascii="Calibri" w:eastAsia="Calibri" w:hAnsi="Calibri" w:cs="Calibri"/>
            <w:b/>
          </w:rPr>
          <w:t xml:space="preserve">We </w:t>
        </w:r>
        <w:r w:rsidR="00D95CC8">
          <w:rPr>
            <w:rFonts w:ascii="Calibri" w:eastAsia="Calibri" w:hAnsi="Calibri" w:cs="Calibri"/>
            <w:b/>
          </w:rPr>
          <w:t>find that cities in world regions with the highest future mitigation relevance</w:t>
        </w:r>
      </w:ins>
      <w:r w:rsidR="00D95CC8">
        <w:rPr>
          <w:rFonts w:ascii="Calibri" w:eastAsia="Calibri" w:hAnsi="Calibri" w:cs="Calibri"/>
          <w:b/>
        </w:rPr>
        <w:t xml:space="preserve"> are </w:t>
      </w:r>
      <w:del w:id="27" w:author="William Lamb" w:date="2018-11-16T17:10:00Z">
        <w:r w:rsidR="00880349">
          <w:rPr>
            <w:rFonts w:ascii="Calibri" w:eastAsia="Calibri" w:hAnsi="Calibri" w:cs="Calibri"/>
            <w:b/>
          </w:rPr>
          <w:delText xml:space="preserve">strong size, regional and topic biases in case study coverage, </w:delText>
        </w:r>
        <w:r w:rsidR="0044150C">
          <w:rPr>
            <w:rFonts w:ascii="Calibri" w:eastAsia="Calibri" w:hAnsi="Calibri" w:cs="Calibri"/>
            <w:b/>
          </w:rPr>
          <w:delText xml:space="preserve">and </w:delText>
        </w:r>
        <w:r w:rsidR="008E40C9">
          <w:rPr>
            <w:rFonts w:ascii="Calibri" w:eastAsia="Calibri" w:hAnsi="Calibri" w:cs="Calibri"/>
            <w:b/>
          </w:rPr>
          <w:delText xml:space="preserve">sparse </w:delText>
        </w:r>
        <w:r w:rsidR="0044150C">
          <w:rPr>
            <w:rFonts w:ascii="Calibri" w:eastAsia="Calibri" w:hAnsi="Calibri" w:cs="Calibri"/>
            <w:b/>
          </w:rPr>
          <w:delText>efforts to conduct</w:delText>
        </w:r>
      </w:del>
      <w:ins w:id="28" w:author="William Lamb" w:date="2018-11-16T17:10:00Z">
        <w:r w:rsidR="00D95CC8">
          <w:rPr>
            <w:rFonts w:ascii="Calibri" w:eastAsia="Calibri" w:hAnsi="Calibri" w:cs="Calibri"/>
            <w:b/>
          </w:rPr>
          <w:t>underrepresented, while</w:t>
        </w:r>
      </w:ins>
      <w:r w:rsidR="00D95CC8">
        <w:rPr>
          <w:rFonts w:ascii="Calibri" w:eastAsia="Calibri" w:hAnsi="Calibri" w:cs="Calibri"/>
          <w:b/>
        </w:rPr>
        <w:t xml:space="preserve"> </w:t>
      </w:r>
      <w:r w:rsidR="00D95CC8" w:rsidRPr="00431184">
        <w:rPr>
          <w:rFonts w:ascii="Calibri" w:eastAsia="Calibri" w:hAnsi="Calibri" w:cs="Calibri"/>
          <w:b/>
        </w:rPr>
        <w:t xml:space="preserve">comparative analysis </w:t>
      </w:r>
      <w:del w:id="29" w:author="William Lamb" w:date="2018-11-16T17:10:00Z">
        <w:r w:rsidR="0044150C" w:rsidRPr="00431184">
          <w:rPr>
            <w:rFonts w:ascii="Calibri" w:eastAsia="Calibri" w:hAnsi="Calibri" w:cs="Calibri"/>
            <w:b/>
          </w:rPr>
          <w:delText xml:space="preserve">and </w:delText>
        </w:r>
        <w:r w:rsidR="008E40C9" w:rsidRPr="007D404C">
          <w:rPr>
            <w:rFonts w:ascii="Calibri" w:eastAsia="Calibri" w:hAnsi="Calibri" w:cs="Calibri"/>
            <w:b/>
          </w:rPr>
          <w:delText>systematic reviews</w:delText>
        </w:r>
      </w:del>
      <w:ins w:id="30" w:author="William Lamb" w:date="2018-11-16T17:10:00Z">
        <w:r w:rsidR="00D95CC8" w:rsidRPr="007D404C">
          <w:rPr>
            <w:rFonts w:ascii="Calibri" w:eastAsia="Calibri" w:hAnsi="Calibri" w:cs="Calibri"/>
            <w:b/>
          </w:rPr>
          <w:t xml:space="preserve">between cities </w:t>
        </w:r>
      </w:ins>
      <w:ins w:id="31" w:author="Jan Minx" w:date="2018-11-26T04:38:00Z">
        <w:r w:rsidR="003544F2" w:rsidRPr="007D404C">
          <w:rPr>
            <w:rFonts w:ascii="Calibri" w:eastAsia="Calibri" w:hAnsi="Calibri" w:cs="Calibri"/>
            <w:b/>
          </w:rPr>
          <w:t xml:space="preserve">and efforts to synthesize </w:t>
        </w:r>
      </w:ins>
      <w:ins w:id="32" w:author="William Lamb" w:date="2018-11-26T14:30:00Z">
        <w:r w:rsidR="00E37571" w:rsidRPr="00DC374A">
          <w:rPr>
            <w:rFonts w:ascii="Calibri" w:eastAsia="Calibri" w:hAnsi="Calibri" w:cs="Calibri"/>
            <w:b/>
          </w:rPr>
          <w:t xml:space="preserve">the </w:t>
        </w:r>
      </w:ins>
      <w:ins w:id="33" w:author="Jan Minx" w:date="2018-11-26T04:38:00Z">
        <w:r w:rsidR="003544F2" w:rsidRPr="00DC374A">
          <w:rPr>
            <w:rFonts w:ascii="Calibri" w:eastAsia="Calibri" w:hAnsi="Calibri" w:cs="Calibri"/>
            <w:b/>
          </w:rPr>
          <w:t xml:space="preserve">existing case study evidence </w:t>
        </w:r>
      </w:ins>
      <w:ins w:id="34" w:author="William Lamb" w:date="2018-11-16T17:10:00Z">
        <w:r w:rsidR="00D95CC8" w:rsidRPr="00DC374A">
          <w:rPr>
            <w:rFonts w:ascii="Calibri" w:eastAsia="Calibri" w:hAnsi="Calibri" w:cs="Calibri"/>
            <w:b/>
          </w:rPr>
          <w:t>remain</w:t>
        </w:r>
        <w:del w:id="35" w:author="Jan Minx" w:date="2018-11-26T04:38:00Z">
          <w:r w:rsidR="00D95CC8" w:rsidRPr="00DC374A" w:rsidDel="003544F2">
            <w:rPr>
              <w:rFonts w:ascii="Calibri" w:eastAsia="Calibri" w:hAnsi="Calibri" w:cs="Calibri"/>
              <w:b/>
            </w:rPr>
            <w:delText>s</w:delText>
          </w:r>
        </w:del>
        <w:r w:rsidR="00D95CC8" w:rsidRPr="00DC374A">
          <w:rPr>
            <w:rFonts w:ascii="Calibri" w:eastAsia="Calibri" w:hAnsi="Calibri" w:cs="Calibri"/>
            <w:b/>
          </w:rPr>
          <w:t xml:space="preserve"> limited in scope</w:t>
        </w:r>
        <w:r w:rsidR="00D95CC8" w:rsidRPr="007277D5">
          <w:rPr>
            <w:rFonts w:ascii="Calibri" w:eastAsia="Calibri" w:hAnsi="Calibri" w:cs="Calibri"/>
            <w:b/>
          </w:rPr>
          <w:t>.</w:t>
        </w:r>
        <w:r w:rsidR="00E13A99" w:rsidRPr="007277D5" w:rsidDel="00E13A99">
          <w:rPr>
            <w:rFonts w:ascii="Calibri" w:eastAsia="Calibri" w:hAnsi="Calibri" w:cs="Calibri"/>
            <w:b/>
          </w:rPr>
          <w:t xml:space="preserve"> </w:t>
        </w:r>
      </w:ins>
      <w:ins w:id="36" w:author="William Lamb" w:date="2018-11-26T14:37:00Z">
        <w:r w:rsidR="00E37571" w:rsidRPr="007277D5">
          <w:rPr>
            <w:rFonts w:ascii="Calibri" w:eastAsia="Calibri" w:hAnsi="Calibri" w:cs="Calibri"/>
            <w:b/>
          </w:rPr>
          <w:t xml:space="preserve">A map of the evidence </w:t>
        </w:r>
        <w:r w:rsidR="00431184" w:rsidRPr="007277D5">
          <w:rPr>
            <w:rFonts w:ascii="Calibri" w:eastAsia="Calibri" w:hAnsi="Calibri" w:cs="Calibri"/>
            <w:b/>
          </w:rPr>
          <w:t xml:space="preserve">allows case studies to be </w:t>
        </w:r>
      </w:ins>
      <w:ins w:id="37" w:author="William Lamb" w:date="2018-11-26T14:38:00Z">
        <w:r w:rsidR="00431184" w:rsidRPr="007277D5">
          <w:rPr>
            <w:rFonts w:ascii="Calibri" w:eastAsia="Calibri" w:hAnsi="Calibri" w:cs="Calibri"/>
            <w:b/>
          </w:rPr>
          <w:t>matched with urban typologies</w:t>
        </w:r>
      </w:ins>
      <w:ins w:id="38" w:author="William Lamb" w:date="2018-11-26T14:49:00Z">
        <w:r w:rsidR="00240324">
          <w:rPr>
            <w:rFonts w:ascii="Calibri" w:eastAsia="Calibri" w:hAnsi="Calibri" w:cs="Calibri"/>
            <w:b/>
          </w:rPr>
          <w:t xml:space="preserve"> in new forms of</w:t>
        </w:r>
      </w:ins>
      <w:ins w:id="39" w:author="William Lamb" w:date="2018-11-26T14:39:00Z">
        <w:r w:rsidR="00240324">
          <w:rPr>
            <w:rFonts w:ascii="Calibri" w:eastAsia="Calibri" w:hAnsi="Calibri" w:cs="Calibri"/>
            <w:b/>
          </w:rPr>
          <w:t xml:space="preserve"> synthesis</w:t>
        </w:r>
      </w:ins>
      <w:ins w:id="40" w:author="William Lamb" w:date="2018-11-27T13:02:00Z">
        <w:r w:rsidR="00423286">
          <w:rPr>
            <w:rFonts w:ascii="Calibri" w:eastAsia="Calibri" w:hAnsi="Calibri" w:cs="Calibri"/>
            <w:b/>
          </w:rPr>
          <w:t>,</w:t>
        </w:r>
      </w:ins>
      <w:ins w:id="41" w:author="William Lamb" w:date="2018-11-26T14:39:00Z">
        <w:r w:rsidR="00240324">
          <w:rPr>
            <w:rFonts w:ascii="Calibri" w:eastAsia="Calibri" w:hAnsi="Calibri" w:cs="Calibri"/>
            <w:b/>
          </w:rPr>
          <w:t xml:space="preserve"> bring</w:t>
        </w:r>
      </w:ins>
      <w:ins w:id="42" w:author="William Lamb" w:date="2018-11-27T13:02:00Z">
        <w:r w:rsidR="00423286">
          <w:rPr>
            <w:rFonts w:ascii="Calibri" w:eastAsia="Calibri" w:hAnsi="Calibri" w:cs="Calibri"/>
            <w:b/>
          </w:rPr>
          <w:t>ing</w:t>
        </w:r>
      </w:ins>
      <w:ins w:id="43" w:author="William Lamb" w:date="2018-11-26T14:39:00Z">
        <w:r w:rsidR="00431184">
          <w:rPr>
            <w:rFonts w:ascii="Calibri" w:eastAsia="Calibri" w:hAnsi="Calibri" w:cs="Calibri"/>
            <w:b/>
          </w:rPr>
          <w:t xml:space="preserve"> </w:t>
        </w:r>
      </w:ins>
      <w:ins w:id="44" w:author="William Lamb" w:date="2018-11-26T14:38:00Z">
        <w:r w:rsidR="00431184" w:rsidRPr="007277D5">
          <w:rPr>
            <w:rFonts w:ascii="Calibri" w:eastAsia="Calibri" w:hAnsi="Calibri" w:cs="Calibri"/>
            <w:b/>
          </w:rPr>
          <w:t xml:space="preserve">together </w:t>
        </w:r>
      </w:ins>
      <w:ins w:id="45" w:author="William Lamb" w:date="2018-11-26T14:39:00Z">
        <w:r w:rsidR="00431184">
          <w:rPr>
            <w:rFonts w:ascii="Calibri" w:eastAsia="Calibri" w:hAnsi="Calibri" w:cs="Calibri"/>
            <w:b/>
          </w:rPr>
          <w:t>traditionally separate</w:t>
        </w:r>
      </w:ins>
      <w:ins w:id="46" w:author="William Lamb" w:date="2018-11-26T14:38:00Z">
        <w:r w:rsidR="00431184" w:rsidRPr="007277D5">
          <w:rPr>
            <w:rFonts w:ascii="Calibri" w:eastAsia="Calibri" w:hAnsi="Calibri" w:cs="Calibri"/>
            <w:b/>
          </w:rPr>
          <w:t xml:space="preserve"> strands of qualitative and quantitative urban research.</w:t>
        </w:r>
      </w:ins>
      <w:del w:id="47" w:author="William Lamb" w:date="2018-11-26T14:30:00Z">
        <w:r w:rsidR="000F4378" w:rsidRPr="007277D5" w:rsidDel="00E37571">
          <w:rPr>
            <w:rFonts w:ascii="Calibri" w:eastAsia="Calibri" w:hAnsi="Calibri" w:cs="Calibri"/>
            <w:b/>
          </w:rPr>
          <w:delText>.</w:delText>
        </w:r>
        <w:r w:rsidR="000F4378" w:rsidRPr="00431184" w:rsidDel="00E37571">
          <w:rPr>
            <w:rFonts w:ascii="Calibri" w:eastAsia="Calibri" w:hAnsi="Calibri" w:cs="Calibri"/>
            <w:b/>
          </w:rPr>
          <w:delText xml:space="preserve"> </w:delText>
        </w:r>
      </w:del>
      <w:del w:id="48" w:author="William Lamb" w:date="2018-11-26T14:38:00Z">
        <w:r w:rsidR="005843B7" w:rsidRPr="00431184" w:rsidDel="00431184">
          <w:rPr>
            <w:rFonts w:ascii="Calibri" w:eastAsia="Calibri" w:hAnsi="Calibri" w:cs="Calibri"/>
            <w:b/>
          </w:rPr>
          <w:delText>W</w:delText>
        </w:r>
        <w:r w:rsidRPr="007D404C" w:rsidDel="00431184">
          <w:rPr>
            <w:rFonts w:ascii="Calibri" w:eastAsia="Calibri" w:hAnsi="Calibri" w:cs="Calibri"/>
            <w:b/>
          </w:rPr>
          <w:delText xml:space="preserve">e </w:delText>
        </w:r>
        <w:r w:rsidR="00F538E3" w:rsidRPr="007D404C" w:rsidDel="00431184">
          <w:rPr>
            <w:rFonts w:ascii="Calibri" w:eastAsia="Calibri" w:hAnsi="Calibri" w:cs="Calibri"/>
            <w:b/>
          </w:rPr>
          <w:delText xml:space="preserve">show how </w:delText>
        </w:r>
        <w:r w:rsidRPr="007D404C" w:rsidDel="00431184">
          <w:rPr>
            <w:rFonts w:ascii="Calibri" w:eastAsia="Calibri" w:hAnsi="Calibri" w:cs="Calibri"/>
            <w:b/>
          </w:rPr>
          <w:delText xml:space="preserve">quantitative typologies </w:delText>
        </w:r>
        <w:r w:rsidR="00FB76DA" w:rsidRPr="007D404C" w:rsidDel="00431184">
          <w:rPr>
            <w:rFonts w:ascii="Calibri" w:eastAsia="Calibri" w:hAnsi="Calibri" w:cs="Calibri"/>
            <w:b/>
          </w:rPr>
          <w:delText xml:space="preserve">can be blended </w:delText>
        </w:r>
        <w:r w:rsidRPr="00DC374A" w:rsidDel="00431184">
          <w:rPr>
            <w:rFonts w:ascii="Calibri" w:eastAsia="Calibri" w:hAnsi="Calibri" w:cs="Calibri"/>
            <w:b/>
          </w:rPr>
          <w:delText xml:space="preserve">with qualitative knowledge </w:delText>
        </w:r>
        <w:r w:rsidR="008E40C9" w:rsidRPr="00DC374A" w:rsidDel="00431184">
          <w:rPr>
            <w:rFonts w:ascii="Calibri" w:eastAsia="Calibri" w:hAnsi="Calibri" w:cs="Calibri"/>
            <w:b/>
          </w:rPr>
          <w:delText xml:space="preserve">from </w:delText>
        </w:r>
      </w:del>
      <w:ins w:id="49" w:author="Jan Minx" w:date="2018-11-26T04:42:00Z">
        <w:del w:id="50" w:author="William Lamb" w:date="2018-11-26T14:38:00Z">
          <w:r w:rsidR="003544F2" w:rsidRPr="00DC374A" w:rsidDel="00431184">
            <w:rPr>
              <w:rFonts w:ascii="Calibri" w:eastAsia="Calibri" w:hAnsi="Calibri" w:cs="Calibri"/>
              <w:b/>
            </w:rPr>
            <w:delText xml:space="preserve">existing </w:delText>
          </w:r>
        </w:del>
      </w:ins>
      <w:del w:id="51" w:author="William Lamb" w:date="2018-11-26T14:38:00Z">
        <w:r w:rsidR="008E40C9" w:rsidRPr="00DC374A" w:rsidDel="00431184">
          <w:rPr>
            <w:rFonts w:ascii="Calibri" w:eastAsia="Calibri" w:hAnsi="Calibri" w:cs="Calibri"/>
            <w:b/>
          </w:rPr>
          <w:delText xml:space="preserve">cases </w:delText>
        </w:r>
        <w:r w:rsidR="00FB76DA" w:rsidRPr="00E762D9" w:rsidDel="00431184">
          <w:rPr>
            <w:rFonts w:ascii="Calibri" w:eastAsia="Calibri" w:hAnsi="Calibri" w:cs="Calibri"/>
            <w:b/>
          </w:rPr>
          <w:delText>and argue that</w:delText>
        </w:r>
      </w:del>
      <w:r w:rsidR="00FB76DA" w:rsidRPr="00E762D9">
        <w:rPr>
          <w:rFonts w:ascii="Calibri" w:eastAsia="Calibri" w:hAnsi="Calibri" w:cs="Calibri"/>
          <w:b/>
        </w:rPr>
        <w:t xml:space="preserve"> </w:t>
      </w:r>
      <w:del w:id="52" w:author="William Lamb" w:date="2018-11-26T14:38:00Z">
        <w:r w:rsidR="00FB76DA" w:rsidRPr="00E762D9" w:rsidDel="00431184">
          <w:rPr>
            <w:rFonts w:ascii="Calibri" w:eastAsia="Calibri" w:hAnsi="Calibri" w:cs="Calibri"/>
            <w:b/>
          </w:rPr>
          <w:delText>s</w:delText>
        </w:r>
      </w:del>
      <w:ins w:id="53" w:author="William Lamb" w:date="2018-11-26T14:38:00Z">
        <w:r w:rsidR="00431184" w:rsidRPr="00E762D9">
          <w:rPr>
            <w:rFonts w:ascii="Calibri" w:eastAsia="Calibri" w:hAnsi="Calibri" w:cs="Calibri"/>
            <w:b/>
          </w:rPr>
          <w:t>S</w:t>
        </w:r>
      </w:ins>
      <w:r w:rsidR="00FB76DA" w:rsidRPr="00E762D9">
        <w:rPr>
          <w:rFonts w:ascii="Calibri" w:eastAsia="Calibri" w:hAnsi="Calibri" w:cs="Calibri"/>
          <w:b/>
        </w:rPr>
        <w:t>uch integrative research approaches</w:t>
      </w:r>
      <w:ins w:id="54" w:author="William Lamb" w:date="2018-11-16T17:10:00Z">
        <w:del w:id="55" w:author="Felix Creutzig" w:date="2018-11-23T09:07:00Z">
          <w:r w:rsidR="000F4378" w:rsidRPr="006C7A0A" w:rsidDel="00B702FE">
            <w:rPr>
              <w:rFonts w:ascii="Calibri" w:eastAsia="Calibri" w:hAnsi="Calibri" w:cs="Calibri"/>
              <w:b/>
            </w:rPr>
            <w:delText>, together with systematic tackling of gaps in the urban case study literature,</w:delText>
          </w:r>
        </w:del>
      </w:ins>
      <w:del w:id="56" w:author="Felix Creutzig" w:date="2018-11-23T09:07:00Z">
        <w:r w:rsidR="00FB76DA" w:rsidRPr="006C7A0A" w:rsidDel="00B702FE">
          <w:rPr>
            <w:rFonts w:ascii="Calibri" w:eastAsia="Calibri" w:hAnsi="Calibri" w:cs="Calibri"/>
            <w:b/>
          </w:rPr>
          <w:delText xml:space="preserve"> </w:delText>
        </w:r>
      </w:del>
      <w:ins w:id="57" w:author="Felix Creutzig" w:date="2018-11-23T09:07:00Z">
        <w:r w:rsidR="00B702FE" w:rsidRPr="006C7A0A">
          <w:rPr>
            <w:rFonts w:ascii="Calibri" w:eastAsia="Calibri" w:hAnsi="Calibri" w:cs="Calibri"/>
            <w:b/>
          </w:rPr>
          <w:t xml:space="preserve"> </w:t>
        </w:r>
      </w:ins>
      <w:r w:rsidR="00FB76DA" w:rsidRPr="006C7A0A">
        <w:rPr>
          <w:rFonts w:ascii="Calibri" w:eastAsia="Calibri" w:hAnsi="Calibri" w:cs="Calibri"/>
          <w:b/>
        </w:rPr>
        <w:t xml:space="preserve">are </w:t>
      </w:r>
      <w:r w:rsidR="00FB76DA" w:rsidRPr="006C7A0A">
        <w:rPr>
          <w:rFonts w:ascii="Calibri" w:eastAsia="Calibri" w:hAnsi="Calibri" w:cs="Calibri"/>
          <w:b/>
        </w:rPr>
        <w:lastRenderedPageBreak/>
        <w:t xml:space="preserve">essential on the path towards a </w:t>
      </w:r>
      <w:r w:rsidR="00E96DB0" w:rsidRPr="006C7A0A">
        <w:rPr>
          <w:rFonts w:ascii="Calibri" w:eastAsia="Calibri" w:hAnsi="Calibri" w:cs="Calibri"/>
          <w:b/>
        </w:rPr>
        <w:t xml:space="preserve">more synthetic </w:t>
      </w:r>
      <w:r w:rsidR="00FB76DA" w:rsidRPr="006C7A0A">
        <w:rPr>
          <w:rFonts w:ascii="Calibri" w:eastAsia="Calibri" w:hAnsi="Calibri" w:cs="Calibri"/>
          <w:b/>
        </w:rPr>
        <w:t>global</w:t>
      </w:r>
      <w:r w:rsidR="008E40C9" w:rsidRPr="00BD48F4">
        <w:rPr>
          <w:rFonts w:ascii="Calibri" w:eastAsia="Calibri" w:hAnsi="Calibri" w:cs="Calibri"/>
          <w:b/>
        </w:rPr>
        <w:t xml:space="preserve"> </w:t>
      </w:r>
      <w:r w:rsidR="00FB76DA" w:rsidRPr="00BD0568">
        <w:rPr>
          <w:rFonts w:ascii="Calibri" w:eastAsia="Calibri" w:hAnsi="Calibri" w:cs="Calibri"/>
          <w:b/>
        </w:rPr>
        <w:t>urban science</w:t>
      </w:r>
      <w:r w:rsidRPr="00BD0568">
        <w:rPr>
          <w:rFonts w:ascii="Calibri" w:eastAsia="Calibri" w:hAnsi="Calibri" w:cs="Calibri"/>
          <w:b/>
        </w:rPr>
        <w:t>.</w:t>
      </w:r>
      <w:ins w:id="58" w:author="Felix Creutzig" w:date="2018-11-23T09:07:00Z">
        <w:del w:id="59" w:author="William Lamb" w:date="2018-11-26T14:40:00Z">
          <w:r w:rsidR="00B702FE" w:rsidRPr="00952CE0" w:rsidDel="00431184">
            <w:rPr>
              <w:rFonts w:ascii="Calibri" w:eastAsia="Calibri" w:hAnsi="Calibri" w:cs="Calibri"/>
              <w:b/>
            </w:rPr>
            <w:delText xml:space="preserve"> Our results also highlight the value of new case studies, strategically filling gaps in the literature. </w:delText>
          </w:r>
        </w:del>
      </w:ins>
    </w:p>
    <w:p w14:paraId="3C4C7811" w14:textId="2BA438E9" w:rsidR="00752C1B" w:rsidRDefault="009A35AF">
      <w:pPr>
        <w:spacing w:line="480" w:lineRule="auto"/>
        <w:rPr>
          <w:rFonts w:ascii="Calibri" w:eastAsia="Calibri" w:hAnsi="Calibri" w:cs="Calibri"/>
        </w:rPr>
      </w:pPr>
      <w:ins w:id="60" w:author="William Lamb" w:date="2018-11-16T17:10:00Z">
        <w:r>
          <w:rPr>
            <w:rFonts w:ascii="Calibri" w:eastAsia="Calibri" w:hAnsi="Calibri" w:cs="Calibri"/>
          </w:rPr>
          <w:t xml:space="preserve">City-scale reforms in transportation, building design and urban form have </w:t>
        </w:r>
      </w:ins>
      <w:ins w:id="61" w:author="William Lamb" w:date="2018-11-30T11:39:00Z">
        <w:r w:rsidR="008B4B56">
          <w:rPr>
            <w:rFonts w:ascii="Calibri" w:eastAsia="Calibri" w:hAnsi="Calibri" w:cs="Calibri"/>
          </w:rPr>
          <w:t>substantial</w:t>
        </w:r>
      </w:ins>
      <w:ins w:id="62" w:author="William Lamb" w:date="2018-11-16T17:10:00Z">
        <w:r>
          <w:rPr>
            <w:rFonts w:ascii="Calibri" w:eastAsia="Calibri" w:hAnsi="Calibri" w:cs="Calibri"/>
          </w:rPr>
          <w:t xml:space="preserve"> potential for reducing energy demand and achieving sustainability co-benefits. But </w:t>
        </w:r>
      </w:ins>
      <w:r>
        <w:rPr>
          <w:rFonts w:ascii="Calibri" w:eastAsia="Calibri" w:hAnsi="Calibri" w:cs="Calibri"/>
        </w:rPr>
        <w:t xml:space="preserve">when it comes to </w:t>
      </w:r>
      <w:del w:id="63" w:author="William Lamb" w:date="2018-11-16T17:10:00Z">
        <w:r w:rsidR="00752C1B" w:rsidRPr="00954475">
          <w:rPr>
            <w:rFonts w:ascii="Calibri" w:eastAsia="Calibri" w:hAnsi="Calibri" w:cs="Calibri"/>
          </w:rPr>
          <w:delText>urban mitigation solutions</w:delText>
        </w:r>
      </w:del>
      <w:ins w:id="64" w:author="William Lamb" w:date="2018-11-16T17:10:00Z">
        <w:r>
          <w:rPr>
            <w:rFonts w:ascii="Calibri" w:eastAsia="Calibri" w:hAnsi="Calibri" w:cs="Calibri"/>
          </w:rPr>
          <w:t>learning about appropriate policies</w:t>
        </w:r>
      </w:ins>
      <w:r>
        <w:rPr>
          <w:rFonts w:ascii="Calibri" w:eastAsia="Calibri" w:hAnsi="Calibri" w:cs="Calibri"/>
        </w:rPr>
        <w:t xml:space="preserve">,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and why</w:t>
      </w:r>
      <w:r w:rsidR="00752C1B" w:rsidRPr="00954475">
        <w:rPr>
          <w:rFonts w:ascii="Calibri" w:eastAsia="Calibri" w:hAnsi="Calibri" w:cs="Calibri"/>
        </w:rPr>
        <w:t>?</w:t>
      </w:r>
      <w:del w:id="65" w:author="William Lamb" w:date="2018-11-16T17:10:00Z">
        <w:r w:rsidR="00752C1B">
          <w:rPr>
            <w:rFonts w:ascii="Calibri" w:eastAsia="Calibri" w:hAnsi="Calibri" w:cs="Calibri"/>
          </w:rPr>
          <w:delText xml:space="preserve"> Little progress has been made so far.</w:delText>
        </w:r>
      </w:del>
      <w:r w:rsidR="00752C1B">
        <w:rPr>
          <w:rFonts w:ascii="Calibri" w:eastAsia="Calibri" w:hAnsi="Calibri" w:cs="Calibri"/>
        </w:rPr>
        <w:t xml:space="preserve"> With no consistent epistemology, enormous variety in boundaries of analysis, and a lack of formal research synthesis, urban mitigation solutions remain diffuse and </w:t>
      </w:r>
      <w:del w:id="66" w:author="Felix Creutzig" w:date="2018-11-23T09:17:00Z">
        <w:r w:rsidR="00752C1B" w:rsidDel="00B941C8">
          <w:rPr>
            <w:rFonts w:ascii="Calibri" w:eastAsia="Calibri" w:hAnsi="Calibri" w:cs="Calibri"/>
          </w:rPr>
          <w:delText>under-exploited</w:delText>
        </w:r>
      </w:del>
      <w:ins w:id="67" w:author="Felix Creutzig" w:date="2018-11-23T09:17:00Z">
        <w:r w:rsidR="00B941C8">
          <w:rPr>
            <w:rFonts w:ascii="Calibri" w:eastAsia="Calibri" w:hAnsi="Calibri" w:cs="Calibri"/>
          </w:rPr>
          <w:t>insufficiently specified</w:t>
        </w:r>
      </w:ins>
      <w:r w:rsidR="00752C1B">
        <w:rPr>
          <w:rFonts w:ascii="Calibri" w:eastAsia="Calibri" w:hAnsi="Calibri" w:cs="Calibri"/>
        </w:rPr>
        <w:t xml:space="preserve">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66FC24C" w:rsidR="00752C1B" w:rsidRDefault="008B6BC9" w:rsidP="009F5D4C">
      <w:pPr>
        <w:spacing w:line="480" w:lineRule="auto"/>
        <w:rPr>
          <w:rFonts w:ascii="Calibri" w:eastAsia="Calibri" w:hAnsi="Calibri" w:cs="Calibri"/>
        </w:rPr>
      </w:pPr>
      <w:ins w:id="68" w:author="William Lamb" w:date="2018-11-28T16:03:00Z">
        <w:r>
          <w:rPr>
            <w:rFonts w:ascii="Calibri" w:eastAsia="Calibri" w:hAnsi="Calibri" w:cs="Calibri"/>
          </w:rPr>
          <w:t>A complementary strand of urban literature can be found in c</w:t>
        </w:r>
      </w:ins>
      <w:ins w:id="69" w:author="William Lamb" w:date="2018-11-28T16:04:00Z">
        <w:r>
          <w:rPr>
            <w:rFonts w:ascii="Calibri" w:eastAsia="Calibri" w:hAnsi="Calibri" w:cs="Calibri"/>
          </w:rPr>
          <w:t>ase studies</w:t>
        </w:r>
      </w:ins>
      <w:ins w:id="70" w:author="William Lamb" w:date="2018-11-28T16:28:00Z">
        <w:r w:rsidR="009F5D4C">
          <w:rPr>
            <w:rFonts w:ascii="Calibri" w:eastAsia="Calibri" w:hAnsi="Calibri" w:cs="Calibri"/>
          </w:rPr>
          <w:t>:</w:t>
        </w:r>
      </w:ins>
      <w:ins w:id="71" w:author="William Lamb" w:date="2018-11-28T16:04:00Z">
        <w:r>
          <w:rPr>
            <w:rFonts w:ascii="Calibri" w:eastAsia="Calibri" w:hAnsi="Calibri" w:cs="Calibri"/>
          </w:rPr>
          <w:t xml:space="preserve"> on individual </w:t>
        </w:r>
        <w:r w:rsidR="00AD5FF6">
          <w:rPr>
            <w:rFonts w:ascii="Calibri" w:eastAsia="Calibri" w:hAnsi="Calibri" w:cs="Calibri"/>
          </w:rPr>
          <w:t>city</w:t>
        </w:r>
        <w:r>
          <w:rPr>
            <w:rFonts w:ascii="Calibri" w:eastAsia="Calibri" w:hAnsi="Calibri" w:cs="Calibri"/>
          </w:rPr>
          <w:t>-scale reforms</w:t>
        </w:r>
      </w:ins>
      <w:del w:id="72" w:author="William Lamb" w:date="2018-11-28T16:03:00Z">
        <w:r w:rsidR="00752C1B" w:rsidDel="008B6BC9">
          <w:rPr>
            <w:rFonts w:ascii="Calibri" w:eastAsia="Calibri" w:hAnsi="Calibri" w:cs="Calibri"/>
          </w:rPr>
          <w:delText>To this end,</w:delText>
        </w:r>
      </w:del>
      <w:del w:id="73" w:author="William Lamb" w:date="2018-11-28T16:04:00Z">
        <w:r w:rsidR="00752C1B" w:rsidDel="00AD5FF6">
          <w:rPr>
            <w:rFonts w:ascii="Calibri" w:eastAsia="Calibri" w:hAnsi="Calibri" w:cs="Calibri"/>
          </w:rPr>
          <w:delText xml:space="preserve"> a sizable body of case study research exists for individual cities</w:delText>
        </w:r>
      </w:del>
      <w:r w:rsidR="00752C1B">
        <w:rPr>
          <w:rFonts w:ascii="Calibri" w:eastAsia="Calibri" w:hAnsi="Calibri" w:cs="Calibri"/>
        </w:rPr>
        <w:t xml:space="preserve">, as well as comparative studies across multiple urban settings </w:t>
      </w:r>
      <w:r w:rsidR="00752C1B">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6</w:t>
      </w:r>
      <w:r w:rsidR="00752C1B">
        <w:rPr>
          <w:rFonts w:ascii="Calibri" w:eastAsia="Calibri" w:hAnsi="Calibri" w:cs="Calibri"/>
        </w:rPr>
        <w:fldChar w:fldCharType="end"/>
      </w:r>
      <w:r w:rsidR="00752C1B">
        <w:rPr>
          <w:rFonts w:ascii="Calibri" w:eastAsia="Calibri" w:hAnsi="Calibri" w:cs="Calibri"/>
        </w:rPr>
        <w:t xml:space="preserve">. </w:t>
      </w:r>
      <w:del w:id="74" w:author="William Lamb" w:date="2018-11-28T16:29:00Z">
        <w:r w:rsidR="00752C1B" w:rsidDel="00560109">
          <w:rPr>
            <w:rFonts w:ascii="Calibri" w:eastAsia="Calibri" w:hAnsi="Calibri" w:cs="Calibri"/>
          </w:rPr>
          <w:delText xml:space="preserve">These </w:delText>
        </w:r>
      </w:del>
      <w:ins w:id="75" w:author="William Lamb" w:date="2018-11-28T16:29:00Z">
        <w:r w:rsidR="00560109">
          <w:rPr>
            <w:rFonts w:ascii="Calibri" w:eastAsia="Calibri" w:hAnsi="Calibri" w:cs="Calibri"/>
          </w:rPr>
          <w:t>U</w:t>
        </w:r>
      </w:ins>
      <w:ins w:id="76" w:author="William Lamb" w:date="2018-11-28T16:07:00Z">
        <w:r w:rsidR="00560109">
          <w:rPr>
            <w:rFonts w:ascii="Calibri" w:eastAsia="Calibri" w:hAnsi="Calibri" w:cs="Calibri"/>
          </w:rPr>
          <w:t>sing</w:t>
        </w:r>
      </w:ins>
      <w:ins w:id="77" w:author="William Lamb" w:date="2018-11-28T16:05:00Z">
        <w:r w:rsidR="00AD5FF6">
          <w:rPr>
            <w:rFonts w:ascii="Calibri" w:eastAsia="Calibri" w:hAnsi="Calibri" w:cs="Calibri"/>
          </w:rPr>
          <w:t xml:space="preserve"> a variety of </w:t>
        </w:r>
      </w:ins>
      <w:ins w:id="78" w:author="William Lamb" w:date="2018-11-28T16:06:00Z">
        <w:r w:rsidR="00AD5FF6">
          <w:rPr>
            <w:rFonts w:ascii="Calibri" w:eastAsia="Calibri" w:hAnsi="Calibri" w:cs="Calibri"/>
          </w:rPr>
          <w:t xml:space="preserve">analytical tools, often qualitative, </w:t>
        </w:r>
      </w:ins>
      <w:ins w:id="79" w:author="William Lamb" w:date="2018-11-28T16:29:00Z">
        <w:r w:rsidR="00560109">
          <w:rPr>
            <w:rFonts w:ascii="Calibri" w:eastAsia="Calibri" w:hAnsi="Calibri" w:cs="Calibri"/>
          </w:rPr>
          <w:t xml:space="preserve">case studies can </w:t>
        </w:r>
      </w:ins>
      <w:ins w:id="80" w:author="William Lamb" w:date="2018-11-28T16:08:00Z">
        <w:r w:rsidR="00AD5FF6">
          <w:rPr>
            <w:rFonts w:ascii="Calibri" w:eastAsia="Calibri" w:hAnsi="Calibri" w:cs="Calibri"/>
          </w:rPr>
          <w:t xml:space="preserve">reveal </w:t>
        </w:r>
      </w:ins>
      <w:ins w:id="81" w:author="William Lamb" w:date="2018-11-28T16:06:00Z">
        <w:r w:rsidR="00AD5FF6">
          <w:rPr>
            <w:rFonts w:ascii="Calibri" w:eastAsia="Calibri" w:hAnsi="Calibri" w:cs="Calibri"/>
          </w:rPr>
          <w:t>the contextual and contingen</w:t>
        </w:r>
        <w:r w:rsidR="009F5D4C">
          <w:rPr>
            <w:rFonts w:ascii="Calibri" w:eastAsia="Calibri" w:hAnsi="Calibri" w:cs="Calibri"/>
          </w:rPr>
          <w:t>t nature of urban policy-making</w:t>
        </w:r>
      </w:ins>
      <w:del w:id="82" w:author="William Lamb" w:date="2018-11-28T16:07:00Z">
        <w:r w:rsidR="00752C1B" w:rsidDel="00AD5FF6">
          <w:rPr>
            <w:rFonts w:ascii="Calibri" w:eastAsia="Calibri" w:hAnsi="Calibri" w:cs="Calibri"/>
          </w:rPr>
          <w:delText xml:space="preserve">cases often include a rich variety of contextual information </w:delText>
        </w:r>
        <w:r w:rsidR="006009D9" w:rsidDel="00AD5FF6">
          <w:rPr>
            <w:rFonts w:ascii="Calibri" w:eastAsia="Calibri" w:hAnsi="Calibri" w:cs="Calibri"/>
          </w:rPr>
          <w:delText xml:space="preserve">and analysis </w:delText>
        </w:r>
        <w:r w:rsidR="00752C1B" w:rsidDel="00AD5FF6">
          <w:rPr>
            <w:rFonts w:ascii="Calibri" w:eastAsia="Calibri" w:hAnsi="Calibri" w:cs="Calibri"/>
          </w:rPr>
          <w:delText>on urban-scale projects and reforms</w:delText>
        </w:r>
      </w:del>
      <w:ins w:id="83" w:author="William Lamb" w:date="2018-11-28T16:18:00Z">
        <w:r w:rsidR="009F5D4C">
          <w:rPr>
            <w:rFonts w:ascii="Calibri" w:eastAsia="Calibri" w:hAnsi="Calibri" w:cs="Calibri"/>
          </w:rPr>
          <w:t xml:space="preserve">. </w:t>
        </w:r>
      </w:ins>
      <w:ins w:id="84" w:author="William Lamb" w:date="2018-11-28T16:30:00Z">
        <w:r w:rsidR="00560109">
          <w:rPr>
            <w:rFonts w:ascii="Calibri" w:eastAsia="Calibri" w:hAnsi="Calibri" w:cs="Calibri"/>
          </w:rPr>
          <w:t>Yet</w:t>
        </w:r>
      </w:ins>
      <w:del w:id="85" w:author="William Lamb" w:date="2018-11-28T16:07:00Z">
        <w:r w:rsidR="00752C1B" w:rsidDel="00AD5FF6">
          <w:rPr>
            <w:rFonts w:ascii="Calibri" w:eastAsia="Calibri" w:hAnsi="Calibri" w:cs="Calibri"/>
          </w:rPr>
          <w:delText>,</w:delText>
        </w:r>
      </w:del>
      <w:del w:id="86" w:author="William Lamb" w:date="2018-11-28T16:18:00Z">
        <w:r w:rsidR="00752C1B" w:rsidDel="009F5D4C">
          <w:rPr>
            <w:rFonts w:ascii="Calibri" w:eastAsia="Calibri" w:hAnsi="Calibri" w:cs="Calibri"/>
          </w:rPr>
          <w:delText xml:space="preserve"> </w:delText>
        </w:r>
      </w:del>
      <w:del w:id="87" w:author="William Lamb" w:date="2018-11-28T16:07:00Z">
        <w:r w:rsidR="00752C1B" w:rsidDel="00AD5FF6">
          <w:rPr>
            <w:rFonts w:ascii="Calibri" w:eastAsia="Calibri" w:hAnsi="Calibri" w:cs="Calibri"/>
          </w:rPr>
          <w:delText>y</w:delText>
        </w:r>
      </w:del>
      <w:del w:id="88" w:author="William Lamb" w:date="2018-11-28T16:23:00Z">
        <w:r w:rsidR="00752C1B" w:rsidDel="009F5D4C">
          <w:rPr>
            <w:rFonts w:ascii="Calibri" w:eastAsia="Calibri" w:hAnsi="Calibri" w:cs="Calibri"/>
          </w:rPr>
          <w:delText xml:space="preserve">et </w:delText>
        </w:r>
      </w:del>
      <w:ins w:id="89" w:author="William Lamb" w:date="2018-11-28T16:23:00Z">
        <w:r w:rsidR="009F5D4C">
          <w:rPr>
            <w:rFonts w:ascii="Calibri" w:eastAsia="Calibri" w:hAnsi="Calibri" w:cs="Calibri"/>
          </w:rPr>
          <w:t xml:space="preserve"> </w:t>
        </w:r>
      </w:ins>
      <w:ins w:id="90" w:author="William Lamb" w:date="2018-11-28T16:09:00Z">
        <w:r w:rsidR="00AD5FF6">
          <w:rPr>
            <w:rFonts w:ascii="Calibri" w:eastAsia="Calibri" w:hAnsi="Calibri" w:cs="Calibri"/>
          </w:rPr>
          <w:t>they remain</w:t>
        </w:r>
      </w:ins>
      <w:del w:id="91" w:author="William Lamb" w:date="2018-11-28T16:09:00Z">
        <w:r w:rsidR="00752C1B" w:rsidDel="00AD5FF6">
          <w:rPr>
            <w:rFonts w:ascii="Calibri" w:eastAsia="Calibri" w:hAnsi="Calibri" w:cs="Calibri"/>
          </w:rPr>
          <w:delText>are not well</w:delText>
        </w:r>
      </w:del>
      <w:r w:rsidR="00752C1B">
        <w:rPr>
          <w:rFonts w:ascii="Calibri" w:eastAsia="Calibri" w:hAnsi="Calibri" w:cs="Calibri"/>
        </w:rPr>
        <w:t xml:space="preserve"> </w:t>
      </w:r>
      <w:ins w:id="92" w:author="William Lamb" w:date="2018-11-28T16:09:00Z">
        <w:r w:rsidR="00AD5FF6">
          <w:rPr>
            <w:rFonts w:ascii="Calibri" w:eastAsia="Calibri" w:hAnsi="Calibri" w:cs="Calibri"/>
          </w:rPr>
          <w:t>under-</w:t>
        </w:r>
      </w:ins>
      <w:r w:rsidR="00752C1B">
        <w:rPr>
          <w:rFonts w:ascii="Calibri" w:eastAsia="Calibri" w:hAnsi="Calibri" w:cs="Calibri"/>
        </w:rPr>
        <w:t xml:space="preserve">represented in the scope of assessment literature on cities. The typical presentation of such evidence </w:t>
      </w:r>
      <w:r w:rsidR="00F733B8">
        <w:rPr>
          <w:rFonts w:ascii="Calibri" w:eastAsia="Calibri" w:hAnsi="Calibri" w:cs="Calibri"/>
        </w:rPr>
        <w:t>in assessment</w:t>
      </w:r>
      <w:ins w:id="93" w:author="William Lamb" w:date="2018-11-28T16:09:00Z">
        <w:r w:rsidR="00AD5FF6">
          <w:rPr>
            <w:rFonts w:ascii="Calibri" w:eastAsia="Calibri" w:hAnsi="Calibri" w:cs="Calibri"/>
          </w:rPr>
          <w:t>s</w:t>
        </w:r>
      </w:ins>
      <w:del w:id="94" w:author="William Lamb" w:date="2018-11-28T16:09:00Z">
        <w:r w:rsidR="00F733B8" w:rsidDel="00AD5FF6">
          <w:rPr>
            <w:rFonts w:ascii="Calibri" w:eastAsia="Calibri" w:hAnsi="Calibri" w:cs="Calibri"/>
          </w:rPr>
          <w:delText xml:space="preserve"> studies</w:delText>
        </w:r>
      </w:del>
      <w:r w:rsidR="00F733B8">
        <w:rPr>
          <w:rFonts w:ascii="Calibri" w:eastAsia="Calibri" w:hAnsi="Calibri" w:cs="Calibri"/>
        </w:rPr>
        <w:t xml:space="preserve"> </w:t>
      </w:r>
      <w:r w:rsidR="006009D9">
        <w:rPr>
          <w:rFonts w:ascii="Calibri" w:eastAsia="Calibri" w:hAnsi="Calibri" w:cs="Calibri"/>
        </w:rPr>
        <w:t xml:space="preserve">takes </w:t>
      </w:r>
      <w:r w:rsidR="0034754E">
        <w:rPr>
          <w:rFonts w:ascii="Calibri" w:eastAsia="Calibri" w:hAnsi="Calibri" w:cs="Calibri"/>
        </w:rPr>
        <w:t xml:space="preserve">an </w:t>
      </w:r>
      <w:r w:rsidR="00752C1B">
        <w:rPr>
          <w:rFonts w:ascii="Calibri" w:eastAsia="Calibri" w:hAnsi="Calibri" w:cs="Calibri"/>
        </w:rPr>
        <w:t xml:space="preserve">anecdotal rather than analytical </w:t>
      </w:r>
      <w:r w:rsidR="006009D9">
        <w:rPr>
          <w:rFonts w:ascii="Calibri" w:eastAsia="Calibri" w:hAnsi="Calibri" w:cs="Calibri"/>
        </w:rPr>
        <w:t>form</w:t>
      </w:r>
      <w:r w:rsidR="00752C1B">
        <w:rPr>
          <w:rFonts w:ascii="Calibri" w:eastAsia="Calibri" w:hAnsi="Calibri" w:cs="Calibri"/>
        </w:rPr>
        <w:t xml:space="preserve"> – </w:t>
      </w:r>
      <w:r w:rsidR="006009D9">
        <w:rPr>
          <w:rFonts w:ascii="Calibri" w:eastAsia="Calibri" w:hAnsi="Calibri" w:cs="Calibri"/>
        </w:rPr>
        <w:t>as</w:t>
      </w:r>
      <w:r w:rsidR="00752C1B">
        <w:rPr>
          <w:rFonts w:ascii="Calibri" w:eastAsia="Calibri" w:hAnsi="Calibri" w:cs="Calibri"/>
        </w:rPr>
        <w:t xml:space="preserve"> dedicated boxed sections, as examples of particular phenomena, or within curated libraries of initiatives. </w:t>
      </w:r>
      <w:del w:id="95" w:author="William Lamb" w:date="2018-11-28T16:21:00Z">
        <w:r w:rsidR="00752C1B" w:rsidDel="009F5D4C">
          <w:rPr>
            <w:rFonts w:ascii="Calibri" w:eastAsia="Calibri" w:hAnsi="Calibri" w:cs="Calibri"/>
          </w:rPr>
          <w:delText>Above all, a</w:delText>
        </w:r>
      </w:del>
      <w:ins w:id="96" w:author="William Lamb" w:date="2018-11-28T16:21:00Z">
        <w:r w:rsidR="009F5D4C">
          <w:rPr>
            <w:rFonts w:ascii="Calibri" w:eastAsia="Calibri" w:hAnsi="Calibri" w:cs="Calibri"/>
          </w:rPr>
          <w:t>A</w:t>
        </w:r>
      </w:ins>
      <w:r w:rsidR="00752C1B">
        <w:rPr>
          <w:rFonts w:ascii="Calibri" w:eastAsia="Calibri" w:hAnsi="Calibri" w:cs="Calibri"/>
        </w:rPr>
        <w:t xml:space="preserve"> lack of rigorous literature selection procedures in assessments (and in reviews generally) means that potentially relevant cases remain </w:t>
      </w:r>
      <w:del w:id="97" w:author="William Lamb" w:date="2018-11-28T16:00:00Z">
        <w:r w:rsidR="00752C1B" w:rsidDel="008B6BC9">
          <w:rPr>
            <w:rFonts w:ascii="Calibri" w:eastAsia="Calibri" w:hAnsi="Calibri" w:cs="Calibri"/>
          </w:rPr>
          <w:delText xml:space="preserve">undiscovered </w:delText>
        </w:r>
      </w:del>
      <w:ins w:id="98" w:author="William Lamb" w:date="2018-11-28T16:00:00Z">
        <w:r>
          <w:rPr>
            <w:rFonts w:ascii="Calibri" w:eastAsia="Calibri" w:hAnsi="Calibri" w:cs="Calibri"/>
          </w:rPr>
          <w:t>overlooked</w:t>
        </w:r>
      </w:ins>
      <w:ins w:id="99" w:author="William Lamb" w:date="2018-11-28T16:21:00Z">
        <w:r w:rsidR="009F5D4C">
          <w:rPr>
            <w:rFonts w:ascii="Calibri" w:eastAsia="Calibri" w:hAnsi="Calibri" w:cs="Calibri"/>
          </w:rPr>
          <w:t xml:space="preserve"> </w:t>
        </w:r>
        <w:r w:rsidR="009F5D4C">
          <w:rPr>
            <w:rFonts w:ascii="Calibri" w:eastAsia="Calibri" w:hAnsi="Calibri" w:cs="Calibri"/>
          </w:rPr>
          <w:fldChar w:fldCharType="begin" w:fldLock="1"/>
        </w:r>
      </w:ins>
      <w:r w:rsidR="007F500C">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9F5D4C">
        <w:rPr>
          <w:rFonts w:ascii="Calibri" w:eastAsia="Calibri" w:hAnsi="Calibri" w:cs="Calibri"/>
        </w:rPr>
        <w:fldChar w:fldCharType="separate"/>
      </w:r>
      <w:r w:rsidR="009F5D4C" w:rsidRPr="009F5D4C">
        <w:rPr>
          <w:rFonts w:ascii="Calibri" w:eastAsia="Calibri" w:hAnsi="Calibri" w:cs="Calibri"/>
          <w:noProof/>
          <w:vertAlign w:val="superscript"/>
        </w:rPr>
        <w:t>3</w:t>
      </w:r>
      <w:ins w:id="100" w:author="William Lamb" w:date="2018-11-28T16:21:00Z">
        <w:r w:rsidR="009F5D4C">
          <w:rPr>
            <w:rFonts w:ascii="Calibri" w:eastAsia="Calibri" w:hAnsi="Calibri" w:cs="Calibri"/>
          </w:rPr>
          <w:fldChar w:fldCharType="end"/>
        </w:r>
        <w:r w:rsidR="009F5D4C">
          <w:rPr>
            <w:rFonts w:ascii="Calibri" w:eastAsia="Calibri" w:hAnsi="Calibri" w:cs="Calibri"/>
          </w:rPr>
          <w:t>. Above all, the potential for coordinati</w:t>
        </w:r>
      </w:ins>
      <w:ins w:id="101" w:author="William Lamb" w:date="2018-11-28T16:24:00Z">
        <w:r w:rsidR="009F5D4C">
          <w:rPr>
            <w:rFonts w:ascii="Calibri" w:eastAsia="Calibri" w:hAnsi="Calibri" w:cs="Calibri"/>
          </w:rPr>
          <w:t xml:space="preserve">on and </w:t>
        </w:r>
        <w:r w:rsidR="009F5D4C">
          <w:rPr>
            <w:rFonts w:ascii="Calibri" w:eastAsia="Calibri" w:hAnsi="Calibri" w:cs="Calibri"/>
          </w:rPr>
          <w:lastRenderedPageBreak/>
          <w:t xml:space="preserve">mutual learning </w:t>
        </w:r>
      </w:ins>
      <w:ins w:id="102" w:author="William Lamb" w:date="2018-11-28T16:25:00Z">
        <w:r w:rsidR="009F5D4C">
          <w:rPr>
            <w:rFonts w:ascii="Calibri" w:eastAsia="Calibri" w:hAnsi="Calibri" w:cs="Calibri"/>
          </w:rPr>
          <w:t xml:space="preserve">across epistemic communities, </w:t>
        </w:r>
      </w:ins>
      <w:ins w:id="103" w:author="William Lamb" w:date="2018-11-28T16:24:00Z">
        <w:r w:rsidR="009F5D4C">
          <w:rPr>
            <w:rFonts w:ascii="Calibri" w:eastAsia="Calibri" w:hAnsi="Calibri" w:cs="Calibri"/>
          </w:rPr>
          <w:t xml:space="preserve">global </w:t>
        </w:r>
      </w:ins>
      <w:ins w:id="104" w:author="William Lamb" w:date="2018-11-28T16:26:00Z">
        <w:r w:rsidR="009F5D4C">
          <w:rPr>
            <w:rFonts w:ascii="Calibri" w:eastAsia="Calibri" w:hAnsi="Calibri" w:cs="Calibri"/>
          </w:rPr>
          <w:t xml:space="preserve">and </w:t>
        </w:r>
      </w:ins>
      <w:ins w:id="105" w:author="William Lamb" w:date="2018-11-28T16:24:00Z">
        <w:r w:rsidR="009F5D4C">
          <w:rPr>
            <w:rFonts w:ascii="Calibri" w:eastAsia="Calibri" w:hAnsi="Calibri" w:cs="Calibri"/>
          </w:rPr>
          <w:t xml:space="preserve">data-driven </w:t>
        </w:r>
      </w:ins>
      <w:ins w:id="106" w:author="William Lamb" w:date="2018-11-28T16:26:00Z">
        <w:r w:rsidR="009F5D4C">
          <w:rPr>
            <w:rFonts w:ascii="Calibri" w:eastAsia="Calibri" w:hAnsi="Calibri" w:cs="Calibri"/>
          </w:rPr>
          <w:t xml:space="preserve">on the one hand, </w:t>
        </w:r>
      </w:ins>
      <w:ins w:id="107" w:author="William Lamb" w:date="2018-11-28T16:24:00Z">
        <w:r w:rsidR="009F5D4C">
          <w:rPr>
            <w:rFonts w:ascii="Calibri" w:eastAsia="Calibri" w:hAnsi="Calibri" w:cs="Calibri"/>
          </w:rPr>
          <w:t>bottom-up and case-based on the other, has been neglected.</w:t>
        </w:r>
      </w:ins>
      <w:del w:id="108" w:author="William Lamb" w:date="2018-11-28T16:22:00Z">
        <w:r w:rsidR="00752C1B" w:rsidDel="009F5D4C">
          <w:rPr>
            <w:rFonts w:ascii="Calibri" w:eastAsia="Calibri" w:hAnsi="Calibri" w:cs="Calibri"/>
          </w:rPr>
          <w:delText xml:space="preserve">– </w:delText>
        </w:r>
      </w:del>
      <w:del w:id="109" w:author="William Lamb" w:date="2018-11-28T16:25:00Z">
        <w:r w:rsidR="00752C1B" w:rsidDel="009F5D4C">
          <w:rPr>
            <w:rFonts w:ascii="Calibri" w:eastAsia="Calibri" w:hAnsi="Calibri" w:cs="Calibri"/>
          </w:rPr>
          <w:delText>a hidden treasure that is increasingly buried under the exponential growth of publications</w:delText>
        </w:r>
        <w:r w:rsidR="0034754E" w:rsidDel="009F5D4C">
          <w:rPr>
            <w:rFonts w:ascii="Calibri" w:eastAsia="Calibri" w:hAnsi="Calibri" w:cs="Calibri"/>
          </w:rPr>
          <w:delText xml:space="preserve"> </w:delText>
        </w:r>
        <w:r w:rsidR="00752C1B" w:rsidDel="009F5D4C">
          <w:rPr>
            <w:rFonts w:ascii="Calibri" w:eastAsia="Calibri" w:hAnsi="Calibri" w:cs="Calibri"/>
          </w:rPr>
          <w:fldChar w:fldCharType="begin" w:fldLock="1"/>
        </w:r>
        <w:r w:rsidR="004E5E81" w:rsidRPr="009F5D4C" w:rsidDel="009F5D4C">
          <w:rPr>
            <w:rFonts w:ascii="Calibri" w:eastAsia="Calibri" w:hAnsi="Calibri" w:cs="Calibri"/>
          </w:rPr>
          <w:del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delInstrText>
        </w:r>
        <w:r w:rsidR="00752C1B" w:rsidDel="009F5D4C">
          <w:rPr>
            <w:rFonts w:ascii="Calibri" w:eastAsia="Calibri" w:hAnsi="Calibri" w:cs="Calibri"/>
          </w:rPr>
          <w:fldChar w:fldCharType="separate"/>
        </w:r>
        <w:r w:rsidR="008E40C9" w:rsidRPr="009F5D4C" w:rsidDel="009F5D4C">
          <w:rPr>
            <w:rFonts w:ascii="Calibri" w:eastAsia="Calibri" w:hAnsi="Calibri" w:cs="Calibri"/>
            <w:noProof/>
            <w:vertAlign w:val="superscript"/>
          </w:rPr>
          <w:delText>3</w:delText>
        </w:r>
        <w:r w:rsidR="00752C1B" w:rsidDel="009F5D4C">
          <w:rPr>
            <w:rFonts w:ascii="Calibri" w:eastAsia="Calibri" w:hAnsi="Calibri" w:cs="Calibri"/>
          </w:rPr>
          <w:fldChar w:fldCharType="end"/>
        </w:r>
        <w:r w:rsidR="00752C1B" w:rsidDel="009F5D4C">
          <w:rPr>
            <w:rFonts w:ascii="Calibri" w:eastAsia="Calibri" w:hAnsi="Calibri" w:cs="Calibri"/>
          </w:rPr>
          <w:delText>.</w:delText>
        </w:r>
      </w:del>
    </w:p>
    <w:p w14:paraId="072A86F5" w14:textId="417570D0" w:rsidR="00752C1B" w:rsidRDefault="00752C1B" w:rsidP="007D404C">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t>
      </w:r>
      <w:del w:id="110" w:author="William Lamb" w:date="2018-11-19T21:03:00Z">
        <w:r w:rsidDel="00C77E68">
          <w:rPr>
            <w:rFonts w:ascii="Calibri" w:eastAsia="Calibri" w:hAnsi="Calibri" w:cs="Calibri"/>
          </w:rPr>
          <w:delText xml:space="preserve">with a view to </w:delText>
        </w:r>
      </w:del>
      <w:ins w:id="111" w:author="William Lamb" w:date="2018-11-19T21:03:00Z">
        <w:r w:rsidR="00C77E68">
          <w:rPr>
            <w:rFonts w:ascii="Calibri" w:eastAsia="Calibri" w:hAnsi="Calibri" w:cs="Calibri"/>
          </w:rPr>
          <w:t xml:space="preserve">using literature mapping approaches </w:t>
        </w:r>
      </w:ins>
      <w:ins w:id="112" w:author="William Lamb" w:date="2018-11-19T21:04:00Z">
        <w:r w:rsidR="00C77E68">
          <w:rPr>
            <w:rFonts w:ascii="Calibri" w:eastAsia="Calibri" w:hAnsi="Calibri" w:cs="Calibri"/>
          </w:rPr>
          <w:t xml:space="preserve">to </w:t>
        </w:r>
      </w:ins>
      <w:ins w:id="113" w:author="William Lamb" w:date="2018-11-26T11:09:00Z">
        <w:r w:rsidR="00B76B45">
          <w:rPr>
            <w:rFonts w:ascii="Calibri" w:eastAsia="Calibri" w:hAnsi="Calibri" w:cs="Calibri"/>
          </w:rPr>
          <w:t xml:space="preserve">discover and </w:t>
        </w:r>
      </w:ins>
      <w:ins w:id="114" w:author="William Lamb" w:date="2018-11-26T11:07:00Z">
        <w:r w:rsidR="00B76B45">
          <w:rPr>
            <w:rFonts w:ascii="Calibri" w:eastAsia="Calibri" w:hAnsi="Calibri" w:cs="Calibri"/>
          </w:rPr>
          <w:t xml:space="preserve">characterise the </w:t>
        </w:r>
      </w:ins>
      <w:ins w:id="115" w:author="William Lamb" w:date="2018-11-26T11:09:00Z">
        <w:r w:rsidR="00B76B45">
          <w:rPr>
            <w:rFonts w:ascii="Calibri" w:eastAsia="Calibri" w:hAnsi="Calibri" w:cs="Calibri"/>
          </w:rPr>
          <w:t>e</w:t>
        </w:r>
        <w:r w:rsidR="00261B6E">
          <w:rPr>
            <w:rFonts w:ascii="Calibri" w:eastAsia="Calibri" w:hAnsi="Calibri" w:cs="Calibri"/>
          </w:rPr>
          <w:t xml:space="preserve">xisting case </w:t>
        </w:r>
      </w:ins>
      <w:ins w:id="116" w:author="William Lamb" w:date="2018-11-27T13:03:00Z">
        <w:r w:rsidR="00106825">
          <w:rPr>
            <w:rFonts w:ascii="Calibri" w:eastAsia="Calibri" w:hAnsi="Calibri" w:cs="Calibri"/>
          </w:rPr>
          <w:t>studies</w:t>
        </w:r>
      </w:ins>
      <w:ins w:id="117" w:author="William Lamb" w:date="2018-11-26T11:08:00Z">
        <w:r w:rsidR="00B76B45">
          <w:rPr>
            <w:rFonts w:ascii="Calibri" w:eastAsia="Calibri" w:hAnsi="Calibri" w:cs="Calibri"/>
          </w:rPr>
          <w:t>.</w:t>
        </w:r>
      </w:ins>
      <w:del w:id="118" w:author="William Lamb" w:date="2018-11-19T21:04:00Z">
        <w:r w:rsidDel="00C77E68">
          <w:rPr>
            <w:rFonts w:ascii="Calibri" w:eastAsia="Calibri" w:hAnsi="Calibri" w:cs="Calibri"/>
          </w:rPr>
          <w:delText xml:space="preserve">developing a </w:delText>
        </w:r>
      </w:del>
      <w:del w:id="119" w:author="William Lamb" w:date="2018-11-26T11:08:00Z">
        <w:r w:rsidDel="00B76B45">
          <w:rPr>
            <w:rFonts w:ascii="Calibri" w:eastAsia="Calibri" w:hAnsi="Calibri" w:cs="Calibri"/>
          </w:rPr>
          <w:delText xml:space="preserve">more systematic agenda for aggregating knowledge on urban solutions. </w:delText>
        </w:r>
      </w:del>
      <w:ins w:id="120" w:author="William Lamb" w:date="2018-11-26T11:08:00Z">
        <w:r w:rsidR="00B76B45">
          <w:rPr>
            <w:rFonts w:ascii="Calibri" w:eastAsia="Calibri" w:hAnsi="Calibri" w:cs="Calibri"/>
          </w:rPr>
          <w:t xml:space="preserve"> </w:t>
        </w:r>
      </w:ins>
      <w:r>
        <w:rPr>
          <w:rFonts w:ascii="Calibri" w:eastAsia="Calibri" w:hAnsi="Calibri" w:cs="Calibri"/>
        </w:rPr>
        <w:t xml:space="preserve">Overall we identify a </w:t>
      </w:r>
      <w:del w:id="121" w:author="William Lamb" w:date="2018-11-28T16:12:00Z">
        <w:r w:rsidDel="00AD5FF6">
          <w:rPr>
            <w:rFonts w:ascii="Calibri" w:eastAsia="Calibri" w:hAnsi="Calibri" w:cs="Calibri"/>
          </w:rPr>
          <w:delText xml:space="preserve">rich </w:delText>
        </w:r>
      </w:del>
      <w:ins w:id="122" w:author="William Lamb" w:date="2018-11-28T16:12:00Z">
        <w:r w:rsidR="00AD5FF6">
          <w:rPr>
            <w:rFonts w:ascii="Calibri" w:eastAsia="Calibri" w:hAnsi="Calibri" w:cs="Calibri"/>
          </w:rPr>
          <w:t xml:space="preserve">large </w:t>
        </w:r>
      </w:ins>
      <w:r>
        <w:rPr>
          <w:rFonts w:ascii="Calibri" w:eastAsia="Calibri" w:hAnsi="Calibri" w:cs="Calibri"/>
        </w:rPr>
        <w:t>and varied case</w:t>
      </w:r>
      <w:ins w:id="123" w:author="William Lamb" w:date="2018-11-26T14:53:00Z">
        <w:r w:rsidR="00106825">
          <w:rPr>
            <w:rFonts w:ascii="Calibri" w:eastAsia="Calibri" w:hAnsi="Calibri" w:cs="Calibri"/>
          </w:rPr>
          <w:t xml:space="preserve"> literature</w:t>
        </w:r>
      </w:ins>
      <w:del w:id="124" w:author="William Lamb" w:date="2018-11-26T14:53:00Z">
        <w:r w:rsidDel="00261B6E">
          <w:rPr>
            <w:rFonts w:ascii="Calibri" w:eastAsia="Calibri" w:hAnsi="Calibri" w:cs="Calibri"/>
          </w:rPr>
          <w:delText xml:space="preserve"> study literature</w:delText>
        </w:r>
      </w:del>
      <w:r>
        <w:rPr>
          <w:rFonts w:ascii="Calibri" w:eastAsia="Calibri" w:hAnsi="Calibri" w:cs="Calibri"/>
        </w:rPr>
        <w:t>, albeit one with regional and topic biases</w:t>
      </w:r>
      <w:del w:id="125" w:author="William Lamb" w:date="2018-11-19T13:52:00Z">
        <w:r w:rsidDel="006D6C33">
          <w:rPr>
            <w:rFonts w:ascii="Calibri" w:eastAsia="Calibri" w:hAnsi="Calibri" w:cs="Calibri"/>
          </w:rPr>
          <w:delText xml:space="preserve">, and </w:delText>
        </w:r>
        <w:r w:rsidR="006D6C33" w:rsidDel="006D6C33">
          <w:rPr>
            <w:rFonts w:ascii="Calibri" w:eastAsia="Calibri" w:hAnsi="Calibri" w:cs="Calibri"/>
          </w:rPr>
          <w:delText xml:space="preserve">under-exploited opportunities for </w:delText>
        </w:r>
        <w:r w:rsidDel="006D6C33">
          <w:rPr>
            <w:rFonts w:ascii="Calibri" w:eastAsia="Calibri" w:hAnsi="Calibri" w:cs="Calibri"/>
          </w:rPr>
          <w:delText xml:space="preserve">learning </w:delText>
        </w:r>
        <w:r w:rsidR="006D6C33" w:rsidDel="006D6C33">
          <w:rPr>
            <w:rFonts w:ascii="Calibri" w:eastAsia="Calibri" w:hAnsi="Calibri" w:cs="Calibri"/>
          </w:rPr>
          <w:delText>from</w:delText>
        </w:r>
        <w:r w:rsidDel="006D6C33">
          <w:rPr>
            <w:rFonts w:ascii="Calibri" w:eastAsia="Calibri" w:hAnsi="Calibri" w:cs="Calibri"/>
          </w:rPr>
          <w:delText xml:space="preserve"> these studies</w:delText>
        </w:r>
      </w:del>
      <w:r>
        <w:rPr>
          <w:rFonts w:ascii="Calibri" w:eastAsia="Calibri" w:hAnsi="Calibri" w:cs="Calibri"/>
        </w:rPr>
        <w:t xml:space="preserve">. </w:t>
      </w:r>
      <w:ins w:id="126" w:author="William Lamb" w:date="2018-11-26T14:45:00Z">
        <w:r w:rsidR="00431184">
          <w:rPr>
            <w:rFonts w:ascii="Calibri" w:eastAsia="Calibri" w:hAnsi="Calibri" w:cs="Calibri"/>
          </w:rPr>
          <w:t xml:space="preserve">To bring the policy relevance </w:t>
        </w:r>
      </w:ins>
      <w:ins w:id="127" w:author="William Lamb" w:date="2018-11-27T13:03:00Z">
        <w:r w:rsidR="00106825">
          <w:rPr>
            <w:rFonts w:ascii="Calibri" w:eastAsia="Calibri" w:hAnsi="Calibri" w:cs="Calibri"/>
          </w:rPr>
          <w:t xml:space="preserve">of cases </w:t>
        </w:r>
      </w:ins>
      <w:ins w:id="128" w:author="William Lamb" w:date="2018-11-26T14:45:00Z">
        <w:r w:rsidR="00431184">
          <w:rPr>
            <w:rFonts w:ascii="Calibri" w:eastAsia="Calibri" w:hAnsi="Calibri" w:cs="Calibri"/>
          </w:rPr>
          <w:t>to the forefront, w</w:t>
        </w:r>
      </w:ins>
      <w:del w:id="129" w:author="William Lamb" w:date="2018-11-16T17:10:00Z">
        <w:r>
          <w:rPr>
            <w:rFonts w:ascii="Calibri" w:eastAsia="Calibri" w:hAnsi="Calibri" w:cs="Calibri"/>
          </w:rPr>
          <w:delText>We</w:delText>
        </w:r>
      </w:del>
      <w:ins w:id="130" w:author="William Lamb" w:date="2018-11-16T17:10:00Z">
        <w:r>
          <w:rPr>
            <w:rFonts w:ascii="Calibri" w:eastAsia="Calibri" w:hAnsi="Calibri" w:cs="Calibri"/>
          </w:rPr>
          <w:t>e</w:t>
        </w:r>
        <w:r w:rsidR="0034754E">
          <w:rPr>
            <w:rFonts w:ascii="Calibri" w:eastAsia="Calibri" w:hAnsi="Calibri" w:cs="Calibri"/>
          </w:rPr>
          <w:t xml:space="preserve"> </w:t>
        </w:r>
        <w:r w:rsidR="009A35AF">
          <w:rPr>
            <w:rFonts w:ascii="Calibri" w:eastAsia="Calibri" w:hAnsi="Calibri" w:cs="Calibri"/>
          </w:rPr>
          <w:t xml:space="preserve">discuss the different opportunities </w:t>
        </w:r>
      </w:ins>
      <w:ins w:id="131" w:author="William Lamb" w:date="2018-11-27T13:03:00Z">
        <w:r w:rsidR="00106825">
          <w:rPr>
            <w:rFonts w:ascii="Calibri" w:eastAsia="Calibri" w:hAnsi="Calibri" w:cs="Calibri"/>
          </w:rPr>
          <w:t xml:space="preserve">they present </w:t>
        </w:r>
      </w:ins>
      <w:ins w:id="132" w:author="William Lamb" w:date="2018-11-16T17:10:00Z">
        <w:r w:rsidR="009A35AF">
          <w:rPr>
            <w:rFonts w:ascii="Calibri" w:eastAsia="Calibri" w:hAnsi="Calibri" w:cs="Calibri"/>
          </w:rPr>
          <w:t>for learning</w:t>
        </w:r>
      </w:ins>
      <w:ins w:id="133" w:author="William Lamb" w:date="2018-11-27T13:03:00Z">
        <w:r w:rsidR="00106825">
          <w:rPr>
            <w:rFonts w:ascii="Calibri" w:eastAsia="Calibri" w:hAnsi="Calibri" w:cs="Calibri"/>
          </w:rPr>
          <w:t>. We</w:t>
        </w:r>
      </w:ins>
      <w:ins w:id="134" w:author="William Lamb" w:date="2018-11-26T14:51:00Z">
        <w:r w:rsidR="00106825">
          <w:rPr>
            <w:rFonts w:ascii="Calibri" w:eastAsia="Calibri" w:hAnsi="Calibri" w:cs="Calibri"/>
          </w:rPr>
          <w:t xml:space="preserve"> argue</w:t>
        </w:r>
      </w:ins>
      <w:ins w:id="135" w:author="William Lamb" w:date="2018-11-26T14:45:00Z">
        <w:r w:rsidR="00431184">
          <w:rPr>
            <w:rFonts w:ascii="Calibri" w:eastAsia="Calibri" w:hAnsi="Calibri" w:cs="Calibri"/>
          </w:rPr>
          <w:t xml:space="preserve"> for more ambition in comparative </w:t>
        </w:r>
      </w:ins>
      <w:ins w:id="136" w:author="William Lamb" w:date="2018-11-26T14:55:00Z">
        <w:r w:rsidR="00C1613D">
          <w:rPr>
            <w:rFonts w:ascii="Calibri" w:eastAsia="Calibri" w:hAnsi="Calibri" w:cs="Calibri"/>
          </w:rPr>
          <w:t>studies</w:t>
        </w:r>
      </w:ins>
      <w:ins w:id="137" w:author="William Lamb" w:date="2018-11-26T14:54:00Z">
        <w:r w:rsidR="00261B6E">
          <w:rPr>
            <w:rFonts w:ascii="Calibri" w:eastAsia="Calibri" w:hAnsi="Calibri" w:cs="Calibri"/>
          </w:rPr>
          <w:t>,</w:t>
        </w:r>
      </w:ins>
      <w:ins w:id="138" w:author="William Lamb" w:date="2018-11-26T14:50:00Z">
        <w:r w:rsidR="00261B6E">
          <w:rPr>
            <w:rFonts w:ascii="Calibri" w:eastAsia="Calibri" w:hAnsi="Calibri" w:cs="Calibri"/>
          </w:rPr>
          <w:t xml:space="preserve"> </w:t>
        </w:r>
      </w:ins>
      <w:ins w:id="139" w:author="William Lamb" w:date="2018-11-26T14:51:00Z">
        <w:r w:rsidR="00261B6E">
          <w:rPr>
            <w:rFonts w:ascii="Calibri" w:eastAsia="Calibri" w:hAnsi="Calibri" w:cs="Calibri"/>
          </w:rPr>
          <w:t>the need for</w:t>
        </w:r>
      </w:ins>
      <w:ins w:id="140" w:author="William Lamb" w:date="2018-11-26T14:45:00Z">
        <w:r w:rsidR="00431184">
          <w:rPr>
            <w:rFonts w:ascii="Calibri" w:eastAsia="Calibri" w:hAnsi="Calibri" w:cs="Calibri"/>
          </w:rPr>
          <w:t xml:space="preserve"> systematic reviews</w:t>
        </w:r>
      </w:ins>
      <w:ins w:id="141" w:author="William Lamb" w:date="2018-11-26T14:51:00Z">
        <w:r w:rsidR="00261B6E">
          <w:rPr>
            <w:rFonts w:ascii="Calibri" w:eastAsia="Calibri" w:hAnsi="Calibri" w:cs="Calibri"/>
          </w:rPr>
          <w:t xml:space="preserve"> of cases, and</w:t>
        </w:r>
      </w:ins>
      <w:ins w:id="142" w:author="William Lamb" w:date="2018-11-16T17:10:00Z">
        <w:r w:rsidR="00431184">
          <w:rPr>
            <w:rFonts w:ascii="Calibri" w:eastAsia="Calibri" w:hAnsi="Calibri" w:cs="Calibri"/>
          </w:rPr>
          <w:t xml:space="preserve"> </w:t>
        </w:r>
      </w:ins>
      <w:ins w:id="143" w:author="William Lamb" w:date="2018-11-26T14:54:00Z">
        <w:r w:rsidR="00261B6E">
          <w:rPr>
            <w:rFonts w:ascii="Calibri" w:eastAsia="Calibri" w:hAnsi="Calibri" w:cs="Calibri"/>
          </w:rPr>
          <w:t xml:space="preserve">the potential to </w:t>
        </w:r>
      </w:ins>
      <w:ins w:id="144" w:author="William Lamb" w:date="2018-11-26T14:55:00Z">
        <w:r w:rsidR="00C1613D">
          <w:rPr>
            <w:rFonts w:ascii="Calibri" w:eastAsia="Calibri" w:hAnsi="Calibri" w:cs="Calibri"/>
          </w:rPr>
          <w:t>organise</w:t>
        </w:r>
      </w:ins>
      <w:ins w:id="145" w:author="William Lamb" w:date="2018-11-26T14:54:00Z">
        <w:r w:rsidR="00261B6E">
          <w:rPr>
            <w:rFonts w:ascii="Calibri" w:eastAsia="Calibri" w:hAnsi="Calibri" w:cs="Calibri"/>
          </w:rPr>
          <w:t xml:space="preserve"> case </w:t>
        </w:r>
      </w:ins>
      <w:ins w:id="146" w:author="William Lamb" w:date="2018-11-26T14:55:00Z">
        <w:r w:rsidR="00C1613D">
          <w:rPr>
            <w:rFonts w:ascii="Calibri" w:eastAsia="Calibri" w:hAnsi="Calibri" w:cs="Calibri"/>
          </w:rPr>
          <w:t xml:space="preserve">study insights using </w:t>
        </w:r>
      </w:ins>
      <w:ins w:id="147" w:author="William Lamb" w:date="2018-11-26T14:54:00Z">
        <w:r w:rsidR="00261B6E">
          <w:rPr>
            <w:rFonts w:ascii="Calibri" w:eastAsia="Calibri" w:hAnsi="Calibri" w:cs="Calibri"/>
          </w:rPr>
          <w:t>quantitative typologies of cities.</w:t>
        </w:r>
      </w:ins>
      <w:del w:id="148" w:author="William Lamb" w:date="2018-11-26T14:46:00Z">
        <w:r w:rsidR="009A35AF" w:rsidDel="00431184">
          <w:rPr>
            <w:rFonts w:ascii="Calibri" w:eastAsia="Calibri" w:hAnsi="Calibri" w:cs="Calibri"/>
          </w:rPr>
          <w:delText xml:space="preserve"> </w:delText>
        </w:r>
      </w:del>
      <w:del w:id="149" w:author="William Lamb" w:date="2018-11-26T14:54:00Z">
        <w:r w:rsidR="0034754E" w:rsidDel="00261B6E">
          <w:rPr>
            <w:rFonts w:ascii="Calibri" w:eastAsia="Calibri" w:hAnsi="Calibri" w:cs="Calibri"/>
          </w:rPr>
          <w:delText>then</w:delText>
        </w:r>
        <w:r w:rsidDel="00261B6E">
          <w:rPr>
            <w:rFonts w:ascii="Calibri" w:eastAsia="Calibri" w:hAnsi="Calibri" w:cs="Calibri"/>
          </w:rPr>
          <w:delText xml:space="preserve"> propose approach</w:delText>
        </w:r>
        <w:r w:rsidR="009C1DBE" w:rsidDel="00261B6E">
          <w:rPr>
            <w:rFonts w:ascii="Calibri" w:eastAsia="Calibri" w:hAnsi="Calibri" w:cs="Calibri"/>
          </w:rPr>
          <w:delText>es that</w:delText>
        </w:r>
        <w:r w:rsidDel="00261B6E">
          <w:rPr>
            <w:rFonts w:ascii="Calibri" w:eastAsia="Calibri" w:hAnsi="Calibri" w:cs="Calibri"/>
          </w:rPr>
          <w:delText xml:space="preserve"> blend quantitative</w:delText>
        </w:r>
        <w:r w:rsidR="00796A81" w:rsidDel="00261B6E">
          <w:rPr>
            <w:rFonts w:ascii="Calibri" w:eastAsia="Calibri" w:hAnsi="Calibri" w:cs="Calibri"/>
          </w:rPr>
          <w:delText xml:space="preserve"> data</w:delText>
        </w:r>
        <w:r w:rsidDel="00261B6E">
          <w:rPr>
            <w:rFonts w:ascii="Calibri" w:eastAsia="Calibri" w:hAnsi="Calibri" w:cs="Calibri"/>
          </w:rPr>
          <w:delText xml:space="preserve"> and </w:delText>
        </w:r>
        <w:r w:rsidR="00934168" w:rsidDel="00261B6E">
          <w:rPr>
            <w:rFonts w:ascii="Calibri" w:eastAsia="Calibri" w:hAnsi="Calibri" w:cs="Calibri"/>
          </w:rPr>
          <w:delText>bottom-up information</w:delText>
        </w:r>
        <w:r w:rsidDel="00261B6E">
          <w:rPr>
            <w:rFonts w:ascii="Calibri" w:eastAsia="Calibri" w:hAnsi="Calibri" w:cs="Calibri"/>
          </w:rPr>
          <w:delText xml:space="preserve"> </w:delText>
        </w:r>
        <w:r w:rsidR="009C1DBE" w:rsidDel="00261B6E">
          <w:rPr>
            <w:rFonts w:ascii="Calibri" w:eastAsia="Calibri" w:hAnsi="Calibri" w:cs="Calibri"/>
          </w:rPr>
          <w:delText xml:space="preserve">from cases </w:delText>
        </w:r>
        <w:r w:rsidDel="00261B6E">
          <w:rPr>
            <w:rFonts w:ascii="Calibri" w:eastAsia="Calibri" w:hAnsi="Calibri" w:cs="Calibri"/>
          </w:rPr>
          <w:delText>to inform urban climate solutions</w:delText>
        </w:r>
      </w:del>
      <w:ins w:id="150" w:author="Jan Minx" w:date="2018-11-26T04:46:00Z">
        <w:del w:id="151" w:author="William Lamb" w:date="2018-11-26T14:54:00Z">
          <w:r w:rsidR="0007163D" w:rsidDel="00261B6E">
            <w:rPr>
              <w:rFonts w:ascii="Calibri" w:eastAsia="Calibri" w:hAnsi="Calibri" w:cs="Calibri"/>
            </w:rPr>
            <w:delText xml:space="preserve"> alongside additional comparative case studies</w:delText>
          </w:r>
        </w:del>
      </w:ins>
      <w:del w:id="152" w:author="William Lamb" w:date="2018-11-26T14:54:00Z">
        <w:r w:rsidDel="00261B6E">
          <w:rPr>
            <w:rFonts w:ascii="Calibri" w:eastAsia="Calibri" w:hAnsi="Calibri" w:cs="Calibri"/>
          </w:rPr>
          <w:delText>.</w:delText>
        </w:r>
      </w:del>
    </w:p>
    <w:p w14:paraId="0588175C" w14:textId="5BF87E96" w:rsidR="00752C1B" w:rsidRDefault="0089464F" w:rsidP="00611174">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ins w:id="153" w:author="William Lamb" w:date="2018-11-26T14:56:00Z">
        <w:r w:rsidR="00D82FAA">
          <w:rPr>
            <w:rFonts w:ascii="Calibri" w:eastAsia="Calibri" w:hAnsi="Calibri" w:cs="Calibri"/>
          </w:rPr>
          <w:t>. We</w:t>
        </w:r>
      </w:ins>
      <w:ins w:id="154" w:author="Jan Minx" w:date="2018-11-26T04:48:00Z">
        <w:del w:id="155" w:author="William Lamb" w:date="2018-11-26T14:56:00Z">
          <w:r w:rsidR="0007163D" w:rsidDel="00D82FAA">
            <w:rPr>
              <w:rFonts w:ascii="Calibri" w:eastAsia="Calibri" w:hAnsi="Calibri" w:cs="Calibri"/>
            </w:rPr>
            <w:delText xml:space="preserve"> and</w:delText>
          </w:r>
        </w:del>
        <w:r w:rsidR="0007163D">
          <w:rPr>
            <w:rFonts w:ascii="Calibri" w:eastAsia="Calibri" w:hAnsi="Calibri" w:cs="Calibri"/>
          </w:rPr>
          <w:t xml:space="preserve"> validate this assumption subsequently for a representative sample of cases</w:t>
        </w:r>
      </w:ins>
      <w:r w:rsidR="00752C1B">
        <w:rPr>
          <w:rFonts w:ascii="Calibri" w:eastAsia="Calibri" w:hAnsi="Calibri" w:cs="Calibri"/>
        </w:rPr>
        <w:t>.</w:t>
      </w:r>
      <w:r w:rsidR="0034754E">
        <w:rPr>
          <w:rFonts w:ascii="Calibri" w:eastAsia="Calibri" w:hAnsi="Calibri" w:cs="Calibri"/>
        </w:rPr>
        <w:t xml:space="preserve"> Our dataset for the proceeding analysis consists of </w:t>
      </w:r>
      <w:del w:id="156" w:author="William Lamb" w:date="2018-11-16T17:10:00Z">
        <w:r w:rsidR="0034754E" w:rsidRPr="0034754E">
          <w:rPr>
            <w:rFonts w:ascii="Calibri" w:eastAsia="Calibri" w:hAnsi="Calibri" w:cs="Calibri"/>
          </w:rPr>
          <w:delText>3,440</w:delText>
        </w:r>
      </w:del>
      <w:ins w:id="157" w:author="William Lamb" w:date="2018-11-16T17:10:00Z">
        <w:r w:rsidR="00F55922">
          <w:rPr>
            <w:rFonts w:ascii="Calibri" w:eastAsia="Calibri" w:hAnsi="Calibri" w:cs="Calibri"/>
          </w:rPr>
          <w:t>4,051</w:t>
        </w:r>
      </w:ins>
      <w:r w:rsidR="00F55922">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ins w:id="158" w:author="William Lamb" w:date="2018-11-19T13:54:00Z">
        <w:r w:rsidR="00B775B7">
          <w:rPr>
            <w:rFonts w:ascii="Calibri" w:eastAsia="Calibri" w:hAnsi="Calibri" w:cs="Calibri"/>
          </w:rPr>
          <w:t xml:space="preserve"> </w:t>
        </w:r>
      </w:ins>
      <w:ins w:id="159" w:author="William Lamb" w:date="2018-11-26T10:47:00Z">
        <w:r w:rsidR="00A64FAF">
          <w:rPr>
            <w:rFonts w:ascii="Calibri" w:eastAsia="Calibri" w:hAnsi="Calibri" w:cs="Calibri"/>
          </w:rPr>
          <w:t>In our article, this</w:t>
        </w:r>
      </w:ins>
      <w:ins w:id="160" w:author="William Lamb" w:date="2018-11-19T13:54:00Z">
        <w:r w:rsidR="00B775B7">
          <w:rPr>
            <w:rFonts w:ascii="Calibri" w:eastAsia="Calibri" w:hAnsi="Calibri" w:cs="Calibri"/>
          </w:rPr>
          <w:t xml:space="preserve"> ‘mapping’ of the </w:t>
        </w:r>
      </w:ins>
      <w:ins w:id="161" w:author="William Lamb" w:date="2018-11-19T13:57:00Z">
        <w:r w:rsidR="00B775B7">
          <w:rPr>
            <w:rFonts w:ascii="Calibri" w:eastAsia="Calibri" w:hAnsi="Calibri" w:cs="Calibri"/>
          </w:rPr>
          <w:t xml:space="preserve">case </w:t>
        </w:r>
      </w:ins>
      <w:ins w:id="162" w:author="William Lamb" w:date="2018-11-19T13:54:00Z">
        <w:r w:rsidR="00B775B7">
          <w:rPr>
            <w:rFonts w:ascii="Calibri" w:eastAsia="Calibri" w:hAnsi="Calibri" w:cs="Calibri"/>
          </w:rPr>
          <w:t>literature is limited in analytical depth</w:t>
        </w:r>
      </w:ins>
      <w:ins w:id="163" w:author="William Lamb" w:date="2018-11-26T10:47:00Z">
        <w:r w:rsidR="00A64FAF">
          <w:rPr>
            <w:rFonts w:ascii="Calibri" w:eastAsia="Calibri" w:hAnsi="Calibri" w:cs="Calibri"/>
          </w:rPr>
          <w:t>,</w:t>
        </w:r>
      </w:ins>
      <w:ins w:id="164" w:author="William Lamb" w:date="2018-11-19T13:57:00Z">
        <w:r w:rsidR="00B775B7">
          <w:rPr>
            <w:rFonts w:ascii="Calibri" w:eastAsia="Calibri" w:hAnsi="Calibri" w:cs="Calibri"/>
          </w:rPr>
          <w:t xml:space="preserve"> but </w:t>
        </w:r>
      </w:ins>
      <w:ins w:id="165" w:author="William Lamb" w:date="2018-11-26T10:47:00Z">
        <w:r w:rsidR="00A64FAF">
          <w:rPr>
            <w:rFonts w:ascii="Calibri" w:eastAsia="Calibri" w:hAnsi="Calibri" w:cs="Calibri"/>
          </w:rPr>
          <w:t xml:space="preserve">it is </w:t>
        </w:r>
      </w:ins>
      <w:ins w:id="166" w:author="William Lamb" w:date="2018-11-19T13:57:00Z">
        <w:r w:rsidR="00B775B7">
          <w:rPr>
            <w:rFonts w:ascii="Calibri" w:eastAsia="Calibri" w:hAnsi="Calibri" w:cs="Calibri"/>
          </w:rPr>
          <w:t>highly comprehensive in scope</w:t>
        </w:r>
      </w:ins>
      <w:ins w:id="167" w:author="William Lamb" w:date="2018-11-26T10:47:00Z">
        <w:r w:rsidR="00A64FAF">
          <w:rPr>
            <w:rFonts w:ascii="Calibri" w:eastAsia="Calibri" w:hAnsi="Calibri" w:cs="Calibri"/>
          </w:rPr>
          <w:t xml:space="preserve">. The database of case studies </w:t>
        </w:r>
      </w:ins>
      <w:ins w:id="168" w:author="William Lamb" w:date="2018-11-26T10:48:00Z">
        <w:r w:rsidR="00A64FAF">
          <w:rPr>
            <w:rFonts w:ascii="Calibri" w:eastAsia="Calibri" w:hAnsi="Calibri" w:cs="Calibri"/>
          </w:rPr>
          <w:t xml:space="preserve">we provide </w:t>
        </w:r>
      </w:ins>
      <w:ins w:id="169" w:author="William Lamb" w:date="2018-11-30T15:37:00Z">
        <w:r w:rsidR="00FD1CAD">
          <w:rPr>
            <w:rFonts w:ascii="Calibri" w:eastAsia="Calibri" w:hAnsi="Calibri" w:cs="Calibri"/>
          </w:rPr>
          <w:lastRenderedPageBreak/>
          <w:t>with this article</w:t>
        </w:r>
      </w:ins>
      <w:ins w:id="170" w:author="William Lamb" w:date="2018-11-19T13:57:00Z">
        <w:r w:rsidR="00A64FAF">
          <w:rPr>
            <w:rFonts w:ascii="Calibri" w:eastAsia="Calibri" w:hAnsi="Calibri" w:cs="Calibri"/>
          </w:rPr>
          <w:t xml:space="preserve"> </w:t>
        </w:r>
      </w:ins>
      <w:ins w:id="171" w:author="William Lamb" w:date="2018-11-27T13:04:00Z">
        <w:r w:rsidR="00106825">
          <w:rPr>
            <w:rFonts w:ascii="Calibri" w:eastAsia="Calibri" w:hAnsi="Calibri" w:cs="Calibri"/>
          </w:rPr>
          <w:t xml:space="preserve">thus </w:t>
        </w:r>
      </w:ins>
      <w:ins w:id="172" w:author="William Lamb" w:date="2018-11-19T13:57:00Z">
        <w:r w:rsidR="00A64FAF">
          <w:rPr>
            <w:rFonts w:ascii="Calibri" w:eastAsia="Calibri" w:hAnsi="Calibri" w:cs="Calibri"/>
          </w:rPr>
          <w:t>enables</w:t>
        </w:r>
        <w:r w:rsidR="00B775B7">
          <w:rPr>
            <w:rFonts w:ascii="Calibri" w:eastAsia="Calibri" w:hAnsi="Calibri" w:cs="Calibri"/>
          </w:rPr>
          <w:t xml:space="preserve"> researchers to </w:t>
        </w:r>
      </w:ins>
      <w:ins w:id="173" w:author="William Lamb" w:date="2018-11-19T14:01:00Z">
        <w:r w:rsidR="00B775B7">
          <w:rPr>
            <w:rFonts w:ascii="Calibri" w:eastAsia="Calibri" w:hAnsi="Calibri" w:cs="Calibri"/>
          </w:rPr>
          <w:t>‘zoom in’ on particular topics or places of interest</w:t>
        </w:r>
      </w:ins>
      <w:ins w:id="174" w:author="William Lamb" w:date="2018-11-26T10:48:00Z">
        <w:r w:rsidR="00A64FAF">
          <w:rPr>
            <w:rFonts w:ascii="Calibri" w:eastAsia="Calibri" w:hAnsi="Calibri" w:cs="Calibri"/>
          </w:rPr>
          <w:t>, with the intention of stimulating future work</w:t>
        </w:r>
      </w:ins>
      <w:ins w:id="175" w:author="William Lamb" w:date="2018-11-27T13:05:00Z">
        <w:r w:rsidR="00AD5FF6">
          <w:rPr>
            <w:rFonts w:ascii="Calibri" w:eastAsia="Calibri" w:hAnsi="Calibri" w:cs="Calibri"/>
          </w:rPr>
          <w:t>,</w:t>
        </w:r>
      </w:ins>
      <w:ins w:id="176" w:author="William Lamb" w:date="2018-11-26T14:56:00Z">
        <w:r w:rsidR="00D82FAA">
          <w:rPr>
            <w:rFonts w:ascii="Calibri" w:eastAsia="Calibri" w:hAnsi="Calibri" w:cs="Calibri"/>
          </w:rPr>
          <w:t xml:space="preserve"> refinement</w:t>
        </w:r>
      </w:ins>
      <w:ins w:id="177" w:author="William Lamb" w:date="2018-11-27T13:07:00Z">
        <w:r w:rsidR="00285959">
          <w:rPr>
            <w:rFonts w:ascii="Calibri" w:eastAsia="Calibri" w:hAnsi="Calibri" w:cs="Calibri"/>
          </w:rPr>
          <w:t>,</w:t>
        </w:r>
      </w:ins>
      <w:ins w:id="178" w:author="William Lamb" w:date="2018-11-27T13:05:00Z">
        <w:r w:rsidR="00106825">
          <w:rPr>
            <w:rFonts w:ascii="Calibri" w:eastAsia="Calibri" w:hAnsi="Calibri" w:cs="Calibri"/>
          </w:rPr>
          <w:t xml:space="preserve"> and large-scale assessment</w:t>
        </w:r>
      </w:ins>
      <w:ins w:id="179" w:author="William Lamb" w:date="2018-11-26T10:48:00Z">
        <w:r w:rsidR="00A64FAF">
          <w:rPr>
            <w:rFonts w:ascii="Calibri" w:eastAsia="Calibri" w:hAnsi="Calibri" w:cs="Calibri"/>
          </w:rPr>
          <w:t>.</w:t>
        </w:r>
      </w:ins>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196208E8"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180" w:author="William Lamb" w:date="2018-11-16T17:10:00Z">
        <w:r>
          <w:rPr>
            <w:rFonts w:ascii="Calibri" w:eastAsia="Calibri" w:hAnsi="Calibri" w:cs="Calibri"/>
          </w:rPr>
          <w:delText>wealth and infrastructure development.</w:delText>
        </w:r>
      </w:del>
      <w:ins w:id="181" w:author="William Lamb" w:date="2018-11-16T17:10:00Z">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w:t>
        </w:r>
      </w:ins>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DA3C7A3"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182" w:author="William Lamb" w:date="2018-11-16T17:10: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w:t>
      </w:r>
      <w:del w:id="183" w:author="William Lamb" w:date="2018-11-16T17:10:00Z">
        <w:r>
          <w:rPr>
            <w:rFonts w:ascii="Calibri" w:eastAsia="Calibri" w:hAnsi="Calibri" w:cs="Calibri"/>
          </w:rPr>
          <w:delText>dozens of smaller national and regional capital</w:delText>
        </w:r>
      </w:del>
      <w:ins w:id="184" w:author="William Lamb" w:date="2018-11-16T17:10:00Z">
        <w:r w:rsidR="00A211C9">
          <w:rPr>
            <w:rFonts w:ascii="Calibri" w:eastAsia="Calibri" w:hAnsi="Calibri" w:cs="Calibri"/>
          </w:rPr>
          <w:t>large</w:t>
        </w:r>
      </w:ins>
      <w:r w:rsidR="00A211C9">
        <w:rPr>
          <w:rFonts w:ascii="Calibri" w:eastAsia="Calibri" w:hAnsi="Calibri" w:cs="Calibri"/>
        </w:rPr>
        <w:t xml:space="preserve"> cities </w:t>
      </w:r>
      <w:del w:id="185" w:author="William Lamb" w:date="2018-11-16T17:10:00Z">
        <w:r>
          <w:rPr>
            <w:rFonts w:ascii="Calibri" w:eastAsia="Calibri" w:hAnsi="Calibri" w:cs="Calibri"/>
          </w:rPr>
          <w:delText>(</w:delText>
        </w:r>
      </w:del>
      <w:ins w:id="186" w:author="William Lamb" w:date="2018-11-16T17:10:00Z">
        <w:r w:rsidR="00A211C9">
          <w:rPr>
            <w:rFonts w:ascii="Calibri" w:eastAsia="Calibri" w:hAnsi="Calibri" w:cs="Calibri"/>
          </w:rPr>
          <w:t xml:space="preserve">between </w:t>
        </w:r>
      </w:ins>
      <w:r>
        <w:rPr>
          <w:rFonts w:ascii="Calibri" w:eastAsia="Calibri" w:hAnsi="Calibri" w:cs="Calibri"/>
        </w:rPr>
        <w:t>1-10m</w:t>
      </w:r>
      <w:del w:id="187" w:author="William Lamb" w:date="2018-11-16T17:10:00Z">
        <w:r>
          <w:rPr>
            <w:rFonts w:ascii="Calibri" w:eastAsia="Calibri" w:hAnsi="Calibri" w:cs="Calibri"/>
          </w:rPr>
          <w:delText>), and</w:delText>
        </w:r>
      </w:del>
      <w:ins w:id="188" w:author="William Lamb" w:date="2018-11-16T17:10:00Z">
        <w:r>
          <w:rPr>
            <w:rFonts w:ascii="Calibri" w:eastAsia="Calibri" w:hAnsi="Calibri" w:cs="Calibri"/>
          </w:rPr>
          <w:t xml:space="preserve">, </w:t>
        </w:r>
        <w:r w:rsidR="00516C52">
          <w:rPr>
            <w:rFonts w:ascii="Calibri" w:eastAsia="Calibri" w:hAnsi="Calibri" w:cs="Calibri"/>
          </w:rPr>
          <w:t>to</w:t>
        </w:r>
      </w:ins>
      <w:r w:rsidR="00516C52">
        <w:rPr>
          <w:rFonts w:ascii="Calibri" w:eastAsia="Calibri" w:hAnsi="Calibri" w:cs="Calibri"/>
        </w:rPr>
        <w:t xml:space="preserve"> </w:t>
      </w:r>
      <w:r>
        <w:rPr>
          <w:rFonts w:ascii="Calibri" w:eastAsia="Calibri" w:hAnsi="Calibri" w:cs="Calibri"/>
        </w:rPr>
        <w:t xml:space="preserve">hundreds of </w:t>
      </w:r>
      <w:del w:id="189" w:author="William Lamb" w:date="2018-11-16T17:10:00Z">
        <w:r>
          <w:rPr>
            <w:rFonts w:ascii="Calibri" w:eastAsia="Calibri" w:hAnsi="Calibri" w:cs="Calibri"/>
          </w:rPr>
          <w:delText>yet</w:delText>
        </w:r>
      </w:del>
      <w:ins w:id="190" w:author="William Lamb" w:date="2018-11-16T17:10:00Z">
        <w:r w:rsidR="00A211C9">
          <w:rPr>
            <w:rFonts w:ascii="Calibri" w:eastAsia="Calibri" w:hAnsi="Calibri" w:cs="Calibri"/>
          </w:rPr>
          <w:t>medium (0.3-1m) and</w:t>
        </w:r>
      </w:ins>
      <w:r w:rsidR="00A211C9">
        <w:rPr>
          <w:rFonts w:ascii="Calibri" w:eastAsia="Calibri" w:hAnsi="Calibri" w:cs="Calibri"/>
        </w:rPr>
        <w:t xml:space="preserve"> </w:t>
      </w:r>
      <w:r>
        <w:rPr>
          <w:rFonts w:ascii="Calibri" w:eastAsia="Calibri" w:hAnsi="Calibri" w:cs="Calibri"/>
        </w:rPr>
        <w:t xml:space="preserve">smaller </w:t>
      </w:r>
      <w:del w:id="191" w:author="William Lamb" w:date="2018-11-16T17:10:00Z">
        <w:r>
          <w:rPr>
            <w:rFonts w:ascii="Calibri" w:eastAsia="Calibri" w:hAnsi="Calibri" w:cs="Calibri"/>
          </w:rPr>
          <w:delText>metropoles</w:delText>
        </w:r>
      </w:del>
      <w:ins w:id="192" w:author="William Lamb" w:date="2018-11-16T17:10:00Z">
        <w:r w:rsidR="00A211C9">
          <w:rPr>
            <w:rFonts w:ascii="Calibri" w:eastAsia="Calibri" w:hAnsi="Calibri" w:cs="Calibri"/>
          </w:rPr>
          <w:t xml:space="preserve">(&lt;0.3m) </w:t>
        </w:r>
        <w:r w:rsidR="0076504B">
          <w:rPr>
            <w:rFonts w:ascii="Calibri" w:eastAsia="Calibri" w:hAnsi="Calibri" w:cs="Calibri"/>
          </w:rPr>
          <w:t>cities</w:t>
        </w:r>
      </w:ins>
      <w:r>
        <w:rPr>
          <w:rFonts w:ascii="Calibri" w:eastAsia="Calibri" w:hAnsi="Calibri" w:cs="Calibri"/>
        </w:rPr>
        <w:t>. The majority of research so far has focused on larger cities, with</w:t>
      </w:r>
      <w:r w:rsidR="009A35AF">
        <w:rPr>
          <w:rFonts w:ascii="Calibri" w:eastAsia="Calibri" w:hAnsi="Calibri" w:cs="Calibri"/>
        </w:rPr>
        <w:t xml:space="preserve"> a </w:t>
      </w:r>
      <w:del w:id="193" w:author="William Lamb" w:date="2018-11-16T17:10:00Z">
        <w:r>
          <w:rPr>
            <w:rFonts w:ascii="Calibri" w:eastAsia="Calibri" w:hAnsi="Calibri" w:cs="Calibri"/>
          </w:rPr>
          <w:delText xml:space="preserve">small </w:delText>
        </w:r>
      </w:del>
      <w:r w:rsidR="009A35AF">
        <w:rPr>
          <w:rFonts w:ascii="Calibri" w:eastAsia="Calibri" w:hAnsi="Calibri" w:cs="Calibri"/>
        </w:rPr>
        <w:t>number of</w:t>
      </w:r>
      <w:r>
        <w:rPr>
          <w:rFonts w:ascii="Calibri" w:eastAsia="Calibri" w:hAnsi="Calibri" w:cs="Calibri"/>
        </w:rPr>
        <w:t xml:space="preserve"> </w:t>
      </w:r>
      <w:ins w:id="194" w:author="William Lamb" w:date="2018-11-16T17:10:00Z">
        <w:r w:rsidR="00A211C9">
          <w:rPr>
            <w:rFonts w:ascii="Calibri" w:eastAsia="Calibri" w:hAnsi="Calibri" w:cs="Calibri"/>
          </w:rPr>
          <w:t>specific</w:t>
        </w:r>
        <w:r>
          <w:rPr>
            <w:rFonts w:ascii="Calibri" w:eastAsia="Calibri" w:hAnsi="Calibri" w:cs="Calibri"/>
          </w:rPr>
          <w:t xml:space="preserve"> </w:t>
        </w:r>
      </w:ins>
      <w:r>
        <w:rPr>
          <w:rFonts w:ascii="Calibri" w:eastAsia="Calibri" w:hAnsi="Calibri" w:cs="Calibri"/>
        </w:rPr>
        <w:t>mega-cities receiving particular attention: Beijing (</w:t>
      </w:r>
      <w:del w:id="195" w:author="William Lamb" w:date="2018-11-16T17:10:00Z">
        <w:r>
          <w:rPr>
            <w:rFonts w:ascii="Calibri" w:eastAsia="Calibri" w:hAnsi="Calibri" w:cs="Calibri"/>
          </w:rPr>
          <w:delText>284</w:delText>
        </w:r>
      </w:del>
      <w:ins w:id="196" w:author="William Lamb" w:date="2018-11-16T17:10:00Z">
        <w:r w:rsidR="00D15DE6">
          <w:rPr>
            <w:rFonts w:ascii="Calibri" w:eastAsia="Calibri" w:hAnsi="Calibri" w:cs="Calibri"/>
          </w:rPr>
          <w:t>369</w:t>
        </w:r>
      </w:ins>
      <w:r w:rsidR="00516C52">
        <w:rPr>
          <w:rFonts w:ascii="Calibri" w:eastAsia="Calibri" w:hAnsi="Calibri" w:cs="Calibri"/>
        </w:rPr>
        <w:t xml:space="preserve"> </w:t>
      </w:r>
      <w:r>
        <w:rPr>
          <w:rFonts w:ascii="Calibri" w:eastAsia="Calibri" w:hAnsi="Calibri" w:cs="Calibri"/>
        </w:rPr>
        <w:t xml:space="preserve">articles), </w:t>
      </w:r>
      <w:ins w:id="197" w:author="William Lamb" w:date="2018-11-16T17:10:00Z">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ins>
      <w:r>
        <w:rPr>
          <w:rFonts w:ascii="Calibri" w:eastAsia="Calibri" w:hAnsi="Calibri" w:cs="Calibri"/>
        </w:rPr>
        <w:t>New York (</w:t>
      </w:r>
      <w:del w:id="198" w:author="William Lamb" w:date="2018-11-16T17:10:00Z">
        <w:r>
          <w:rPr>
            <w:rFonts w:ascii="Calibri" w:eastAsia="Calibri" w:hAnsi="Calibri" w:cs="Calibri"/>
          </w:rPr>
          <w:delText>146), Shanghai (140) and</w:delText>
        </w:r>
      </w:del>
      <w:ins w:id="199" w:author="William Lamb" w:date="2018-11-16T17:10:00Z">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ins>
      <w:r>
        <w:rPr>
          <w:rFonts w:ascii="Calibri" w:eastAsia="Calibri" w:hAnsi="Calibri" w:cs="Calibri"/>
        </w:rPr>
        <w:t xml:space="preserve"> London (</w:t>
      </w:r>
      <w:del w:id="200" w:author="William Lamb" w:date="2018-11-16T17:10:00Z">
        <w:r>
          <w:rPr>
            <w:rFonts w:ascii="Calibri" w:eastAsia="Calibri" w:hAnsi="Calibri" w:cs="Calibri"/>
          </w:rPr>
          <w:delText>117</w:delText>
        </w:r>
      </w:del>
      <w:ins w:id="201" w:author="William Lamb" w:date="2018-11-16T17:10:00Z">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ins>
      <w:r w:rsidR="00516C52">
        <w:rPr>
          <w:rFonts w:ascii="Calibri" w:eastAsia="Calibri" w:hAnsi="Calibri" w:cs="Calibri"/>
        </w:rPr>
        <w:t>)</w:t>
      </w:r>
      <w:r>
        <w:rPr>
          <w:rFonts w:ascii="Calibri" w:eastAsia="Calibri" w:hAnsi="Calibri" w:cs="Calibri"/>
        </w:rPr>
        <w:t>. Other cities are mentioned in fewer than 100 articles each.</w:t>
      </w:r>
    </w:p>
    <w:p w14:paraId="5F2E79ED" w14:textId="77777777" w:rsidR="0075626F" w:rsidRDefault="0075626F" w:rsidP="0075626F">
      <w:pPr>
        <w:keepNext/>
        <w:spacing w:line="480" w:lineRule="auto"/>
        <w:rPr>
          <w:del w:id="202" w:author="William Lamb" w:date="2018-11-16T17:10:00Z"/>
        </w:rPr>
      </w:pPr>
      <w:del w:id="203" w:author="William Lamb" w:date="2018-11-16T17:10:00Z">
        <w:r>
          <w:rPr>
            <w:noProof/>
          </w:rPr>
          <w:lastRenderedPageBreak/>
          <w:drawing>
            <wp:inline distT="0" distB="0" distL="0" distR="0" wp14:anchorId="15085E67" wp14:editId="7D1A5F12">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p>
    <w:p w14:paraId="294798F5" w14:textId="538AF984" w:rsidR="0075626F" w:rsidRDefault="00D15DE6" w:rsidP="00EB245C">
      <w:pPr>
        <w:keepNext/>
        <w:spacing w:line="480" w:lineRule="auto"/>
        <w:rPr>
          <w:ins w:id="204" w:author="William Lamb" w:date="2018-11-16T17:10:00Z"/>
        </w:rPr>
      </w:pPr>
      <w:ins w:id="205" w:author="William Lamb" w:date="2018-11-16T17:10:00Z">
        <w:r>
          <w:rPr>
            <w:noProof/>
          </w:rPr>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ins>
    </w:p>
    <w:p w14:paraId="3AC3A7E0" w14:textId="076A4EB3" w:rsidR="0075626F" w:rsidRDefault="0075626F" w:rsidP="000708F6">
      <w:pPr>
        <w:pStyle w:val="Caption"/>
        <w:spacing w:line="480" w:lineRule="auto"/>
        <w:rPr>
          <w:rFonts w:ascii="Calibri" w:eastAsia="Calibri" w:hAnsi="Calibri" w:cs="Calibri"/>
        </w:rPr>
      </w:pPr>
      <w:bookmarkStart w:id="206"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206"/>
      <w:r w:rsidRPr="00A15631">
        <w:rPr>
          <w:b/>
        </w:rPr>
        <w:t xml:space="preserve">: </w:t>
      </w:r>
      <w:r>
        <w:rPr>
          <w:b/>
        </w:rPr>
        <w:t>Number of</w:t>
      </w:r>
      <w:r w:rsidRPr="00A15631">
        <w:rPr>
          <w:b/>
        </w:rPr>
        <w:t xml:space="preserve"> urban climate mitigation </w:t>
      </w:r>
      <w:del w:id="207" w:author="William Lamb" w:date="2018-11-28T16:35:00Z">
        <w:r w:rsidRPr="00A15631" w:rsidDel="007F500C">
          <w:rPr>
            <w:b/>
          </w:rPr>
          <w:delText>articles</w:delText>
        </w:r>
      </w:del>
      <w:ins w:id="208" w:author="William Lamb" w:date="2018-11-28T16:35:00Z">
        <w:r w:rsidR="007F500C">
          <w:rPr>
            <w:b/>
          </w:rPr>
          <w:t>case studies</w:t>
        </w:r>
      </w:ins>
      <w:r w:rsidRPr="00A15631">
        <w:rPr>
          <w:b/>
        </w:rPr>
        <w:t xml:space="preserve">, grouped according to city size. </w:t>
      </w:r>
      <w:r>
        <w:t xml:space="preserve">The </w:t>
      </w:r>
      <w:del w:id="209" w:author="William Lamb" w:date="2018-11-16T17:10:00Z">
        <w:r>
          <w:delText>15</w:delText>
        </w:r>
      </w:del>
      <w:ins w:id="210" w:author="William Lamb" w:date="2018-11-16T17:10:00Z">
        <w:r w:rsidR="00D15DE6">
          <w:t>12</w:t>
        </w:r>
      </w:ins>
      <w:r w:rsidR="00D15DE6">
        <w:t xml:space="preserve">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75445A82"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211" w:author="William Lamb" w:date="2018-11-16T17:10:00Z">
        <w:r>
          <w:rPr>
            <w:rFonts w:ascii="Calibri" w:eastAsia="Calibri" w:hAnsi="Calibri" w:cs="Calibri"/>
          </w:rPr>
          <w:delText>10</w:delText>
        </w:r>
      </w:del>
      <w:ins w:id="212" w:author="William Lamb" w:date="2018-11-16T17:10:00Z">
        <w:r w:rsidR="00516C52">
          <w:rPr>
            <w:rFonts w:ascii="Calibri" w:eastAsia="Calibri" w:hAnsi="Calibri" w:cs="Calibri"/>
          </w:rPr>
          <w:t>12</w:t>
        </w:r>
      </w:ins>
      <w:r>
        <w:rPr>
          <w:rFonts w:ascii="Calibri" w:eastAsia="Calibri" w:hAnsi="Calibri" w:cs="Calibri"/>
        </w:rPr>
        <w:t xml:space="preserve">% of the world’s urban population lives in mega-cities, compared to </w:t>
      </w:r>
      <w:del w:id="213" w:author="William Lamb" w:date="2018-11-16T17:10:00Z">
        <w:r>
          <w:rPr>
            <w:rFonts w:ascii="Calibri" w:eastAsia="Calibri" w:hAnsi="Calibri" w:cs="Calibri"/>
          </w:rPr>
          <w:delText>40</w:delText>
        </w:r>
      </w:del>
      <w:ins w:id="214" w:author="William Lamb" w:date="2018-11-16T17:10:00Z">
        <w:r>
          <w:rPr>
            <w:rFonts w:ascii="Calibri" w:eastAsia="Calibri" w:hAnsi="Calibri" w:cs="Calibri"/>
          </w:rPr>
          <w:t>4</w:t>
        </w:r>
        <w:r w:rsidR="006E1D84">
          <w:rPr>
            <w:rFonts w:ascii="Calibri" w:eastAsia="Calibri" w:hAnsi="Calibri" w:cs="Calibri"/>
          </w:rPr>
          <w:t>3</w:t>
        </w:r>
      </w:ins>
      <w:r>
        <w:rPr>
          <w:rFonts w:ascii="Calibri" w:eastAsia="Calibri" w:hAnsi="Calibri" w:cs="Calibri"/>
        </w:rPr>
        <w:t xml:space="preserve">% in small cities – yet both groups are treated </w:t>
      </w:r>
      <w:ins w:id="215" w:author="William Lamb" w:date="2018-11-16T17:10:00Z">
        <w:r w:rsidR="006E1D84">
          <w:rPr>
            <w:rFonts w:ascii="Calibri" w:eastAsia="Calibri" w:hAnsi="Calibri" w:cs="Calibri"/>
          </w:rPr>
          <w:t xml:space="preserve">almost </w:t>
        </w:r>
      </w:ins>
      <w:r>
        <w:rPr>
          <w:rFonts w:ascii="Calibri" w:eastAsia="Calibri" w:hAnsi="Calibri" w:cs="Calibri"/>
        </w:rPr>
        <w:t xml:space="preserve">equally in research, </w:t>
      </w:r>
      <w:del w:id="216" w:author="William Lamb" w:date="2018-11-16T17:10:00Z">
        <w:r>
          <w:rPr>
            <w:rFonts w:ascii="Calibri" w:eastAsia="Calibri" w:hAnsi="Calibri" w:cs="Calibri"/>
          </w:rPr>
          <w:delText xml:space="preserve">each </w:delText>
        </w:r>
      </w:del>
      <w:del w:id="217" w:author="Felix Creutzig" w:date="2018-11-23T09:20:00Z">
        <w:r w:rsidDel="00B941C8">
          <w:rPr>
            <w:rFonts w:ascii="Calibri" w:eastAsia="Calibri" w:hAnsi="Calibri" w:cs="Calibri"/>
          </w:rPr>
          <w:delText>receiving</w:delText>
        </w:r>
      </w:del>
      <w:ins w:id="218" w:author="Felix Creutzig" w:date="2018-11-23T09:20:00Z">
        <w:r w:rsidR="00B941C8">
          <w:rPr>
            <w:rFonts w:ascii="Calibri" w:eastAsia="Calibri" w:hAnsi="Calibri" w:cs="Calibri"/>
          </w:rPr>
          <w:t>studied respectively in</w:t>
        </w:r>
      </w:ins>
      <w:r>
        <w:rPr>
          <w:rFonts w:ascii="Calibri" w:eastAsia="Calibri" w:hAnsi="Calibri" w:cs="Calibri"/>
        </w:rPr>
        <w:t xml:space="preserve"> </w:t>
      </w:r>
      <w:del w:id="219" w:author="William Lamb" w:date="2018-11-16T17:10:00Z">
        <w:r>
          <w:rPr>
            <w:rFonts w:ascii="Calibri" w:eastAsia="Calibri" w:hAnsi="Calibri" w:cs="Calibri"/>
          </w:rPr>
          <w:delText>approximately 20%</w:delText>
        </w:r>
      </w:del>
      <w:ins w:id="220" w:author="William Lamb" w:date="2018-11-16T17:10:00Z">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w:t>
        </w:r>
      </w:ins>
      <w:ins w:id="221" w:author="Felix Creutzig" w:date="2018-11-23T09:20:00Z">
        <w:r w:rsidR="00B941C8">
          <w:rPr>
            <w:rFonts w:ascii="Calibri" w:eastAsia="Calibri" w:hAnsi="Calibri" w:cs="Calibri"/>
          </w:rPr>
          <w:t xml:space="preserve"> of cases</w:t>
        </w:r>
      </w:ins>
      <w:ins w:id="222" w:author="William Lamb" w:date="2018-11-16T17:10:00Z">
        <w:del w:id="223" w:author="Felix Creutzig" w:date="2018-11-23T09:20:00Z">
          <w:r w:rsidR="006E1D84" w:rsidDel="00B941C8">
            <w:rPr>
              <w:rFonts w:ascii="Calibri" w:eastAsia="Calibri" w:hAnsi="Calibri" w:cs="Calibri"/>
            </w:rPr>
            <w:delText>, respectively</w:delText>
          </w:r>
        </w:del>
      </w:ins>
      <w:del w:id="224" w:author="Felix Creutzig" w:date="2018-11-23T09:20:00Z">
        <w:r w:rsidR="006E1D84" w:rsidDel="00B941C8">
          <w:rPr>
            <w:rFonts w:ascii="Calibri" w:eastAsia="Calibri" w:hAnsi="Calibri" w:cs="Calibri"/>
          </w:rPr>
          <w:delText xml:space="preserve"> </w:delText>
        </w:r>
        <w:r w:rsidDel="00B941C8">
          <w:rPr>
            <w:rFonts w:ascii="Calibri" w:eastAsia="Calibri" w:hAnsi="Calibri" w:cs="Calibri"/>
          </w:rPr>
          <w:delText>of the case studies we find</w:delText>
        </w:r>
      </w:del>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xml:space="preserve">). A particularly stark divide can be seen in Asia, where the low proportion of mega-city </w:t>
      </w:r>
      <w:r>
        <w:rPr>
          <w:rFonts w:ascii="Calibri" w:eastAsia="Calibri" w:hAnsi="Calibri" w:cs="Calibri"/>
        </w:rPr>
        <w:lastRenderedPageBreak/>
        <w:t>inhabitants (</w:t>
      </w:r>
      <w:del w:id="225" w:author="William Lamb" w:date="2018-11-16T17:10:00Z">
        <w:r>
          <w:rPr>
            <w:rFonts w:ascii="Calibri" w:eastAsia="Calibri" w:hAnsi="Calibri" w:cs="Calibri"/>
          </w:rPr>
          <w:delText>10</w:delText>
        </w:r>
      </w:del>
      <w:ins w:id="226" w:author="William Lamb" w:date="2018-11-16T17:10: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del w:id="227" w:author="William Lamb" w:date="2018-11-16T17:10:00Z">
        <w:r>
          <w:delText>. This pattern is repeated for literature citations, with progressively larger cities receiving, on average, more citations (SI Text</w:delText>
        </w:r>
        <w:r w:rsidR="00435728">
          <w:delText xml:space="preserve"> Figure 2</w:delText>
        </w:r>
        <w:r>
          <w:delText>).</w:delText>
        </w:r>
      </w:del>
      <w:ins w:id="228" w:author="William Lamb" w:date="2018-11-16T17:10:00Z">
        <w:r w:rsidR="00D06C69">
          <w:t xml:space="preserve"> in all regions apart from North America</w:t>
        </w:r>
        <w:r>
          <w:t>.</w:t>
        </w:r>
      </w:ins>
    </w:p>
    <w:p w14:paraId="4C42EC4C" w14:textId="77777777" w:rsidR="0075626F" w:rsidRDefault="0075626F" w:rsidP="0075626F">
      <w:pPr>
        <w:keepNext/>
        <w:spacing w:line="480" w:lineRule="auto"/>
        <w:rPr>
          <w:del w:id="229" w:author="William Lamb" w:date="2018-11-16T17:10:00Z"/>
        </w:rPr>
      </w:pPr>
      <w:del w:id="230" w:author="William Lamb" w:date="2018-11-16T17:10:00Z">
        <w:r>
          <w:rPr>
            <w:noProof/>
          </w:rPr>
          <w:drawing>
            <wp:inline distT="0" distB="0" distL="0" distR="0" wp14:anchorId="3E6FF9D3" wp14:editId="68CFE1CD">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p>
    <w:p w14:paraId="2356EBAC" w14:textId="1E4F57FB" w:rsidR="0075626F" w:rsidRDefault="00204997">
      <w:pPr>
        <w:keepNext/>
        <w:spacing w:line="480" w:lineRule="auto"/>
        <w:rPr>
          <w:ins w:id="231" w:author="William Lamb" w:date="2018-11-16T17:10:00Z"/>
        </w:rPr>
      </w:pPr>
      <w:ins w:id="232" w:author="William Lamb" w:date="2018-11-16T17:10:00Z">
        <w:r>
          <w:rPr>
            <w:noProof/>
          </w:rPr>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ins>
    </w:p>
    <w:p w14:paraId="589BE4F3" w14:textId="0A1660A0" w:rsidR="0075626F" w:rsidRDefault="0075626F">
      <w:pPr>
        <w:pStyle w:val="Caption"/>
        <w:spacing w:line="480" w:lineRule="auto"/>
      </w:pPr>
      <w:bookmarkStart w:id="233"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233"/>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w:t>
      </w:r>
      <w:del w:id="234" w:author="William Lamb" w:date="2018-11-16T17:10:00Z">
        <w:r w:rsidR="00B41750" w:rsidRPr="001500E5">
          <w:delText xml:space="preserve">from ref </w:delText>
        </w:r>
      </w:del>
      <w:ins w:id="235" w:author="William Lamb" w:date="2018-11-16T17:10:00Z">
        <w:r w:rsidR="00147E3A">
          <w:t>and the United Nations Population Division regionalisation</w:t>
        </w:r>
        <w:r w:rsidR="00B41750" w:rsidRPr="001500E5">
          <w:t xml:space="preserve"> </w:t>
        </w:r>
        <w:r w:rsidR="00147E3A">
          <w:t xml:space="preserve">are </w:t>
        </w:r>
        <w:r w:rsidR="00B41750" w:rsidRPr="001500E5">
          <w:t xml:space="preserve">from ref </w:t>
        </w:r>
      </w:ins>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0F5FA701" w:rsidR="0075626F" w:rsidRDefault="0075626F">
      <w:pPr>
        <w:spacing w:line="480" w:lineRule="auto"/>
        <w:rPr>
          <w:rFonts w:ascii="Calibri" w:eastAsia="Calibri" w:hAnsi="Calibri" w:cs="Calibri"/>
        </w:rPr>
      </w:pPr>
      <w:r>
        <w:rPr>
          <w:rFonts w:ascii="Calibri" w:eastAsia="Calibri" w:hAnsi="Calibri" w:cs="Calibri"/>
        </w:rPr>
        <w:lastRenderedPageBreak/>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236" w:author="William Lamb" w:date="2018-11-16T17:10:00Z">
        <w:r w:rsidR="00435728">
          <w:rPr>
            <w:rFonts w:ascii="Calibri" w:eastAsia="Calibri" w:hAnsi="Calibri" w:cs="Calibri"/>
          </w:rPr>
          <w:delText>3</w:delText>
        </w:r>
      </w:del>
      <w:ins w:id="237" w:author="William Lamb" w:date="2018-11-16T17:10: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ins w:id="238" w:author="William Lamb" w:date="2018-11-16T17:10:00Z">
        <w:r w:rsidR="00853738">
          <w:rPr>
            <w:rFonts w:ascii="Calibri" w:eastAsia="Calibri" w:hAnsi="Calibri" w:cs="Calibri"/>
          </w:rPr>
          <w:t xml:space="preserve">one of </w:t>
        </w:r>
      </w:ins>
      <w:r>
        <w:rPr>
          <w:rFonts w:ascii="Calibri" w:eastAsia="Calibri" w:hAnsi="Calibri" w:cs="Calibri"/>
        </w:rPr>
        <w:t xml:space="preserve">the least well represented </w:t>
      </w:r>
      <w:del w:id="239" w:author="William Lamb" w:date="2018-11-16T17:10:00Z">
        <w:r>
          <w:rPr>
            <w:rFonts w:ascii="Calibri" w:eastAsia="Calibri" w:hAnsi="Calibri" w:cs="Calibri"/>
          </w:rPr>
          <w:delText>segment</w:delText>
        </w:r>
      </w:del>
      <w:ins w:id="240" w:author="William Lamb" w:date="2018-11-16T17:10:00Z">
        <w:r>
          <w:rPr>
            <w:rFonts w:ascii="Calibri" w:eastAsia="Calibri" w:hAnsi="Calibri" w:cs="Calibri"/>
          </w:rPr>
          <w:t>segment</w:t>
        </w:r>
        <w:r w:rsidR="00853738">
          <w:rPr>
            <w:rFonts w:ascii="Calibri" w:eastAsia="Calibri" w:hAnsi="Calibri" w:cs="Calibri"/>
          </w:rPr>
          <w:t>s</w:t>
        </w:r>
      </w:ins>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del w:id="241" w:author="William Lamb" w:date="2018-11-16T17:10:00Z">
        <w:r w:rsidR="00435728">
          <w:rPr>
            <w:rFonts w:ascii="Calibri" w:eastAsia="Calibri" w:hAnsi="Calibri" w:cs="Calibri"/>
          </w:rPr>
          <w:delText>4</w:delText>
        </w:r>
      </w:del>
      <w:ins w:id="242" w:author="William Lamb" w:date="2018-11-16T17:10:00Z">
        <w:r w:rsidR="00F55922">
          <w:rPr>
            <w:rFonts w:ascii="Calibri" w:eastAsia="Calibri" w:hAnsi="Calibri" w:cs="Calibri"/>
          </w:rPr>
          <w:t>3</w:t>
        </w:r>
      </w:ins>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6C5724FB"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243" w:author="William Lamb" w:date="2018-11-16T17:10: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del w:id="244" w:author="William Lamb" w:date="2018-11-16T17:10:00Z">
        <w:r w:rsidR="00AF7D5A">
          <w:rPr>
            <w:rFonts w:ascii="Calibri" w:eastAsia="Calibri" w:hAnsi="Calibri" w:cs="Calibri"/>
          </w:rPr>
          <w:delText>wealthier</w:delText>
        </w:r>
        <w:r w:rsidR="00481147">
          <w:rPr>
            <w:rFonts w:ascii="Calibri" w:eastAsia="Calibri" w:hAnsi="Calibri" w:cs="Calibri"/>
          </w:rPr>
          <w:delText xml:space="preserve"> </w:delText>
        </w:r>
        <w:r w:rsidR="000A1E3D">
          <w:rPr>
            <w:rFonts w:ascii="Calibri" w:eastAsia="Calibri" w:hAnsi="Calibri" w:cs="Calibri"/>
          </w:rPr>
          <w:delText xml:space="preserve">Northern </w:delText>
        </w:r>
        <w:r w:rsidR="00481147">
          <w:rPr>
            <w:rFonts w:ascii="Calibri" w:eastAsia="Calibri" w:hAnsi="Calibri" w:cs="Calibri"/>
          </w:rPr>
          <w:delText>cities.</w:delText>
        </w:r>
      </w:del>
      <w:ins w:id="245" w:author="William Lamb" w:date="2018-11-16T17:10:00Z">
        <w:r w:rsidR="0076504B">
          <w:rPr>
            <w:rFonts w:ascii="Calibri" w:eastAsia="Calibri" w:hAnsi="Calibri" w:cs="Calibri"/>
          </w:rPr>
          <w:t>and comprehensive low-carbon retrofitting, worldwide</w:t>
        </w:r>
        <w:r w:rsidR="00481147">
          <w:rPr>
            <w:rFonts w:ascii="Calibri" w:eastAsia="Calibri" w:hAnsi="Calibri" w:cs="Calibri"/>
          </w:rPr>
          <w:t>.</w:t>
        </w:r>
      </w:ins>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246" w:author="William Lamb" w:date="2018-11-16T17:10:00Z">
        <w:r w:rsidR="000A1E3D">
          <w:rPr>
            <w:rFonts w:ascii="Calibri" w:eastAsia="Calibri" w:hAnsi="Calibri" w:cs="Calibri"/>
          </w:rPr>
          <w:delText>these</w:delText>
        </w:r>
      </w:del>
      <w:ins w:id="247" w:author="William Lamb" w:date="2018-11-16T17:10:00Z">
        <w:r w:rsidR="0076504B">
          <w:rPr>
            <w:rFonts w:ascii="Calibri" w:eastAsia="Calibri" w:hAnsi="Calibri" w:cs="Calibri"/>
          </w:rPr>
          <w:t xml:space="preserve">wealthier </w:t>
        </w:r>
        <w:r w:rsidR="00F30EFF">
          <w:rPr>
            <w:rFonts w:ascii="Calibri" w:eastAsia="Calibri" w:hAnsi="Calibri" w:cs="Calibri"/>
          </w:rPr>
          <w:t>and high-emitting</w:t>
        </w:r>
      </w:ins>
      <w:r w:rsidR="00F30EFF">
        <w:rPr>
          <w:rFonts w:ascii="Calibri" w:eastAsia="Calibri" w:hAnsi="Calibri" w:cs="Calibri"/>
        </w:rPr>
        <w:t xml:space="preserve">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248" w:author="William Lamb" w:date="2018-11-16T17:10:00Z">
        <w:r w:rsidR="000A1E3D">
          <w:rPr>
            <w:rFonts w:ascii="Calibri" w:eastAsia="Calibri" w:hAnsi="Calibri" w:cs="Calibri"/>
          </w:rPr>
          <w:delText>,</w:delText>
        </w:r>
      </w:del>
      <w:ins w:id="249" w:author="William Lamb" w:date="2018-11-16T17:10: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w:t>
      </w:r>
      <w:ins w:id="250" w:author="Felix Creutzig" w:date="2018-11-23T09:22:00Z">
        <w:r w:rsidR="00B941C8">
          <w:rPr>
            <w:rFonts w:ascii="Calibri" w:eastAsia="Calibri" w:hAnsi="Calibri" w:cs="Calibri"/>
          </w:rPr>
          <w:t xml:space="preserve">a high proportion </w:t>
        </w:r>
      </w:ins>
      <w:del w:id="251" w:author="Felix Creutzig" w:date="2018-11-23T09:22:00Z">
        <w:r w:rsidR="00F217BC" w:rsidDel="00B941C8">
          <w:rPr>
            <w:rFonts w:ascii="Calibri" w:eastAsia="Calibri" w:hAnsi="Calibri" w:cs="Calibri"/>
          </w:rPr>
          <w:delText xml:space="preserve">the majority </w:delText>
        </w:r>
      </w:del>
      <w:r w:rsidR="00F217BC">
        <w:rPr>
          <w:rFonts w:ascii="Calibri" w:eastAsia="Calibri" w:hAnsi="Calibri" w:cs="Calibri"/>
        </w:rPr>
        <w:t xml:space="preserve">of future urban emissions </w:t>
      </w:r>
      <w:r w:rsidR="005428EB">
        <w:rPr>
          <w:rFonts w:ascii="Calibri" w:eastAsia="Calibri" w:hAnsi="Calibri" w:cs="Calibri"/>
        </w:rPr>
        <w:t xml:space="preserve">growth </w:t>
      </w:r>
      <w:r w:rsidR="00F217BC">
        <w:rPr>
          <w:rFonts w:ascii="Calibri" w:eastAsia="Calibri" w:hAnsi="Calibri" w:cs="Calibri"/>
        </w:rPr>
        <w:t>will originate from</w:t>
      </w:r>
      <w:ins w:id="252" w:author="William Lamb" w:date="2018-11-16T17:10:00Z">
        <w:r w:rsidR="00F217BC">
          <w:rPr>
            <w:rFonts w:ascii="Calibri" w:eastAsia="Calibri" w:hAnsi="Calibri" w:cs="Calibri"/>
          </w:rPr>
          <w:t xml:space="preserve"> </w:t>
        </w:r>
        <w:r w:rsidR="00F30EFF">
          <w:rPr>
            <w:rFonts w:ascii="Calibri" w:eastAsia="Calibri" w:hAnsi="Calibri" w:cs="Calibri"/>
          </w:rPr>
          <w:t>up-coming</w:t>
        </w:r>
      </w:ins>
      <w:r w:rsidR="00F30EFF">
        <w:rPr>
          <w:rFonts w:ascii="Calibri" w:eastAsia="Calibri" w:hAnsi="Calibri" w:cs="Calibri"/>
        </w:rPr>
        <w:t xml:space="preserve"> </w:t>
      </w:r>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ins w:id="253" w:author="William Lamb" w:date="2018-11-26T15:00:00Z">
        <w:r w:rsidR="007D404C">
          <w:rPr>
            <w:rFonts w:ascii="Calibri" w:eastAsia="Calibri" w:hAnsi="Calibri" w:cs="Calibri"/>
          </w:rPr>
          <w:fldChar w:fldCharType="begin" w:fldLock="1"/>
        </w:r>
      </w:ins>
      <w:r w:rsidR="00DC374A">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7D404C">
        <w:rPr>
          <w:rFonts w:ascii="Calibri" w:eastAsia="Calibri" w:hAnsi="Calibri" w:cs="Calibri"/>
        </w:rPr>
        <w:fldChar w:fldCharType="separate"/>
      </w:r>
      <w:r w:rsidR="007D404C" w:rsidRPr="007D404C">
        <w:rPr>
          <w:rFonts w:ascii="Calibri" w:eastAsia="Calibri" w:hAnsi="Calibri" w:cs="Calibri"/>
          <w:noProof/>
          <w:vertAlign w:val="superscript"/>
        </w:rPr>
        <w:t>4</w:t>
      </w:r>
      <w:ins w:id="254" w:author="William Lamb" w:date="2018-11-26T15:00:00Z">
        <w:r w:rsidR="007D404C">
          <w:rPr>
            <w:rFonts w:ascii="Calibri" w:eastAsia="Calibri" w:hAnsi="Calibri" w:cs="Calibri"/>
          </w:rPr>
          <w:fldChar w:fldCharType="end"/>
        </w:r>
      </w:ins>
      <w:del w:id="255" w:author="William Lamb" w:date="2018-11-26T14:59:00Z">
        <w:r w:rsidR="00F217BC" w:rsidDel="007D404C">
          <w:rPr>
            <w:rFonts w:ascii="Calibri" w:eastAsia="Calibri" w:hAnsi="Calibri" w:cs="Calibri"/>
          </w:rPr>
          <w:fldChar w:fldCharType="begin" w:fldLock="1"/>
        </w:r>
        <w:r w:rsidR="004E5E81" w:rsidDel="007D404C">
          <w:rPr>
            <w:rFonts w:ascii="Calibri" w:eastAsia="Calibri" w:hAnsi="Calibri" w:cs="Calibri"/>
          </w:rPr>
          <w:del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delInstrText>
        </w:r>
        <w:r w:rsidR="00F217BC" w:rsidDel="007D404C">
          <w:rPr>
            <w:rFonts w:ascii="Calibri" w:eastAsia="Calibri" w:hAnsi="Calibri" w:cs="Calibri"/>
          </w:rPr>
          <w:fldChar w:fldCharType="separate"/>
        </w:r>
        <w:r w:rsidR="00B41750" w:rsidRPr="00B41750" w:rsidDel="007D404C">
          <w:rPr>
            <w:rFonts w:ascii="Calibri" w:eastAsia="Calibri" w:hAnsi="Calibri" w:cs="Calibri"/>
            <w:noProof/>
            <w:vertAlign w:val="superscript"/>
          </w:rPr>
          <w:delText>9</w:delText>
        </w:r>
        <w:r w:rsidR="00F217BC" w:rsidDel="007D404C">
          <w:rPr>
            <w:rFonts w:ascii="Calibri" w:eastAsia="Calibri" w:hAnsi="Calibri" w:cs="Calibri"/>
          </w:rPr>
          <w:fldChar w:fldCharType="end"/>
        </w:r>
      </w:del>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ins w:id="256" w:author="William Lamb" w:date="2018-11-16T17:10:00Z">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w:t>
        </w:r>
      </w:ins>
      <w:ins w:id="257" w:author="Felix Creutzig" w:date="2018-11-23T09:23:00Z">
        <w:r w:rsidR="00B941C8">
          <w:rPr>
            <w:rFonts w:ascii="Calibri" w:eastAsia="Calibri" w:hAnsi="Calibri" w:cs="Calibri"/>
          </w:rPr>
          <w:t xml:space="preserve">been </w:t>
        </w:r>
      </w:ins>
      <w:ins w:id="258" w:author="William Lamb" w:date="2018-11-16T17:10:00Z">
        <w:r w:rsidR="007D3CEE">
          <w:rPr>
            <w:rFonts w:ascii="Calibri" w:eastAsia="Calibri" w:hAnsi="Calibri" w:cs="Calibri"/>
          </w:rPr>
          <w:t>only a very limited expansion of cases on African and Latin American cities</w:t>
        </w:r>
      </w:ins>
      <w:ins w:id="259" w:author="William Lamb" w:date="2018-11-26T15:01:00Z">
        <w:r w:rsidR="007D404C">
          <w:rPr>
            <w:rFonts w:ascii="Calibri" w:eastAsia="Calibri" w:hAnsi="Calibri" w:cs="Calibri"/>
          </w:rPr>
          <w:t xml:space="preserve"> in recent years</w:t>
        </w:r>
      </w:ins>
      <w:ins w:id="260" w:author="William Lamb" w:date="2018-11-16T17:10:00Z">
        <w:r w:rsidR="007D3CEE">
          <w:rPr>
            <w:rFonts w:ascii="Calibri" w:eastAsia="Calibri" w:hAnsi="Calibri" w:cs="Calibri"/>
          </w:rPr>
          <w:t xml:space="preserve"> (SI Text Fig 4).</w:t>
        </w:r>
      </w:ins>
    </w:p>
    <w:p w14:paraId="06D057B2" w14:textId="5E425867"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del w:id="261" w:author="William Lamb" w:date="2018-11-16T17:10:00Z">
        <w:r w:rsidR="005428EB">
          <w:rPr>
            <w:rFonts w:ascii="Calibri" w:eastAsia="Calibri" w:hAnsi="Calibri" w:cs="Calibri"/>
          </w:rPr>
          <w:delText>23</w:delText>
        </w:r>
        <w:r w:rsidR="001754F8">
          <w:rPr>
            <w:rFonts w:ascii="Calibri" w:eastAsia="Calibri" w:hAnsi="Calibri" w:cs="Calibri"/>
          </w:rPr>
          <w:delText>% (281</w:delText>
        </w:r>
      </w:del>
      <w:ins w:id="262" w:author="William Lamb" w:date="2018-11-16T17:10:00Z">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263" w:author="William Lamb" w:date="2018-11-16T17:10:00Z">
        <w:r w:rsidR="005428EB">
          <w:rPr>
            <w:rFonts w:ascii="Calibri" w:eastAsia="Calibri" w:hAnsi="Calibri" w:cs="Calibri"/>
          </w:rPr>
          <w:delText>small agglomerations</w:delText>
        </w:r>
      </w:del>
      <w:ins w:id="264" w:author="William Lamb" w:date="2018-11-16T17:10:00Z">
        <w:r w:rsidR="00FB5F2C">
          <w:rPr>
            <w:rFonts w:ascii="Calibri" w:eastAsia="Calibri" w:hAnsi="Calibri" w:cs="Calibri"/>
          </w:rPr>
          <w:t>these</w:t>
        </w:r>
      </w:ins>
      <w:r w:rsidR="005428EB">
        <w:rPr>
          <w:rFonts w:ascii="Calibri" w:eastAsia="Calibri" w:hAnsi="Calibri" w:cs="Calibri"/>
        </w:rPr>
        <w:t xml:space="preserve"> remains </w:t>
      </w:r>
      <w:r w:rsidR="005428EB">
        <w:rPr>
          <w:rFonts w:ascii="Calibri" w:eastAsia="Calibri" w:hAnsi="Calibri" w:cs="Calibri"/>
        </w:rPr>
        <w:lastRenderedPageBreak/>
        <w:t>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390FFEC8"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del w:id="265" w:author="William Lamb" w:date="2018-11-16T17:10:00Z">
        <w:r>
          <w:rPr>
            <w:rFonts w:ascii="Calibri" w:eastAsia="Calibri" w:hAnsi="Calibri" w:cs="Calibri"/>
          </w:rPr>
          <w:delText>human well-being,</w:delText>
        </w:r>
      </w:del>
      <w:ins w:id="266" w:author="William Lamb" w:date="2018-11-16T17:10:00Z">
        <w:r w:rsidR="00853738">
          <w:rPr>
            <w:rFonts w:ascii="Calibri" w:eastAsia="Calibri" w:hAnsi="Calibri" w:cs="Calibri"/>
          </w:rPr>
          <w:t>social and environmental</w:t>
        </w:r>
      </w:ins>
      <w:r w:rsidR="00853738">
        <w:rPr>
          <w:rFonts w:ascii="Calibri" w:eastAsia="Calibri" w:hAnsi="Calibri" w:cs="Calibri"/>
        </w:rPr>
        <w:t xml:space="preserve">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DC374A">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9&lt;/sup&gt;","plainTextFormattedCitation":"9","previouslyFormattedCitation":"&lt;sup&gt;9&lt;/sup&gt;"},"properties":{"noteIndex":0},"schema":"https://github.com/citation-style-language/schema/raw/master/csl-citation.json"}</w:instrText>
      </w:r>
      <w:r w:rsidR="00853738">
        <w:rPr>
          <w:rFonts w:ascii="Calibri" w:eastAsia="Calibri" w:hAnsi="Calibri" w:cs="Calibri"/>
        </w:rPr>
        <w:fldChar w:fldCharType="separate"/>
      </w:r>
      <w:r w:rsidR="007D404C" w:rsidRPr="007D404C">
        <w:rPr>
          <w:rFonts w:ascii="Calibri" w:eastAsia="Calibri" w:hAnsi="Calibri" w:cs="Calibri"/>
          <w:noProof/>
          <w:vertAlign w:val="superscript"/>
        </w:rPr>
        <w:t>9</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54400720"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del w:id="267" w:author="William Lamb" w:date="2018-11-16T17:10:00Z">
        <w:r w:rsidR="00F52E6F">
          <w:rPr>
            <w:rFonts w:ascii="Calibri" w:eastAsia="Calibri" w:hAnsi="Calibri" w:cs="Calibri"/>
          </w:rPr>
          <w:delText>3,440</w:delText>
        </w:r>
      </w:del>
      <w:ins w:id="268" w:author="William Lamb" w:date="2018-11-16T17:10:00Z">
        <w:r w:rsidR="00F55922">
          <w:rPr>
            <w:rFonts w:ascii="Calibri" w:eastAsia="Calibri" w:hAnsi="Calibri" w:cs="Calibri"/>
          </w:rPr>
          <w:t>4,051</w:t>
        </w:r>
      </w:ins>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del w:id="269" w:author="William Lamb" w:date="2018-11-16T17:10:00Z">
        <w:r w:rsidR="00857192">
          <w:rPr>
            <w:rFonts w:ascii="Calibri" w:eastAsia="Calibri" w:hAnsi="Calibri" w:cs="Calibri"/>
          </w:rPr>
          <w:delText xml:space="preserve"> </w:delText>
        </w:r>
        <w:r w:rsidR="00F52E6F">
          <w:rPr>
            <w:rFonts w:ascii="Calibri" w:eastAsia="Calibri" w:hAnsi="Calibri" w:cs="Calibri"/>
          </w:rPr>
          <w:delText>Th</w:delText>
        </w:r>
        <w:r w:rsidR="002D3326">
          <w:rPr>
            <w:rFonts w:ascii="Calibri" w:eastAsia="Calibri" w:hAnsi="Calibri" w:cs="Calibri"/>
          </w:rPr>
          <w:delText>e</w:delText>
        </w:r>
        <w:r w:rsidR="008E2951">
          <w:rPr>
            <w:rFonts w:ascii="Calibri" w:eastAsia="Calibri" w:hAnsi="Calibri" w:cs="Calibri"/>
          </w:rPr>
          <w:delText xml:space="preserve"> unsupervised ‘learning’</w:delText>
        </w:r>
        <w:r w:rsidR="00857192">
          <w:rPr>
            <w:rFonts w:ascii="Calibri" w:eastAsia="Calibri" w:hAnsi="Calibri" w:cs="Calibri"/>
          </w:rPr>
          <w:delText xml:space="preserve"> </w:delText>
        </w:r>
        <w:r w:rsidR="002D3326">
          <w:rPr>
            <w:rFonts w:ascii="Calibri" w:eastAsia="Calibri" w:hAnsi="Calibri" w:cs="Calibri"/>
          </w:rPr>
          <w:delText xml:space="preserve">in this method also </w:delText>
        </w:r>
        <w:r w:rsidR="00857192">
          <w:rPr>
            <w:rFonts w:ascii="Calibri" w:eastAsia="Calibri" w:hAnsi="Calibri" w:cs="Calibri"/>
          </w:rPr>
          <w:delText xml:space="preserve">reduces subjectivity </w:delText>
        </w:r>
        <w:r w:rsidR="00F52E6F">
          <w:rPr>
            <w:rFonts w:ascii="Calibri" w:eastAsia="Calibri" w:hAnsi="Calibri" w:cs="Calibri"/>
          </w:rPr>
          <w:delText xml:space="preserve">in </w:delText>
        </w:r>
        <w:r w:rsidR="002D3326">
          <w:rPr>
            <w:rFonts w:ascii="Calibri" w:eastAsia="Calibri" w:hAnsi="Calibri" w:cs="Calibri"/>
          </w:rPr>
          <w:delText xml:space="preserve">one’s overall </w:delText>
        </w:r>
        <w:r w:rsidR="00F52E6F">
          <w:rPr>
            <w:rFonts w:ascii="Calibri" w:eastAsia="Calibri" w:hAnsi="Calibri" w:cs="Calibri"/>
          </w:rPr>
          <w:delText xml:space="preserve">assessment of </w:delText>
        </w:r>
        <w:r w:rsidR="002D3326">
          <w:rPr>
            <w:rFonts w:ascii="Calibri" w:eastAsia="Calibri" w:hAnsi="Calibri" w:cs="Calibri"/>
          </w:rPr>
          <w:delText>a body of literature.</w:delText>
        </w:r>
      </w:del>
    </w:p>
    <w:p w14:paraId="375E332A" w14:textId="77777777" w:rsidR="00BA4927" w:rsidRDefault="00CD6C64" w:rsidP="0034754E">
      <w:pPr>
        <w:spacing w:line="480" w:lineRule="auto"/>
        <w:rPr>
          <w:del w:id="270" w:author="William Lamb" w:date="2018-11-16T17:10:00Z"/>
          <w:rFonts w:ascii="Calibri" w:eastAsia="Calibri" w:hAnsi="Calibri" w:cs="Calibri"/>
        </w:rPr>
      </w:pPr>
      <w:del w:id="271" w:author="William Lamb" w:date="2018-11-16T17:10:00Z">
        <w:r>
          <w:rPr>
            <w:rFonts w:ascii="Calibri" w:eastAsia="Calibri" w:hAnsi="Calibri" w:cs="Calibri"/>
            <w:noProof/>
          </w:rPr>
          <w:lastRenderedPageBreak/>
          <w:drawing>
            <wp:inline distT="0" distB="0" distL="0" distR="0" wp14:anchorId="33DD923F" wp14:editId="5640595F">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p>
    <w:p w14:paraId="0E1AE873" w14:textId="1316D541" w:rsidR="00BA4927" w:rsidRDefault="0010369F" w:rsidP="00EB245C">
      <w:pPr>
        <w:spacing w:line="480" w:lineRule="auto"/>
        <w:rPr>
          <w:ins w:id="272" w:author="William Lamb" w:date="2018-11-16T17:10:00Z"/>
          <w:rFonts w:ascii="Calibri" w:eastAsia="Calibri" w:hAnsi="Calibri" w:cs="Calibri"/>
        </w:rPr>
      </w:pPr>
      <w:ins w:id="273" w:author="William Lamb" w:date="2018-11-16T17:10:00Z">
        <w:r>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274"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274"/>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157D0F41" w:rsidR="002D3326" w:rsidRDefault="00CD6C64" w:rsidP="000708F6">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w:t>
      </w:r>
      <w:del w:id="275" w:author="William Lamb" w:date="2018-11-16T17:10:00Z">
        <w:r>
          <w:rPr>
            <w:rFonts w:ascii="Calibri" w:eastAsia="Calibri" w:hAnsi="Calibri" w:cs="Calibri"/>
          </w:rPr>
          <w:delText xml:space="preserve">the </w:delText>
        </w:r>
      </w:del>
      <w:r>
        <w:rPr>
          <w:rFonts w:ascii="Calibri" w:eastAsia="Calibri" w:hAnsi="Calibri" w:cs="Calibri"/>
        </w:rPr>
        <w:t xml:space="preserve">case studies. These include </w:t>
      </w:r>
      <w:del w:id="276" w:author="William Lamb" w:date="2018-11-16T17:10:00Z">
        <w:r w:rsidR="00EE30A7">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del w:id="277" w:author="William Lamb" w:date="2018-11-16T17:10:00Z">
        <w:r w:rsidR="00A32826">
          <w:rPr>
            <w:rFonts w:ascii="Calibri" w:eastAsia="Calibri" w:hAnsi="Calibri" w:cs="Calibri"/>
          </w:rPr>
          <w:delText xml:space="preserve"> </w:delText>
        </w:r>
        <w:r w:rsidR="002D3326">
          <w:rPr>
            <w:rFonts w:ascii="Calibri" w:eastAsia="Calibri" w:hAnsi="Calibri" w:cs="Calibri"/>
          </w:rPr>
          <w:delText>and</w:delText>
        </w:r>
      </w:del>
      <w:ins w:id="278" w:author="William Lamb" w:date="2018-11-16T17:10:00Z">
        <w:r w:rsidR="00F620F5">
          <w:rPr>
            <w:rFonts w:ascii="Calibri" w:eastAsia="Calibri" w:hAnsi="Calibri" w:cs="Calibri"/>
          </w:rPr>
          <w:t>,</w:t>
        </w:r>
      </w:ins>
      <w:r w:rsidR="00F620F5">
        <w:rPr>
          <w:rFonts w:ascii="Calibri" w:eastAsia="Calibri" w:hAnsi="Calibri" w:cs="Calibri"/>
        </w:rPr>
        <w:t xml:space="preserve"> </w:t>
      </w:r>
      <w:r w:rsidR="002D3326">
        <w:rPr>
          <w:rFonts w:ascii="Calibri" w:eastAsia="Calibri" w:hAnsi="Calibri" w:cs="Calibri"/>
        </w:rPr>
        <w:t xml:space="preserve">heat </w:t>
      </w:r>
      <w:ins w:id="279" w:author="William Lamb" w:date="2018-11-16T17:10: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280" w:author="William Lamb" w:date="2018-11-16T17:10: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281" w:author="William Lamb" w:date="2018-11-16T17:10:00Z">
        <w:r>
          <w:rPr>
            <w:rFonts w:ascii="Calibri" w:eastAsia="Calibri" w:hAnsi="Calibri" w:cs="Calibri"/>
          </w:rPr>
          <w:t>(</w:t>
        </w:r>
      </w:ins>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14D21" w:rsidRPr="00F351C8">
        <w:t xml:space="preserve">Figure </w:t>
      </w:r>
      <w:r w:rsidR="00314D21" w:rsidRPr="00F351C8">
        <w:rPr>
          <w:noProof/>
        </w:rPr>
        <w:t>4</w:t>
      </w:r>
      <w:r w:rsidR="00314D21" w:rsidRPr="00F620F5">
        <w:rPr>
          <w:rFonts w:ascii="Calibri" w:eastAsia="Calibri" w:hAnsi="Calibri" w:cs="Calibri"/>
        </w:rPr>
        <w:fldChar w:fldCharType="end"/>
      </w:r>
      <w:del w:id="282" w:author="William Lamb" w:date="2018-11-16T17:10:00Z">
        <w:r>
          <w:rPr>
            <w:rFonts w:ascii="Calibri" w:eastAsia="Calibri" w:hAnsi="Calibri" w:cs="Calibri"/>
          </w:rPr>
          <w:delText>(</w:delText>
        </w:r>
      </w:del>
      <w:ins w:id="283" w:author="William Lamb" w:date="2018-11-16T17:10:00Z">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xml:space="preserve">. Of the </w:t>
      </w:r>
      <w:del w:id="284" w:author="William Lamb" w:date="2018-11-16T17:10:00Z">
        <w:r>
          <w:rPr>
            <w:rFonts w:ascii="Calibri" w:eastAsia="Calibri" w:hAnsi="Calibri" w:cs="Calibri"/>
          </w:rPr>
          <w:delText>17</w:delText>
        </w:r>
      </w:del>
      <w:ins w:id="285" w:author="William Lamb" w:date="2018-11-16T17:10:00Z">
        <w:r>
          <w:rPr>
            <w:rFonts w:ascii="Calibri" w:eastAsia="Calibri" w:hAnsi="Calibri" w:cs="Calibri"/>
          </w:rPr>
          <w:t>1</w:t>
        </w:r>
        <w:r w:rsidR="009251C5">
          <w:rPr>
            <w:rFonts w:ascii="Calibri" w:eastAsia="Calibri" w:hAnsi="Calibri" w:cs="Calibri"/>
          </w:rPr>
          <w:t>6</w:t>
        </w:r>
      </w:ins>
      <w:r>
        <w:rPr>
          <w:rFonts w:ascii="Calibri" w:eastAsia="Calibri" w:hAnsi="Calibri" w:cs="Calibri"/>
        </w:rPr>
        <w:t xml:space="preserve"> topics we identify, only </w:t>
      </w:r>
      <w:del w:id="286" w:author="William Lamb" w:date="2018-11-16T17:10:00Z">
        <w:r>
          <w:rPr>
            <w:rFonts w:ascii="Calibri" w:eastAsia="Calibri" w:hAnsi="Calibri" w:cs="Calibri"/>
          </w:rPr>
          <w:delText>a single</w:delText>
        </w:r>
      </w:del>
      <w:ins w:id="287" w:author="William Lamb" w:date="2018-11-16T17:10:00Z">
        <w:r w:rsidR="008F3623">
          <w:rPr>
            <w:rFonts w:ascii="Calibri" w:eastAsia="Calibri" w:hAnsi="Calibri" w:cs="Calibri"/>
          </w:rPr>
          <w:t>two</w:t>
        </w:r>
      </w:ins>
      <w:r>
        <w:rPr>
          <w:rFonts w:ascii="Calibri" w:eastAsia="Calibri" w:hAnsi="Calibri" w:cs="Calibri"/>
        </w:rPr>
        <w:t xml:space="preserve"> focus</w:t>
      </w:r>
      <w:del w:id="288" w:author="Max Callaghan" w:date="2018-11-21T14:00:00Z">
        <w:r w:rsidDel="008B21F9">
          <w:rPr>
            <w:rFonts w:ascii="Calibri" w:eastAsia="Calibri" w:hAnsi="Calibri" w:cs="Calibri"/>
          </w:rPr>
          <w:delText>es</w:delText>
        </w:r>
      </w:del>
      <w:r>
        <w:rPr>
          <w:rFonts w:ascii="Calibri" w:eastAsia="Calibri" w:hAnsi="Calibri" w:cs="Calibri"/>
        </w:rPr>
        <w:t xml:space="preserve"> on supply-side mitigation – on</w:t>
      </w:r>
      <w:r w:rsidR="008F3623">
        <w:rPr>
          <w:rFonts w:ascii="Calibri" w:eastAsia="Calibri" w:hAnsi="Calibri" w:cs="Calibri"/>
        </w:rPr>
        <w:t xml:space="preserve"> </w:t>
      </w:r>
      <w:ins w:id="289" w:author="William Lamb" w:date="2018-11-16T17:10:00Z">
        <w:r w:rsidR="008F3623">
          <w:rPr>
            <w:rFonts w:ascii="Calibri" w:eastAsia="Calibri" w:hAnsi="Calibri" w:cs="Calibri"/>
          </w:rPr>
          <w:t>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w:t>
        </w:r>
      </w:ins>
      <w:r w:rsidR="007C46E3">
        <w:rPr>
          <w:rFonts w:ascii="Calibri" w:eastAsia="Calibri" w:hAnsi="Calibri" w:cs="Calibri"/>
        </w:rPr>
        <w:t>solar PV</w:t>
      </w:r>
      <w:del w:id="290" w:author="William Lamb" w:date="2018-11-16T17:10:00Z">
        <w:r w:rsidR="00A32826">
          <w:rPr>
            <w:rFonts w:ascii="Calibri" w:eastAsia="Calibri" w:hAnsi="Calibri" w:cs="Calibri"/>
          </w:rPr>
          <w:delText>.</w:delText>
        </w:r>
      </w:del>
      <w:ins w:id="291" w:author="William Lamb" w:date="2018-11-16T17:10:00Z">
        <w:r w:rsidR="007C46E3">
          <w:rPr>
            <w:rFonts w:ascii="Calibri" w:eastAsia="Calibri" w:hAnsi="Calibri" w:cs="Calibri"/>
          </w:rPr>
          <w:t>)</w:t>
        </w:r>
        <w:r w:rsidR="00A32826">
          <w:rPr>
            <w:rFonts w:ascii="Calibri" w:eastAsia="Calibri" w:hAnsi="Calibri" w:cs="Calibri"/>
          </w:rPr>
          <w:t>.</w:t>
        </w:r>
      </w:ins>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del w:id="292" w:author="William Lamb" w:date="2018-11-16T17:10:00Z">
        <w:r w:rsidR="00153D84">
          <w:rPr>
            <w:rFonts w:ascii="Calibri" w:eastAsia="Calibri" w:hAnsi="Calibri" w:cs="Calibri"/>
          </w:rPr>
          <w:delText>with</w:delText>
        </w:r>
        <w:r w:rsidR="00271A62">
          <w:rPr>
            <w:rFonts w:ascii="Calibri" w:eastAsia="Calibri" w:hAnsi="Calibri" w:cs="Calibri"/>
          </w:rPr>
          <w:delText>in the</w:delText>
        </w:r>
      </w:del>
      <w:ins w:id="293" w:author="William Lamb" w:date="2018-11-16T17:10:00Z">
        <w:r w:rsidR="00660609">
          <w:rPr>
            <w:rFonts w:ascii="Calibri" w:eastAsia="Calibri" w:hAnsi="Calibri" w:cs="Calibri"/>
          </w:rPr>
          <w:t>alongside</w:t>
        </w:r>
      </w:ins>
      <w:r w:rsidR="00660609">
        <w:rPr>
          <w:rFonts w:ascii="Calibri" w:eastAsia="Calibri" w:hAnsi="Calibri" w:cs="Calibri"/>
        </w:rPr>
        <w:t xml:space="preserve"> </w:t>
      </w:r>
      <w:r w:rsidR="00271A62">
        <w:rPr>
          <w:rFonts w:ascii="Calibri" w:eastAsia="Calibri" w:hAnsi="Calibri" w:cs="Calibri"/>
        </w:rPr>
        <w:t>urban mitigation</w:t>
      </w:r>
      <w:r w:rsidR="00660609">
        <w:rPr>
          <w:rFonts w:ascii="Calibri" w:eastAsia="Calibri" w:hAnsi="Calibri" w:cs="Calibri"/>
        </w:rPr>
        <w:t xml:space="preserve"> </w:t>
      </w:r>
      <w:del w:id="294" w:author="William Lamb" w:date="2018-11-16T17:10:00Z">
        <w:r w:rsidR="00271A62">
          <w:rPr>
            <w:rFonts w:ascii="Calibri" w:eastAsia="Calibri" w:hAnsi="Calibri" w:cs="Calibri"/>
          </w:rPr>
          <w:delText>cases</w:delText>
        </w:r>
        <w:r w:rsidR="0079320D">
          <w:rPr>
            <w:rFonts w:ascii="Calibri" w:eastAsia="Calibri" w:hAnsi="Calibri" w:cs="Calibri"/>
          </w:rPr>
          <w:delText>, including</w:delText>
        </w:r>
        <w:r w:rsidR="00271A62">
          <w:rPr>
            <w:rFonts w:ascii="Calibri" w:eastAsia="Calibri" w:hAnsi="Calibri" w:cs="Calibri"/>
          </w:rPr>
          <w:delText xml:space="preserve"> </w:delText>
        </w:r>
        <w:r w:rsidR="007D21EC">
          <w:rPr>
            <w:rFonts w:ascii="Calibri" w:eastAsia="Calibri" w:hAnsi="Calibri" w:cs="Calibri"/>
          </w:rPr>
          <w:delText>air pollution,</w:delText>
        </w:r>
      </w:del>
      <w:ins w:id="295" w:author="William Lamb" w:date="2018-11-16T17:10:00Z">
        <w:r w:rsidR="00660609">
          <w:rPr>
            <w:rFonts w:ascii="Calibri" w:eastAsia="Calibri" w:hAnsi="Calibri" w:cs="Calibri"/>
          </w:rPr>
          <w:t>issues</w:t>
        </w:r>
        <w:r w:rsidR="0079320D">
          <w:rPr>
            <w:rFonts w:ascii="Calibri" w:eastAsia="Calibri" w:hAnsi="Calibri" w:cs="Calibri"/>
          </w:rPr>
          <w:t xml:space="preserve">, </w:t>
        </w:r>
        <w:r w:rsidR="00314D21">
          <w:rPr>
            <w:rFonts w:ascii="Calibri" w:eastAsia="Calibri" w:hAnsi="Calibri" w:cs="Calibri"/>
          </w:rPr>
          <w:t>such</w:t>
        </w:r>
      </w:ins>
      <w:r w:rsidR="00314D21">
        <w:rPr>
          <w:rFonts w:ascii="Calibri" w:eastAsia="Calibri" w:hAnsi="Calibri" w:cs="Calibri"/>
        </w:rPr>
        <w:t xml:space="preserve"> </w:t>
      </w:r>
      <w:ins w:id="296" w:author="Max Callaghan" w:date="2018-11-21T14:01:00Z">
        <w:r w:rsidR="008B21F9">
          <w:rPr>
            <w:rFonts w:ascii="Calibri" w:eastAsia="Calibri" w:hAnsi="Calibri" w:cs="Calibri"/>
          </w:rPr>
          <w:t xml:space="preserve">as </w:t>
        </w:r>
      </w:ins>
      <w:r w:rsidR="007D21EC">
        <w:rPr>
          <w:rFonts w:ascii="Calibri" w:eastAsia="Calibri" w:hAnsi="Calibri" w:cs="Calibri"/>
        </w:rPr>
        <w:t>water demand</w:t>
      </w:r>
      <w:del w:id="297" w:author="William Lamb" w:date="2018-11-16T17:10:00Z">
        <w:r w:rsidR="007D21EC">
          <w:rPr>
            <w:rFonts w:ascii="Calibri" w:eastAsia="Calibri" w:hAnsi="Calibri" w:cs="Calibri"/>
          </w:rPr>
          <w:delText>,</w:delText>
        </w:r>
      </w:del>
      <w:ins w:id="298" w:author="William Lamb" w:date="2018-11-16T17:10:00Z">
        <w:r w:rsidR="00660609">
          <w:rPr>
            <w:rFonts w:ascii="Calibri" w:eastAsia="Calibri" w:hAnsi="Calibri" w:cs="Calibri"/>
          </w:rPr>
          <w:t xml:space="preserve"> and</w:t>
        </w:r>
      </w:ins>
      <w:r w:rsidR="007D21EC">
        <w:rPr>
          <w:rFonts w:ascii="Calibri" w:eastAsia="Calibri" w:hAnsi="Calibri" w:cs="Calibri"/>
        </w:rPr>
        <w:t xml:space="preserve"> urban ecology</w:t>
      </w:r>
      <w:del w:id="299" w:author="William Lamb" w:date="2018-11-16T17:10:00Z">
        <w:r w:rsidR="007D21EC">
          <w:rPr>
            <w:rFonts w:ascii="Calibri" w:eastAsia="Calibri" w:hAnsi="Calibri" w:cs="Calibri"/>
          </w:rPr>
          <w:delText xml:space="preserve"> and climate adaptation</w:delText>
        </w:r>
      </w:del>
      <w:r w:rsidR="007D21EC">
        <w:rPr>
          <w:rFonts w:ascii="Calibri" w:eastAsia="Calibri" w:hAnsi="Calibri" w:cs="Calibri"/>
        </w:rPr>
        <w:t>.</w:t>
      </w:r>
    </w:p>
    <w:p w14:paraId="0F49B939" w14:textId="209AF01A" w:rsidR="00A32826" w:rsidRDefault="003F40BD" w:rsidP="00A14D47">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ins w:id="300" w:author="William Lamb" w:date="2018-11-16T17:10:00Z">
        <w:r w:rsidR="007C46E3">
          <w:rPr>
            <w:rFonts w:ascii="Calibri" w:eastAsia="Calibri" w:hAnsi="Calibri" w:cs="Calibri"/>
          </w:rPr>
          <w:t xml:space="preserve">and energy </w:t>
        </w:r>
      </w:ins>
      <w:r w:rsidR="00A32826">
        <w:rPr>
          <w:rFonts w:ascii="Calibri" w:eastAsia="Calibri" w:hAnsi="Calibri" w:cs="Calibri"/>
        </w:rPr>
        <w:t xml:space="preserve">accounting </w:t>
      </w:r>
      <w:del w:id="301" w:author="William Lamb" w:date="2018-11-16T17:10:00Z">
        <w:r w:rsidR="00A32826">
          <w:rPr>
            <w:rFonts w:ascii="Calibri" w:eastAsia="Calibri" w:hAnsi="Calibri" w:cs="Calibri"/>
          </w:rPr>
          <w:delText>and urban form are</w:delText>
        </w:r>
      </w:del>
      <w:ins w:id="302" w:author="William Lamb" w:date="2018-11-16T17:10:00Z">
        <w:r w:rsidR="007C46E3">
          <w:rPr>
            <w:rFonts w:ascii="Calibri" w:eastAsia="Calibri" w:hAnsi="Calibri" w:cs="Calibri"/>
          </w:rPr>
          <w:t xml:space="preserve">is a </w:t>
        </w:r>
      </w:ins>
      <w:r w:rsidR="00A32826">
        <w:rPr>
          <w:rFonts w:ascii="Calibri" w:eastAsia="Calibri" w:hAnsi="Calibri" w:cs="Calibri"/>
        </w:rPr>
        <w:t xml:space="preserve"> frequent </w:t>
      </w:r>
      <w:del w:id="303" w:author="William Lamb" w:date="2018-11-16T17:10:00Z">
        <w:r w:rsidR="00A32826">
          <w:rPr>
            <w:rFonts w:ascii="Calibri" w:eastAsia="Calibri" w:hAnsi="Calibri" w:cs="Calibri"/>
          </w:rPr>
          <w:delText>subjects</w:delText>
        </w:r>
      </w:del>
      <w:ins w:id="304" w:author="William Lamb" w:date="2018-11-16T17:10:00Z">
        <w:r w:rsidR="00A32826">
          <w:rPr>
            <w:rFonts w:ascii="Calibri" w:eastAsia="Calibri" w:hAnsi="Calibri" w:cs="Calibri"/>
          </w:rPr>
          <w:t>subject</w:t>
        </w:r>
      </w:ins>
      <w:r w:rsidR="00A32826">
        <w:rPr>
          <w:rFonts w:ascii="Calibri" w:eastAsia="Calibri" w:hAnsi="Calibri" w:cs="Calibri"/>
        </w:rPr>
        <w:t xml:space="preserve">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DC374A">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7D404C" w:rsidRPr="007D404C">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del w:id="305" w:author="William Lamb" w:date="2018-11-16T17:10:00Z">
        <w:r w:rsidR="00A32826">
          <w:rPr>
            <w:rFonts w:ascii="Calibri" w:eastAsia="Calibri" w:hAnsi="Calibri" w:cs="Calibri"/>
          </w:rPr>
          <w:delText xml:space="preserve"> </w:delText>
        </w:r>
        <w:r w:rsidR="00663246">
          <w:rPr>
            <w:rFonts w:ascii="Calibri" w:eastAsia="Calibri" w:hAnsi="Calibri" w:cs="Calibri"/>
          </w:rPr>
          <w:delText>And despite specifying no climate adaptation keywords in our search query, it</w:delText>
        </w:r>
        <w:r w:rsidR="00A32826">
          <w:rPr>
            <w:rFonts w:ascii="Calibri" w:eastAsia="Calibri" w:hAnsi="Calibri" w:cs="Calibri"/>
          </w:rPr>
          <w:delText xml:space="preserve"> emerges as </w:delText>
        </w:r>
        <w:r w:rsidR="002D3326">
          <w:rPr>
            <w:rFonts w:ascii="Calibri" w:eastAsia="Calibri" w:hAnsi="Calibri" w:cs="Calibri"/>
          </w:rPr>
          <w:delText>the most</w:delText>
        </w:r>
        <w:r w:rsidR="00A32826">
          <w:rPr>
            <w:rFonts w:ascii="Calibri" w:eastAsia="Calibri" w:hAnsi="Calibri" w:cs="Calibri"/>
          </w:rPr>
          <w:delText xml:space="preserve"> prominent topic in </w:delText>
        </w:r>
        <w:r>
          <w:rPr>
            <w:rFonts w:ascii="Calibri" w:eastAsia="Calibri" w:hAnsi="Calibri" w:cs="Calibri"/>
          </w:rPr>
          <w:delText xml:space="preserve">the cities of </w:delText>
        </w:r>
        <w:r w:rsidR="00A32826">
          <w:rPr>
            <w:rFonts w:ascii="Calibri" w:eastAsia="Calibri" w:hAnsi="Calibri" w:cs="Calibri"/>
          </w:rPr>
          <w:delText xml:space="preserve">Africa, </w:delText>
        </w:r>
        <w:r w:rsidR="0025301F">
          <w:rPr>
            <w:rFonts w:ascii="Calibri" w:eastAsia="Calibri" w:hAnsi="Calibri" w:cs="Calibri"/>
          </w:rPr>
          <w:delText>Latin America and Oceania</w:delText>
        </w:r>
        <w:r w:rsidR="00663246">
          <w:rPr>
            <w:rFonts w:ascii="Calibri" w:eastAsia="Calibri" w:hAnsi="Calibri" w:cs="Calibri"/>
          </w:rPr>
          <w:delText xml:space="preserve">, reflecting </w:delText>
        </w:r>
        <w:r w:rsidR="00EE4A6C">
          <w:rPr>
            <w:rFonts w:ascii="Calibri" w:eastAsia="Calibri" w:hAnsi="Calibri" w:cs="Calibri"/>
          </w:rPr>
          <w:delText xml:space="preserve">a </w:delText>
        </w:r>
        <w:r w:rsidR="00CD6C64">
          <w:rPr>
            <w:rFonts w:ascii="Calibri" w:eastAsia="Calibri" w:hAnsi="Calibri" w:cs="Calibri"/>
          </w:rPr>
          <w:delText>commitment to joint case studies on both adaptation and mitigation in these regions.</w:delText>
        </w:r>
      </w:del>
    </w:p>
    <w:p w14:paraId="1B39DD87" w14:textId="45EB9040" w:rsidR="00A535C2" w:rsidRDefault="00D86391" w:rsidP="0074523F">
      <w:pPr>
        <w:spacing w:line="480" w:lineRule="auto"/>
        <w:rPr>
          <w:rFonts w:ascii="Calibri" w:eastAsia="Calibri" w:hAnsi="Calibri" w:cs="Calibri"/>
        </w:rPr>
      </w:pPr>
      <w:ins w:id="306" w:author="William Lamb" w:date="2018-11-19T16:49:00Z">
        <w:r>
          <w:rPr>
            <w:rFonts w:ascii="Calibri" w:eastAsia="Calibri" w:hAnsi="Calibri" w:cs="Calibri"/>
          </w:rPr>
          <w:t xml:space="preserve">Where individual cities already have large literatures, particular topic trends can </w:t>
        </w:r>
      </w:ins>
      <w:ins w:id="307" w:author="William Lamb" w:date="2018-11-19T16:54:00Z">
        <w:r w:rsidR="0074523F">
          <w:rPr>
            <w:rFonts w:ascii="Calibri" w:eastAsia="Calibri" w:hAnsi="Calibri" w:cs="Calibri"/>
          </w:rPr>
          <w:t>also</w:t>
        </w:r>
      </w:ins>
      <w:ins w:id="308" w:author="William Lamb" w:date="2018-11-19T16:50:00Z">
        <w:r>
          <w:rPr>
            <w:rFonts w:ascii="Calibri" w:eastAsia="Calibri" w:hAnsi="Calibri" w:cs="Calibri"/>
          </w:rPr>
          <w:t xml:space="preserve"> </w:t>
        </w:r>
      </w:ins>
      <w:ins w:id="309" w:author="William Lamb" w:date="2018-11-19T16:51:00Z">
        <w:r>
          <w:rPr>
            <w:rFonts w:ascii="Calibri" w:eastAsia="Calibri" w:hAnsi="Calibri" w:cs="Calibri"/>
          </w:rPr>
          <w:t>be observed</w:t>
        </w:r>
      </w:ins>
      <w:ins w:id="310" w:author="William Lamb" w:date="2018-11-19T16:52:00Z">
        <w:r>
          <w:rPr>
            <w:rFonts w:ascii="Calibri" w:eastAsia="Calibri" w:hAnsi="Calibri" w:cs="Calibri"/>
          </w:rPr>
          <w:t xml:space="preserve">. </w:t>
        </w:r>
      </w:ins>
      <w:r w:rsidR="0074523F" w:rsidRPr="00DC374A">
        <w:rPr>
          <w:rFonts w:ascii="Calibri" w:eastAsia="Calibri" w:hAnsi="Calibri" w:cs="Calibri"/>
        </w:rPr>
        <w:fldChar w:fldCharType="begin"/>
      </w:r>
      <w:r w:rsidR="0074523F" w:rsidRPr="00725304">
        <w:rPr>
          <w:rFonts w:ascii="Calibri" w:eastAsia="Calibri" w:hAnsi="Calibri" w:cs="Calibri"/>
        </w:rPr>
        <w:instrText xml:space="preserve"> REF _Ref515539893 \h </w:instrText>
      </w:r>
      <w:r w:rsidR="00725304" w:rsidRPr="007277D5">
        <w:rPr>
          <w:rFonts w:ascii="Calibri" w:eastAsia="Calibri" w:hAnsi="Calibri" w:cs="Calibri"/>
        </w:rPr>
        <w:instrText xml:space="preserve"> \* MERGEFORMAT </w:instrText>
      </w:r>
      <w:r w:rsidR="0074523F" w:rsidRPr="00DC374A">
        <w:rPr>
          <w:rFonts w:ascii="Calibri" w:eastAsia="Calibri" w:hAnsi="Calibri" w:cs="Calibri"/>
        </w:rPr>
      </w:r>
      <w:r w:rsidR="0074523F" w:rsidRPr="00DC374A">
        <w:rPr>
          <w:rFonts w:ascii="Calibri" w:eastAsia="Calibri" w:hAnsi="Calibri" w:cs="Calibri"/>
        </w:rPr>
        <w:fldChar w:fldCharType="separate"/>
      </w:r>
      <w:ins w:id="311" w:author="William Lamb" w:date="2018-11-19T16:55:00Z">
        <w:r w:rsidR="0074523F" w:rsidRPr="007277D5">
          <w:t xml:space="preserve">Figure </w:t>
        </w:r>
        <w:r w:rsidR="0074523F" w:rsidRPr="007277D5">
          <w:rPr>
            <w:noProof/>
          </w:rPr>
          <w:t>4</w:t>
        </w:r>
        <w:r w:rsidR="0074523F" w:rsidRPr="00DC374A">
          <w:rPr>
            <w:rFonts w:ascii="Calibri" w:eastAsia="Calibri" w:hAnsi="Calibri" w:cs="Calibri"/>
          </w:rPr>
          <w:fldChar w:fldCharType="end"/>
        </w:r>
      </w:ins>
      <w:ins w:id="312" w:author="William Lamb" w:date="2018-11-19T16:52:00Z">
        <w:r>
          <w:rPr>
            <w:rFonts w:ascii="Calibri" w:eastAsia="Calibri" w:hAnsi="Calibri" w:cs="Calibri"/>
          </w:rPr>
          <w:t xml:space="preserve"> presents the distribution of topics within </w:t>
        </w:r>
      </w:ins>
      <w:ins w:id="313" w:author="William Lamb" w:date="2018-11-19T16:53:00Z">
        <w:r>
          <w:rPr>
            <w:rFonts w:ascii="Calibri" w:eastAsia="Calibri" w:hAnsi="Calibri" w:cs="Calibri"/>
          </w:rPr>
          <w:t xml:space="preserve">the 10 most studied </w:t>
        </w:r>
      </w:ins>
      <w:ins w:id="314" w:author="William Lamb" w:date="2018-11-19T16:52:00Z">
        <w:r>
          <w:rPr>
            <w:rFonts w:ascii="Calibri" w:eastAsia="Calibri" w:hAnsi="Calibri" w:cs="Calibri"/>
          </w:rPr>
          <w:t>cities</w:t>
        </w:r>
      </w:ins>
      <w:ins w:id="315" w:author="William Lamb" w:date="2018-11-19T16:56:00Z">
        <w:r w:rsidR="0074523F">
          <w:rPr>
            <w:rFonts w:ascii="Calibri" w:eastAsia="Calibri" w:hAnsi="Calibri" w:cs="Calibri"/>
          </w:rPr>
          <w:t xml:space="preserve"> as a heat</w:t>
        </w:r>
      </w:ins>
      <w:ins w:id="316" w:author="William Lamb" w:date="2018-11-26T15:04:00Z">
        <w:r w:rsidR="00725304">
          <w:rPr>
            <w:rFonts w:ascii="Calibri" w:eastAsia="Calibri" w:hAnsi="Calibri" w:cs="Calibri"/>
          </w:rPr>
          <w:t xml:space="preserve"> </w:t>
        </w:r>
      </w:ins>
      <w:ins w:id="317" w:author="William Lamb" w:date="2018-11-19T16:56:00Z">
        <w:r w:rsidR="0074523F">
          <w:rPr>
            <w:rFonts w:ascii="Calibri" w:eastAsia="Calibri" w:hAnsi="Calibri" w:cs="Calibri"/>
          </w:rPr>
          <w:t>map</w:t>
        </w:r>
      </w:ins>
      <w:ins w:id="318" w:author="William Lamb" w:date="2018-11-19T16:53:00Z">
        <w:r>
          <w:rPr>
            <w:rFonts w:ascii="Calibri" w:eastAsia="Calibri" w:hAnsi="Calibri" w:cs="Calibri"/>
          </w:rPr>
          <w:t>.</w:t>
        </w:r>
      </w:ins>
      <w:del w:id="319" w:author="William Lamb" w:date="2018-11-19T16:53:00Z">
        <w:r w:rsidR="00E32437" w:rsidDel="00D86391">
          <w:rPr>
            <w:rFonts w:ascii="Calibri" w:eastAsia="Calibri" w:hAnsi="Calibri" w:cs="Calibri"/>
          </w:rPr>
          <w:delText>Individual cities are hotspots for particular mitigation topics.</w:delText>
        </w:r>
      </w:del>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ins w:id="320" w:author="William Lamb" w:date="2018-11-16T17:10:00Z">
        <w:r w:rsidR="000B49B0">
          <w:rPr>
            <w:rFonts w:ascii="Calibri" w:eastAsia="Calibri" w:hAnsi="Calibri" w:cs="Calibri"/>
          </w:rPr>
          <w:t>, Shanghai</w:t>
        </w:r>
      </w:ins>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del w:id="321" w:author="William Lamb" w:date="2018-11-16T17:10:00Z">
        <w:r w:rsidR="00733873">
          <w:rPr>
            <w:rFonts w:ascii="Calibri" w:eastAsia="Calibri" w:hAnsi="Calibri" w:cs="Calibri"/>
          </w:rPr>
          <w:delText>Tianjin, Los Angeles, Tokyo</w:delText>
        </w:r>
        <w:r w:rsidR="00E32437">
          <w:rPr>
            <w:rFonts w:ascii="Calibri" w:eastAsia="Calibri" w:hAnsi="Calibri" w:cs="Calibri"/>
          </w:rPr>
          <w:delText xml:space="preserve"> and Chicago</w:delText>
        </w:r>
      </w:del>
      <w:ins w:id="322" w:author="William Lamb" w:date="2018-11-16T17:10:00Z">
        <w:r w:rsidR="000B49B0">
          <w:rPr>
            <w:rFonts w:ascii="Calibri" w:eastAsia="Calibri" w:hAnsi="Calibri" w:cs="Calibri"/>
          </w:rPr>
          <w:t xml:space="preserve">where cases have a greater focus on </w:t>
        </w:r>
        <w:r w:rsidR="00410C04">
          <w:rPr>
            <w:rFonts w:ascii="Calibri" w:eastAsia="Calibri" w:hAnsi="Calibri" w:cs="Calibri"/>
          </w:rPr>
          <w:t>buildings</w:t>
        </w:r>
      </w:ins>
      <w:del w:id="323" w:author="William Lamb" w:date="2018-11-19T16:54:00Z">
        <w:r w:rsidR="000B49B0" w:rsidDel="0074523F">
          <w:rPr>
            <w:rFonts w:ascii="Calibri" w:eastAsia="Calibri" w:hAnsi="Calibri" w:cs="Calibri"/>
          </w:rPr>
          <w:delText xml:space="preserve"> (</w:delText>
        </w:r>
        <w:r w:rsidR="00733873" w:rsidRPr="00733873" w:rsidDel="0074523F">
          <w:rPr>
            <w:rFonts w:ascii="Calibri" w:eastAsia="Calibri" w:hAnsi="Calibri" w:cs="Calibri"/>
          </w:rPr>
          <w:fldChar w:fldCharType="begin"/>
        </w:r>
        <w:r w:rsidR="00733873" w:rsidRPr="00534B25" w:rsidDel="0074523F">
          <w:rPr>
            <w:rFonts w:ascii="Calibri" w:eastAsia="Calibri" w:hAnsi="Calibri" w:cs="Calibri"/>
          </w:rPr>
          <w:delInstrText xml:space="preserve"> REF _Ref515539893 \h  \* MERGEFORMAT </w:delInstrText>
        </w:r>
        <w:r w:rsidR="00733873" w:rsidRPr="00733873" w:rsidDel="0074523F">
          <w:rPr>
            <w:rFonts w:ascii="Calibri" w:eastAsia="Calibri" w:hAnsi="Calibri" w:cs="Calibri"/>
          </w:rPr>
        </w:r>
        <w:r w:rsidR="00733873" w:rsidRPr="00733873" w:rsidDel="0074523F">
          <w:rPr>
            <w:rFonts w:ascii="Calibri" w:eastAsia="Calibri" w:hAnsi="Calibri" w:cs="Calibri"/>
          </w:rPr>
          <w:fldChar w:fldCharType="separate"/>
        </w:r>
        <w:r w:rsidR="00C574DD" w:rsidRPr="00C574DD" w:rsidDel="0074523F">
          <w:delText>Figure 4</w:delText>
        </w:r>
        <w:r w:rsidR="00733873" w:rsidRPr="00733873" w:rsidDel="0074523F">
          <w:rPr>
            <w:rFonts w:ascii="Calibri" w:eastAsia="Calibri" w:hAnsi="Calibri" w:cs="Calibri"/>
          </w:rPr>
          <w:fldChar w:fldCharType="end"/>
        </w:r>
        <w:r w:rsidR="00E32437" w:rsidDel="0074523F">
          <w:rPr>
            <w:rFonts w:ascii="Calibri" w:eastAsia="Calibri" w:hAnsi="Calibri" w:cs="Calibri"/>
          </w:rPr>
          <w:delText>)</w:delText>
        </w:r>
      </w:del>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w:t>
      </w:r>
      <w:del w:id="324" w:author="William Lamb" w:date="2018-11-16T17:10:00Z">
        <w:r w:rsidR="00E32437">
          <w:rPr>
            <w:rFonts w:ascii="Calibri" w:eastAsia="Calibri" w:hAnsi="Calibri" w:cs="Calibri"/>
          </w:rPr>
          <w:delText>topics around</w:delText>
        </w:r>
      </w:del>
      <w:ins w:id="325" w:author="William Lamb" w:date="2018-11-16T17:10:00Z">
        <w:r w:rsidR="000B49B0">
          <w:rPr>
            <w:rFonts w:ascii="Calibri" w:eastAsia="Calibri" w:hAnsi="Calibri" w:cs="Calibri"/>
          </w:rPr>
          <w:t>issues of water demand,</w:t>
        </w:r>
      </w:ins>
      <w:r w:rsidR="000B49B0">
        <w:rPr>
          <w:rFonts w:ascii="Calibri" w:eastAsia="Calibri" w:hAnsi="Calibri" w:cs="Calibri"/>
        </w:rPr>
        <w:t xml:space="preserve"> urban ecology</w:t>
      </w:r>
      <w:del w:id="326" w:author="William Lamb" w:date="2018-11-16T17:10:00Z">
        <w:r w:rsidR="00E32437">
          <w:rPr>
            <w:rFonts w:ascii="Calibri" w:eastAsia="Calibri" w:hAnsi="Calibri" w:cs="Calibri"/>
          </w:rPr>
          <w:delText>, water demand</w:delText>
        </w:r>
      </w:del>
      <w:r w:rsidR="000B49B0">
        <w:rPr>
          <w:rFonts w:ascii="Calibri" w:eastAsia="Calibri" w:hAnsi="Calibri" w:cs="Calibri"/>
        </w:rPr>
        <w:t xml:space="preserve"> and</w:t>
      </w:r>
      <w:r w:rsidR="00E32437">
        <w:rPr>
          <w:rFonts w:ascii="Calibri" w:eastAsia="Calibri" w:hAnsi="Calibri" w:cs="Calibri"/>
        </w:rPr>
        <w:t xml:space="preserve"> </w:t>
      </w:r>
      <w:del w:id="327" w:author="William Lamb" w:date="2018-11-16T17:10:00Z">
        <w:r w:rsidR="00E32437">
          <w:rPr>
            <w:rFonts w:ascii="Calibri" w:eastAsia="Calibri" w:hAnsi="Calibri" w:cs="Calibri"/>
          </w:rPr>
          <w:delText xml:space="preserve">waste management </w:delText>
        </w:r>
        <w:r w:rsidR="00E32437">
          <w:rPr>
            <w:rFonts w:ascii="Calibri" w:eastAsia="Calibri" w:hAnsi="Calibri" w:cs="Calibri"/>
          </w:rPr>
          <w:lastRenderedPageBreak/>
          <w:delText>are overlooked here</w:delText>
        </w:r>
      </w:del>
      <w:ins w:id="328" w:author="William Lamb" w:date="2018-11-16T17:10:00Z">
        <w:r w:rsidR="000B49B0">
          <w:rPr>
            <w:rFonts w:ascii="Calibri" w:eastAsia="Calibri" w:hAnsi="Calibri" w:cs="Calibri"/>
          </w:rPr>
          <w:t>climate governance receive less attention</w:t>
        </w:r>
      </w:ins>
      <w:r w:rsidR="000B49B0">
        <w:rPr>
          <w:rFonts w:ascii="Calibri" w:eastAsia="Calibri" w:hAnsi="Calibri" w:cs="Calibri"/>
        </w:rPr>
        <w:t xml:space="preserve"> </w:t>
      </w:r>
      <w:r w:rsidR="00E32437">
        <w:rPr>
          <w:rFonts w:ascii="Calibri" w:eastAsia="Calibri" w:hAnsi="Calibri" w:cs="Calibri"/>
        </w:rPr>
        <w:t>– at least in the mitigation focused literature we identify</w:t>
      </w:r>
      <w:del w:id="329" w:author="William Lamb" w:date="2018-11-16T17:10:00Z">
        <w:r w:rsidR="00E32437">
          <w:rPr>
            <w:rFonts w:ascii="Calibri" w:eastAsia="Calibri" w:hAnsi="Calibri" w:cs="Calibri"/>
          </w:rPr>
          <w:delText>.</w:delText>
        </w:r>
      </w:del>
      <w:ins w:id="330" w:author="William Lamb" w:date="2018-11-16T17:10:00Z">
        <w:r w:rsidR="00CD56ED">
          <w:rPr>
            <w:rFonts w:ascii="Calibri" w:eastAsia="Calibri" w:hAnsi="Calibri" w:cs="Calibri"/>
          </w:rPr>
          <w:t xml:space="preserve"> from Web of Science and Scopus</w:t>
        </w:r>
        <w:r w:rsidR="00E32437">
          <w:rPr>
            <w:rFonts w:ascii="Calibri" w:eastAsia="Calibri" w:hAnsi="Calibri" w:cs="Calibri"/>
          </w:rPr>
          <w:t>.</w:t>
        </w:r>
      </w:ins>
      <w:r w:rsidR="00E32437">
        <w:rPr>
          <w:rFonts w:ascii="Calibri" w:eastAsia="Calibri" w:hAnsi="Calibri" w:cs="Calibri"/>
        </w:rPr>
        <w:t xml:space="preserve"> </w:t>
      </w:r>
      <w:r w:rsidR="00435728">
        <w:rPr>
          <w:rFonts w:ascii="Calibri" w:eastAsia="Calibri" w:hAnsi="Calibri" w:cs="Calibri"/>
        </w:rPr>
        <w:t>Table 2</w:t>
      </w:r>
      <w:r w:rsidR="00E32437" w:rsidRPr="007179F3">
        <w:rPr>
          <w:rFonts w:ascii="Calibri" w:eastAsia="Calibri" w:hAnsi="Calibri" w:cs="Calibri"/>
        </w:rPr>
        <w:t xml:space="preserve"> </w:t>
      </w:r>
      <w:r w:rsidR="00E32437">
        <w:rPr>
          <w:rFonts w:ascii="Calibri" w:eastAsia="Calibri" w:hAnsi="Calibri" w:cs="Calibri"/>
        </w:rPr>
        <w:t xml:space="preserve">in the SI text </w:t>
      </w:r>
      <w:r w:rsidR="00E32437" w:rsidRPr="007179F3">
        <w:rPr>
          <w:rFonts w:ascii="Calibri" w:eastAsia="Calibri" w:hAnsi="Calibri" w:cs="Calibri"/>
        </w:rPr>
        <w:t>lists the</w:t>
      </w:r>
      <w:ins w:id="331" w:author="William Lamb" w:date="2018-11-16T17:10:00Z">
        <w:r w:rsidR="008C1DB9">
          <w:rPr>
            <w:rFonts w:ascii="Calibri" w:eastAsia="Calibri" w:hAnsi="Calibri" w:cs="Calibri"/>
          </w:rPr>
          <w:t xml:space="preserve"> 9</w:t>
        </w:r>
      </w:ins>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ins w:id="332" w:author="William Lamb" w:date="2018-11-16T17:10:00Z">
        <w:r w:rsidR="00CF43C1">
          <w:rPr>
            <w:rFonts w:ascii="Calibri" w:eastAsia="Calibri" w:hAnsi="Calibri" w:cs="Calibri"/>
          </w:rPr>
          <w:t xml:space="preserve">relatively </w:t>
        </w:r>
      </w:ins>
      <w:r w:rsidR="003F40BD">
        <w:rPr>
          <w:rFonts w:ascii="Calibri" w:eastAsia="Calibri" w:hAnsi="Calibri" w:cs="Calibri"/>
        </w:rPr>
        <w:t xml:space="preserve">narrow </w:t>
      </w:r>
      <w:r w:rsidR="00C543D3">
        <w:rPr>
          <w:rFonts w:ascii="Calibri" w:eastAsia="Calibri" w:hAnsi="Calibri" w:cs="Calibri"/>
        </w:rPr>
        <w:t>focus on building design</w:t>
      </w:r>
      <w:del w:id="333" w:author="William Lamb" w:date="2018-11-16T17:10:00Z">
        <w:r w:rsidR="00C543D3">
          <w:rPr>
            <w:rFonts w:ascii="Calibri" w:eastAsia="Calibri" w:hAnsi="Calibri" w:cs="Calibri"/>
          </w:rPr>
          <w:delText xml:space="preserve"> and technologies</w:delText>
        </w:r>
      </w:del>
      <w:r w:rsidR="00C543D3">
        <w:rPr>
          <w:rFonts w:ascii="Calibri" w:eastAsia="Calibri" w:hAnsi="Calibri" w:cs="Calibri"/>
        </w:rPr>
        <w:t>.</w:t>
      </w:r>
    </w:p>
    <w:p w14:paraId="30B5B5CA" w14:textId="77777777" w:rsidR="00E32437" w:rsidRDefault="00B41750" w:rsidP="00053266">
      <w:pPr>
        <w:keepNext/>
        <w:spacing w:line="480" w:lineRule="auto"/>
        <w:rPr>
          <w:del w:id="334" w:author="William Lamb" w:date="2018-11-16T17:10:00Z"/>
        </w:rPr>
      </w:pPr>
      <w:del w:id="335" w:author="William Lamb" w:date="2018-11-16T17:10:00Z">
        <w:r>
          <w:rPr>
            <w:noProof/>
          </w:rPr>
          <w:lastRenderedPageBreak/>
          <w:drawing>
            <wp:inline distT="0" distB="0" distL="0" distR="0" wp14:anchorId="460BDD4D" wp14:editId="5035A16C">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p>
    <w:p w14:paraId="3B702D6D" w14:textId="676450F0" w:rsidR="00E32437" w:rsidRDefault="00F16D19">
      <w:pPr>
        <w:keepNext/>
        <w:spacing w:line="480" w:lineRule="auto"/>
        <w:rPr>
          <w:ins w:id="336" w:author="William Lamb" w:date="2018-11-16T17:10:00Z"/>
        </w:rPr>
      </w:pPr>
      <w:ins w:id="337" w:author="William Lamb" w:date="2018-11-16T17:10:00Z">
        <w:r>
          <w:rPr>
            <w:noProof/>
          </w:rPr>
          <w:lastRenderedPageBreak/>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ins>
    </w:p>
    <w:p w14:paraId="5F194D09" w14:textId="0E8205BF" w:rsidR="007179F3" w:rsidRDefault="00E32437">
      <w:pPr>
        <w:pStyle w:val="Caption"/>
        <w:spacing w:line="480" w:lineRule="auto"/>
      </w:pPr>
      <w:bookmarkStart w:id="338"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338"/>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3DD3A721"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DC374A">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007D404C" w:rsidRPr="007D404C">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w:t>
      </w:r>
      <w:del w:id="339" w:author="William Lamb" w:date="2018-11-16T17:10:00Z">
        <w:r>
          <w:rPr>
            <w:rFonts w:ascii="Calibri" w:eastAsia="Calibri" w:hAnsi="Calibri" w:cs="Calibri"/>
          </w:rPr>
          <w:delText>, after governance and energy use</w:delText>
        </w:r>
      </w:del>
      <w:r>
        <w:rPr>
          <w:rFonts w:ascii="Calibri" w:eastAsia="Calibri" w:hAnsi="Calibri" w:cs="Calibri"/>
        </w:rPr>
        <w:t xml:space="preserv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del w:id="340" w:author="William Lamb" w:date="2018-11-16T17:10:00Z">
        <w:r>
          <w:rPr>
            <w:rFonts w:ascii="Calibri" w:eastAsia="Calibri" w:hAnsi="Calibri" w:cs="Calibri"/>
          </w:rPr>
          <w:delText xml:space="preserve">Yet </w:delText>
        </w:r>
      </w:del>
      <w:r w:rsidR="00D56DBD">
        <w:rPr>
          <w:rFonts w:ascii="Calibri" w:eastAsia="Calibri" w:hAnsi="Calibri" w:cs="Calibri"/>
        </w:rPr>
        <w:t>A</w:t>
      </w:r>
      <w:r>
        <w:rPr>
          <w:rFonts w:ascii="Calibri" w:eastAsia="Calibri" w:hAnsi="Calibri" w:cs="Calibri"/>
        </w:rPr>
        <w:t xml:space="preserve">n important question </w:t>
      </w:r>
      <w:del w:id="341" w:author="William Lamb" w:date="2018-11-16T17:10:00Z">
        <w:r>
          <w:rPr>
            <w:rFonts w:ascii="Calibri" w:eastAsia="Calibri" w:hAnsi="Calibri" w:cs="Calibri"/>
          </w:rPr>
          <w:delText xml:space="preserve">in the context of learning </w:delText>
        </w:r>
      </w:del>
      <w:r>
        <w:rPr>
          <w:rFonts w:ascii="Calibri" w:eastAsia="Calibri" w:hAnsi="Calibri" w:cs="Calibri"/>
        </w:rPr>
        <w:t xml:space="preserve">is whether future urbanisation challenges </w:t>
      </w:r>
      <w:del w:id="342" w:author="William Lamb" w:date="2018-11-16T17:10:00Z">
        <w:r>
          <w:rPr>
            <w:rFonts w:ascii="Calibri" w:eastAsia="Calibri" w:hAnsi="Calibri" w:cs="Calibri"/>
          </w:rPr>
          <w:delText>(or opportunities)</w:delText>
        </w:r>
      </w:del>
      <w:ins w:id="343" w:author="William Lamb" w:date="2018-11-16T17:10:00Z">
        <w:r w:rsidR="00D56DBD">
          <w:rPr>
            <w:rFonts w:ascii="Calibri" w:eastAsia="Calibri" w:hAnsi="Calibri" w:cs="Calibri"/>
          </w:rPr>
          <w:t>related to urban form</w:t>
        </w:r>
      </w:ins>
      <w:r w:rsidR="00D56DBD">
        <w:rPr>
          <w:rFonts w:ascii="Calibri" w:eastAsia="Calibri" w:hAnsi="Calibri" w:cs="Calibri"/>
        </w:rPr>
        <w:t xml:space="preserve">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del w:id="344" w:author="William Lamb" w:date="2018-11-16T17:10:00Z">
        <w:r>
          <w:rPr>
            <w:rFonts w:ascii="Calibri" w:eastAsia="Calibri" w:hAnsi="Calibri" w:cs="Calibri"/>
          </w:rPr>
          <w:delText>333</w:delText>
        </w:r>
      </w:del>
      <w:ins w:id="345" w:author="William Lamb" w:date="2018-11-16T17:10:00Z">
        <w:r w:rsidR="00224432">
          <w:rPr>
            <w:rFonts w:ascii="Calibri" w:eastAsia="Calibri" w:hAnsi="Calibri" w:cs="Calibri"/>
          </w:rPr>
          <w:t>750</w:t>
        </w:r>
      </w:ins>
      <w:r w:rsidR="00224432">
        <w:rPr>
          <w:rFonts w:ascii="Calibri" w:eastAsia="Calibri" w:hAnsi="Calibri" w:cs="Calibri"/>
        </w:rPr>
        <w:t xml:space="preserve"> </w:t>
      </w:r>
      <w:r>
        <w:rPr>
          <w:rFonts w:ascii="Calibri" w:eastAsia="Calibri" w:hAnsi="Calibri" w:cs="Calibri"/>
        </w:rPr>
        <w:t xml:space="preserve">documents that mainly emphasise </w:t>
      </w:r>
      <w:del w:id="346" w:author="William Lamb" w:date="2018-11-16T17:10:00Z">
        <w:r>
          <w:rPr>
            <w:rFonts w:ascii="Calibri" w:eastAsia="Calibri" w:hAnsi="Calibri" w:cs="Calibri"/>
          </w:rPr>
          <w:delText>CO</w:delText>
        </w:r>
        <w:r w:rsidRPr="00D66384">
          <w:rPr>
            <w:rFonts w:ascii="Calibri" w:eastAsia="Calibri" w:hAnsi="Calibri" w:cs="Calibri"/>
            <w:vertAlign w:val="subscript"/>
          </w:rPr>
          <w:delText>2</w:delText>
        </w:r>
      </w:del>
      <w:ins w:id="347" w:author="William Lamb" w:date="2018-11-16T17:10:00Z">
        <w:r w:rsidR="007A4AD8">
          <w:rPr>
            <w:rFonts w:ascii="Calibri" w:eastAsia="Calibri" w:hAnsi="Calibri" w:cs="Calibri"/>
          </w:rPr>
          <w:t>GHG</w:t>
        </w:r>
      </w:ins>
      <w:r w:rsidR="007A4AD8">
        <w:rPr>
          <w:rFonts w:ascii="Calibri" w:eastAsia="Calibri" w:hAnsi="Calibri" w:cs="Calibri"/>
        </w:rPr>
        <w:t xml:space="preserve"> </w:t>
      </w:r>
      <w:r>
        <w:rPr>
          <w:rFonts w:ascii="Calibri" w:eastAsia="Calibri" w:hAnsi="Calibri" w:cs="Calibri"/>
        </w:rPr>
        <w:t xml:space="preserve">emissions accounting, </w:t>
      </w:r>
      <w:ins w:id="348" w:author="William Lamb" w:date="2018-11-16T17:10:00Z">
        <w:r w:rsidR="007A4AD8">
          <w:rPr>
            <w:rFonts w:ascii="Calibri" w:eastAsia="Calibri" w:hAnsi="Calibri" w:cs="Calibri"/>
          </w:rPr>
          <w:t xml:space="preserve">climate governance, energy </w:t>
        </w:r>
        <w:r w:rsidR="007A4AD8">
          <w:rPr>
            <w:rFonts w:ascii="Calibri" w:eastAsia="Calibri" w:hAnsi="Calibri" w:cs="Calibri"/>
          </w:rPr>
          <w:lastRenderedPageBreak/>
          <w:t xml:space="preserve">consumption and </w:t>
        </w:r>
      </w:ins>
      <w:r>
        <w:rPr>
          <w:rFonts w:ascii="Calibri" w:eastAsia="Calibri" w:hAnsi="Calibri" w:cs="Calibri"/>
        </w:rPr>
        <w:t xml:space="preserve">transportation </w:t>
      </w:r>
      <w:del w:id="349" w:author="William Lamb" w:date="2018-11-16T17:10:00Z">
        <w:r>
          <w:rPr>
            <w:rFonts w:ascii="Calibri" w:eastAsia="Calibri" w:hAnsi="Calibri" w:cs="Calibri"/>
          </w:rPr>
          <w:delText xml:space="preserve">and air pollution </w:delText>
        </w:r>
      </w:del>
      <w:r>
        <w:rPr>
          <w:rFonts w:ascii="Calibri" w:eastAsia="Calibri" w:hAnsi="Calibri" w:cs="Calibri"/>
        </w:rPr>
        <w:t>(SI Text</w:t>
      </w:r>
      <w:r w:rsidR="00435728">
        <w:rPr>
          <w:rFonts w:ascii="Calibri" w:eastAsia="Calibri" w:hAnsi="Calibri" w:cs="Calibri"/>
        </w:rPr>
        <w:t xml:space="preserve"> Table 3</w:t>
      </w:r>
      <w:r>
        <w:rPr>
          <w:rFonts w:ascii="Calibri" w:eastAsia="Calibri" w:hAnsi="Calibri" w:cs="Calibri"/>
        </w:rPr>
        <w:t>). Notably</w:t>
      </w:r>
      <w:r w:rsidR="007A4AD8">
        <w:rPr>
          <w:rFonts w:ascii="Calibri" w:eastAsia="Calibri" w:hAnsi="Calibri" w:cs="Calibri"/>
        </w:rPr>
        <w:t xml:space="preserve">, </w:t>
      </w:r>
      <w:r w:rsidR="009E19B2">
        <w:rPr>
          <w:rFonts w:ascii="Calibri" w:eastAsia="Calibri" w:hAnsi="Calibri" w:cs="Calibri"/>
        </w:rPr>
        <w:t>urban form is less prominent</w:t>
      </w:r>
      <w:del w:id="350" w:author="William Lamb" w:date="2018-11-16T17:10:00Z">
        <w:r>
          <w:rPr>
            <w:rFonts w:ascii="Calibri" w:eastAsia="Calibri" w:hAnsi="Calibri" w:cs="Calibri"/>
          </w:rPr>
          <w:delText xml:space="preserve"> in these studies</w:delText>
        </w:r>
      </w:del>
      <w:r w:rsidR="009E19B2">
        <w:rPr>
          <w:rFonts w:ascii="Calibri" w:eastAsia="Calibri" w:hAnsi="Calibri" w:cs="Calibri"/>
        </w:rPr>
        <w:t xml:space="preserve">,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del w:id="351" w:author="William Lamb" w:date="2018-11-16T17:10:00Z">
        <w:r>
          <w:rPr>
            <w:rFonts w:ascii="Calibri" w:eastAsia="Calibri" w:hAnsi="Calibri" w:cs="Calibri"/>
          </w:rPr>
          <w:delText>2</w:delText>
        </w:r>
      </w:del>
      <w:ins w:id="352" w:author="William Lamb" w:date="2018-11-16T17:10:00Z">
        <w:r w:rsidR="00224432">
          <w:rPr>
            <w:rFonts w:ascii="Calibri" w:eastAsia="Calibri" w:hAnsi="Calibri" w:cs="Calibri"/>
          </w:rPr>
          <w:t>8</w:t>
        </w:r>
      </w:ins>
      <w:r>
        <w:rPr>
          <w:rFonts w:ascii="Calibri" w:eastAsia="Calibri" w:hAnsi="Calibri" w:cs="Calibri"/>
        </w:rPr>
        <w:t>% of the case study literature in Africa takes a forward looking orientation (</w:t>
      </w:r>
      <w:del w:id="353" w:author="William Lamb" w:date="2018-11-16T17:10:00Z">
        <w:r>
          <w:rPr>
            <w:rFonts w:ascii="Calibri" w:eastAsia="Calibri" w:hAnsi="Calibri" w:cs="Calibri"/>
          </w:rPr>
          <w:delText>3</w:delText>
        </w:r>
      </w:del>
      <w:ins w:id="354" w:author="William Lamb" w:date="2018-11-16T17:10:00Z">
        <w:r w:rsidR="009E19B2">
          <w:rPr>
            <w:rFonts w:ascii="Calibri" w:eastAsia="Calibri" w:hAnsi="Calibri" w:cs="Calibri"/>
          </w:rPr>
          <w:t>12</w:t>
        </w:r>
      </w:ins>
      <w:r w:rsidR="009E19B2">
        <w:rPr>
          <w:rFonts w:ascii="Calibri" w:eastAsia="Calibri" w:hAnsi="Calibri" w:cs="Calibri"/>
        </w:rPr>
        <w:t xml:space="preserve"> </w:t>
      </w:r>
      <w:r>
        <w:rPr>
          <w:rFonts w:ascii="Calibri" w:eastAsia="Calibri" w:hAnsi="Calibri" w:cs="Calibri"/>
        </w:rPr>
        <w:t xml:space="preserve">studies), contrasting with an average of </w:t>
      </w:r>
      <w:del w:id="355" w:author="William Lamb" w:date="2018-11-16T17:10:00Z">
        <w:r>
          <w:rPr>
            <w:rFonts w:ascii="Calibri" w:eastAsia="Calibri" w:hAnsi="Calibri" w:cs="Calibri"/>
          </w:rPr>
          <w:delText>10</w:delText>
        </w:r>
      </w:del>
      <w:ins w:id="356" w:author="William Lamb" w:date="2018-11-16T17:10:00Z">
        <w:r w:rsidR="00224432">
          <w:rPr>
            <w:rFonts w:ascii="Calibri" w:eastAsia="Calibri" w:hAnsi="Calibri" w:cs="Calibri"/>
          </w:rPr>
          <w:t>16</w:t>
        </w:r>
      </w:ins>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69EF7CCB" w:rsidR="00EE350A" w:rsidRDefault="00EE350A">
      <w:pPr>
        <w:spacing w:line="480" w:lineRule="auto"/>
        <w:rPr>
          <w:ins w:id="357" w:author="William Lamb" w:date="2018-11-16T17:10:00Z"/>
          <w:rFonts w:ascii="Calibri" w:eastAsia="Calibri" w:hAnsi="Calibri" w:cs="Calibri"/>
        </w:rPr>
      </w:pPr>
      <w:ins w:id="358" w:author="William Lamb" w:date="2018-11-16T17:10:00Z">
        <w:r>
          <w:t>Policy focused cases associated with the “climate governance” topic tend to refer to mitigation action plans, multi-level coordination and ge</w:t>
        </w:r>
        <w:r w:rsidR="00725304">
          <w:t>neric governance issues (</w:t>
        </w:r>
      </w:ins>
      <w:ins w:id="359" w:author="William Lamb" w:date="2018-11-26T15:06:00Z">
        <w:r w:rsidR="00725304">
          <w:t xml:space="preserve">SI Text </w:t>
        </w:r>
      </w:ins>
      <w:ins w:id="360" w:author="William Lamb" w:date="2018-11-16T17:10:00Z">
        <w:r w:rsidR="00725304">
          <w:t xml:space="preserve">Table </w:t>
        </w:r>
        <w:r>
          <w:t xml:space="preserve">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ins>
      <w:r>
        <w:fldChar w:fldCharType="begin" w:fldLock="1"/>
      </w:r>
      <w:r w:rsidR="00DC374A">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4,13&lt;/sup&gt;","plainTextFormattedCitation":"4,13","previouslyFormattedCitation":"&lt;sup&gt;4,13&lt;/sup&gt;"},"properties":{"noteIndex":0},"schema":"https://github.com/citation-style-language/schema/raw/master/csl-citation.json"}</w:instrText>
      </w:r>
      <w:r>
        <w:fldChar w:fldCharType="separate"/>
      </w:r>
      <w:r w:rsidR="007D404C" w:rsidRPr="007D404C">
        <w:rPr>
          <w:noProof/>
          <w:vertAlign w:val="superscript"/>
        </w:rPr>
        <w:t>4,13</w:t>
      </w:r>
      <w:r>
        <w:fldChar w:fldCharType="end"/>
      </w:r>
      <w:del w:id="361" w:author="William Lamb" w:date="2018-11-16T17:10:00Z">
        <w:r w:rsidR="00FD03C6">
          <w:delText xml:space="preserve">Topic mapping a discrete set of literature is a powerful means to identify knowledge strengths and gaps. Our </w:delText>
        </w:r>
      </w:del>
      <w:ins w:id="362" w:author="William Lamb" w:date="2018-11-16T17:10:00Z">
        <w:r>
          <w:t>.</w:t>
        </w:r>
      </w:ins>
    </w:p>
    <w:p w14:paraId="0FCF8763" w14:textId="70087B5F" w:rsidR="00B60EC4" w:rsidRDefault="00CF43C1" w:rsidP="002B76FF">
      <w:pPr>
        <w:spacing w:line="480" w:lineRule="auto"/>
      </w:pPr>
      <w:ins w:id="363" w:author="William Lamb" w:date="2018-11-16T17:10:00Z">
        <w:r>
          <w:t xml:space="preserve">Overall, the topic mapping </w:t>
        </w:r>
      </w:ins>
      <w:r>
        <w:t xml:space="preserve">results </w:t>
      </w:r>
      <w:r w:rsidR="00FD03C6">
        <w:t>suggest that</w:t>
      </w:r>
      <w:r w:rsidR="00E3025F">
        <w:t xml:space="preserve"> prior</w:t>
      </w:r>
      <w:r w:rsidR="00FD03C6">
        <w:t xml:space="preserve"> regional biases in case study coverage are compounded by an uneven distribution of topics: </w:t>
      </w:r>
      <w:del w:id="364" w:author="William Lamb" w:date="2018-11-16T17:10:00Z">
        <w:r w:rsidR="00E3025F">
          <w:delText xml:space="preserve">research tends towards adaptation rather than </w:delText>
        </w:r>
        <w:r w:rsidR="00FD03C6">
          <w:delText xml:space="preserve">mitigation in most developing regions (Africa, Latin America), or is too narrowly focused on emissions accounting (Asia). Nonetheless, some individual </w:delText>
        </w:r>
      </w:del>
      <w:ins w:id="365" w:author="William Lamb" w:date="2018-11-16T17:10:00Z">
        <w:r w:rsidR="0071275F">
          <w:t xml:space="preserve">given the already limited extent of research on African cities, </w:t>
        </w:r>
        <w:r w:rsidR="0052404F">
          <w:t>topics are spread thin. O</w:t>
        </w:r>
        <w:r w:rsidR="0071275F">
          <w:t xml:space="preserve">nly a handful of </w:t>
        </w:r>
        <w:r>
          <w:t xml:space="preserve">urban </w:t>
        </w:r>
        <w:r w:rsidR="0071275F">
          <w:t xml:space="preserve">cases </w:t>
        </w:r>
        <w:r>
          <w:t xml:space="preserve">in Africa </w:t>
        </w:r>
        <w:r w:rsidR="0071275F">
          <w:t xml:space="preserve">can be found on </w:t>
        </w:r>
        <w:r>
          <w:t>issues that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some mega-</w:t>
        </w:r>
      </w:ins>
      <w:r w:rsidR="00A2708A">
        <w:t xml:space="preserve">cities already have well-developed literatures </w:t>
      </w:r>
      <w:del w:id="366" w:author="William Lamb" w:date="2018-11-16T17:10:00Z">
        <w:r w:rsidR="00FD03C6">
          <w:delText xml:space="preserve">covering multiple topics, and some topics are well-represented </w:delText>
        </w:r>
      </w:del>
      <w:r w:rsidR="00A2708A">
        <w:t xml:space="preserve">across </w:t>
      </w:r>
      <w:del w:id="367" w:author="William Lamb" w:date="2018-11-16T17:10:00Z">
        <w:r w:rsidR="00FD03C6">
          <w:delText>multiple cities</w:delText>
        </w:r>
        <w:r w:rsidR="00E3025F">
          <w:delText>.</w:delText>
        </w:r>
      </w:del>
      <w:ins w:id="368" w:author="William Lamb" w:date="2018-11-16T17:10:00Z">
        <w:r w:rsidR="00A2708A">
          <w:t>a spread of topics</w:t>
        </w:r>
        <w:del w:id="369" w:author="Max Callaghan" w:date="2018-11-21T14:11:00Z">
          <w:r w:rsidR="00A2708A" w:rsidDel="00EF6219">
            <w:delText>, particularly on emissions accounting in East Asian cities</w:delText>
          </w:r>
        </w:del>
        <w:r w:rsidR="00A2708A">
          <w:t>.</w:t>
        </w:r>
      </w:ins>
      <w:r w:rsidR="00A2708A">
        <w:t xml:space="preserve"> </w:t>
      </w:r>
      <w:r w:rsidR="00E3025F">
        <w:t xml:space="preserve">Together this </w:t>
      </w:r>
      <w:r w:rsidR="00A2708A">
        <w:t>suggests</w:t>
      </w:r>
      <w:r w:rsidR="0052404F">
        <w:t xml:space="preserve"> </w:t>
      </w:r>
      <w:del w:id="370" w:author="William Lamb" w:date="2018-11-16T17:10:00Z">
        <w:r w:rsidR="00E3025F">
          <w:delText>a sufficient weight of evidence in some areas</w:delText>
        </w:r>
      </w:del>
      <w:ins w:id="371" w:author="William Lamb" w:date="2018-11-16T17:10:00Z">
        <w:r w:rsidR="0052404F">
          <w:t xml:space="preserve">priorities for further primary research, </w:t>
        </w:r>
        <w:r w:rsidR="00A2708A">
          <w:t xml:space="preserve">as well as </w:t>
        </w:r>
        <w:r w:rsidR="00E3025F">
          <w:t xml:space="preserve">a </w:t>
        </w:r>
        <w:r w:rsidR="00035A15">
          <w:t>substantial scope</w:t>
        </w:r>
      </w:ins>
      <w:r w:rsidR="00035A15">
        <w:t xml:space="preserve"> for consolidating </w:t>
      </w:r>
      <w:del w:id="372" w:author="William Lamb" w:date="2018-11-16T17:10:00Z">
        <w:r w:rsidR="00E3025F">
          <w:delText>knowledge in literature reviews.</w:delText>
        </w:r>
        <w:r w:rsidR="00FD03C6">
          <w:delText xml:space="preserve"> In addition, the overall focus on demand-side issues suggests this will </w:delText>
        </w:r>
        <w:r w:rsidR="00FD03C6">
          <w:rPr>
            <w:rFonts w:ascii="Calibri" w:eastAsia="Calibri" w:hAnsi="Calibri" w:cs="Calibri"/>
          </w:rPr>
          <w:delText>be an important evidence base for the upcoming demand chapter of the IPCC 6</w:delText>
        </w:r>
        <w:r w:rsidR="00FD03C6" w:rsidRPr="009A032A">
          <w:rPr>
            <w:rFonts w:ascii="Calibri" w:eastAsia="Calibri" w:hAnsi="Calibri" w:cs="Calibri"/>
            <w:vertAlign w:val="superscript"/>
          </w:rPr>
          <w:delText>th</w:delText>
        </w:r>
        <w:r w:rsidR="00FD03C6">
          <w:rPr>
            <w:rFonts w:ascii="Calibri" w:eastAsia="Calibri" w:hAnsi="Calibri" w:cs="Calibri"/>
          </w:rPr>
          <w:delText xml:space="preserve"> Assessment Report .</w:delText>
        </w:r>
      </w:del>
      <w:ins w:id="373" w:author="William Lamb" w:date="2018-11-16T17:10:00Z">
        <w:r w:rsidR="00035A15">
          <w:t>and learning from the current evidence</w:t>
        </w:r>
        <w:r w:rsidR="00E3025F">
          <w:t>.</w:t>
        </w:r>
      </w:ins>
    </w:p>
    <w:p w14:paraId="5A0EAD64" w14:textId="40B5B769" w:rsidR="00B60EC4" w:rsidRDefault="00FB38A3" w:rsidP="00F351C8">
      <w:pPr>
        <w:pStyle w:val="Heading2"/>
        <w:spacing w:line="480" w:lineRule="auto"/>
      </w:pPr>
      <w:del w:id="374" w:author="William Lamb" w:date="2018-11-16T17:10:00Z">
        <w:r>
          <w:rPr>
            <w:rFonts w:eastAsia="Calibri"/>
          </w:rPr>
          <w:lastRenderedPageBreak/>
          <w:delText>Limited</w:delText>
        </w:r>
        <w:r w:rsidR="00365706">
          <w:rPr>
            <w:rFonts w:eastAsia="Calibri"/>
          </w:rPr>
          <w:delText xml:space="preserve"> efforts </w:delText>
        </w:r>
      </w:del>
      <w:ins w:id="375" w:author="William Lamb" w:date="2018-11-16T17:10:00Z">
        <w:r w:rsidR="00274FC7">
          <w:t>Three</w:t>
        </w:r>
        <w:r w:rsidR="00B60EC4" w:rsidRPr="00B60EC4">
          <w:t xml:space="preserve"> ways </w:t>
        </w:r>
      </w:ins>
      <w:r w:rsidR="00B60EC4" w:rsidRPr="00B60EC4">
        <w:t>to learn from case study evidence</w:t>
      </w:r>
    </w:p>
    <w:p w14:paraId="671EF230" w14:textId="77777777" w:rsidR="002C4A72" w:rsidRDefault="003B0BDE" w:rsidP="00B41EE8">
      <w:pPr>
        <w:spacing w:line="480" w:lineRule="auto"/>
        <w:rPr>
          <w:del w:id="376" w:author="William Lamb" w:date="2018-11-16T17:10:00Z"/>
          <w:rFonts w:ascii="Calibri" w:eastAsia="Calibri" w:hAnsi="Calibri" w:cs="Calibri"/>
        </w:rPr>
      </w:pPr>
      <w:del w:id="377" w:author="William Lamb" w:date="2018-11-16T17:10:00Z">
        <w:r>
          <w:rPr>
            <w:rFonts w:ascii="Calibri" w:eastAsia="Calibri" w:hAnsi="Calibri" w:cs="Calibri"/>
          </w:rPr>
          <w:delText xml:space="preserve">Learning from case study evidence requires moving beyond single </w:delText>
        </w:r>
        <w:r w:rsidR="00361C4B">
          <w:rPr>
            <w:rFonts w:ascii="Calibri" w:eastAsia="Calibri" w:hAnsi="Calibri" w:cs="Calibri"/>
          </w:rPr>
          <w:delText>cases</w:delText>
        </w:r>
        <w:r>
          <w:rPr>
            <w:rFonts w:ascii="Calibri" w:eastAsia="Calibri" w:hAnsi="Calibri" w:cs="Calibri"/>
          </w:rPr>
          <w:delText xml:space="preserve"> to examine and compare a wider set of contexts</w:delText>
        </w:r>
        <w:r w:rsidR="002C4A72">
          <w:rPr>
            <w:rFonts w:ascii="Calibri" w:eastAsia="Calibri" w:hAnsi="Calibri" w:cs="Calibri"/>
          </w:rPr>
          <w:delText xml:space="preserve"> </w:delText>
        </w:r>
        <w:r>
          <w:rPr>
            <w:rFonts w:ascii="Calibri" w:eastAsia="Calibri" w:hAnsi="Calibri" w:cs="Calibri"/>
          </w:rPr>
          <w:delText xml:space="preserve">. </w:delText>
        </w:r>
        <w:r w:rsidR="002C4A72">
          <w:rPr>
            <w:rFonts w:ascii="Calibri" w:eastAsia="Calibri" w:hAnsi="Calibri" w:cs="Calibri"/>
          </w:rPr>
          <w:delText xml:space="preserve">Many </w:delText>
        </w:r>
        <w:r w:rsidR="00FD03C6">
          <w:rPr>
            <w:rFonts w:ascii="Calibri" w:eastAsia="Calibri" w:hAnsi="Calibri" w:cs="Calibri"/>
          </w:rPr>
          <w:delText xml:space="preserve">comparative </w:delText>
        </w:r>
        <w:r w:rsidR="002C4A72">
          <w:rPr>
            <w:rFonts w:ascii="Calibri" w:eastAsia="Calibri" w:hAnsi="Calibri" w:cs="Calibri"/>
          </w:rPr>
          <w:delText>studies already perform this task</w:delText>
        </w:r>
        <w:r w:rsidR="00FD03C6">
          <w:rPr>
            <w:rFonts w:ascii="Calibri" w:eastAsia="Calibri" w:hAnsi="Calibri" w:cs="Calibri"/>
          </w:rPr>
          <w:delText>,</w:delText>
        </w:r>
        <w:r w:rsidR="002C4A72">
          <w:rPr>
            <w:rFonts w:ascii="Calibri" w:eastAsia="Calibri" w:hAnsi="Calibri" w:cs="Calibri"/>
          </w:rPr>
          <w:delText xml:space="preserve"> by contrasting two or more cases simultaneously</w:delText>
        </w:r>
        <w:r w:rsidR="00FD03C6">
          <w:rPr>
            <w:rFonts w:ascii="Calibri" w:eastAsia="Calibri" w:hAnsi="Calibri" w:cs="Calibri"/>
          </w:rPr>
          <w:delText xml:space="preserve"> to draw </w:delText>
        </w:r>
        <w:r w:rsidR="002C4A72">
          <w:rPr>
            <w:rFonts w:ascii="Calibri" w:eastAsia="Calibri" w:hAnsi="Calibri" w:cs="Calibri"/>
          </w:rPr>
          <w:delText xml:space="preserve">out </w:delText>
        </w:r>
        <w:r w:rsidR="00445F24">
          <w:rPr>
            <w:rFonts w:ascii="Calibri" w:eastAsia="Calibri" w:hAnsi="Calibri" w:cs="Calibri"/>
          </w:rPr>
          <w:delText xml:space="preserve">the </w:delText>
        </w:r>
        <w:r w:rsidR="002C4A72">
          <w:rPr>
            <w:rFonts w:ascii="Calibri" w:eastAsia="Calibri" w:hAnsi="Calibri" w:cs="Calibri"/>
          </w:rPr>
          <w:delText xml:space="preserve">variations </w:delText>
        </w:r>
        <w:r w:rsidR="00361C4B">
          <w:rPr>
            <w:rFonts w:ascii="Calibri" w:eastAsia="Calibri" w:hAnsi="Calibri" w:cs="Calibri"/>
          </w:rPr>
          <w:delText>between cities in</w:delText>
        </w:r>
        <w:r w:rsidR="002C4A72">
          <w:rPr>
            <w:rFonts w:ascii="Calibri" w:eastAsia="Calibri" w:hAnsi="Calibri" w:cs="Calibri"/>
          </w:rPr>
          <w:delText xml:space="preserve"> </w:delText>
        </w:r>
        <w:r w:rsidR="00361C4B">
          <w:rPr>
            <w:rFonts w:ascii="Calibri" w:eastAsia="Calibri" w:hAnsi="Calibri" w:cs="Calibri"/>
          </w:rPr>
          <w:delText xml:space="preserve">terms of </w:delText>
        </w:r>
        <w:r w:rsidR="002C4A72">
          <w:rPr>
            <w:rFonts w:ascii="Calibri" w:eastAsia="Calibri" w:hAnsi="Calibri" w:cs="Calibri"/>
          </w:rPr>
          <w:delText>emissions drivers</w:delText>
        </w:r>
        <w:r w:rsidR="00361C4B">
          <w:rPr>
            <w:rFonts w:ascii="Calibri" w:eastAsia="Calibri" w:hAnsi="Calibri" w:cs="Calibri"/>
          </w:rPr>
          <w:delText xml:space="preserve"> or solutions</w:delText>
        </w:r>
        <w:r w:rsidR="002C4A72">
          <w:rPr>
            <w:rFonts w:ascii="Calibri" w:eastAsia="Calibri" w:hAnsi="Calibri" w:cs="Calibri"/>
          </w:rPr>
          <w:delText xml:space="preserve">. A second route towards generalizable knowledge </w:delText>
        </w:r>
        <w:r w:rsidR="00361C4B">
          <w:rPr>
            <w:rFonts w:ascii="Calibri" w:eastAsia="Calibri" w:hAnsi="Calibri" w:cs="Calibri"/>
          </w:rPr>
          <w:delText xml:space="preserve">comprises literature </w:delText>
        </w:r>
        <w:r w:rsidR="002C4A72">
          <w:rPr>
            <w:rFonts w:ascii="Calibri" w:eastAsia="Calibri" w:hAnsi="Calibri" w:cs="Calibri"/>
          </w:rPr>
          <w:delText>reviews</w:delText>
        </w:r>
        <w:r w:rsidR="00361C4B">
          <w:rPr>
            <w:rFonts w:ascii="Calibri" w:eastAsia="Calibri" w:hAnsi="Calibri" w:cs="Calibri"/>
          </w:rPr>
          <w:delText>. These typically take a narrative form to capture the breadth of available evidence, but can also involve secondary analysis on published</w:delText>
        </w:r>
        <w:r w:rsidR="00EB15FF">
          <w:rPr>
            <w:rFonts w:ascii="Calibri" w:eastAsia="Calibri" w:hAnsi="Calibri" w:cs="Calibri"/>
          </w:rPr>
          <w:delText xml:space="preserve"> work</w:delText>
        </w:r>
        <w:r w:rsidR="00361C4B">
          <w:rPr>
            <w:rFonts w:ascii="Calibri" w:eastAsia="Calibri" w:hAnsi="Calibri" w:cs="Calibri"/>
          </w:rPr>
          <w:delText>,</w:delText>
        </w:r>
        <w:r w:rsidR="00EB15FF">
          <w:rPr>
            <w:rFonts w:ascii="Calibri" w:eastAsia="Calibri" w:hAnsi="Calibri" w:cs="Calibri"/>
          </w:rPr>
          <w:delText xml:space="preserve"> e.g. by</w:delText>
        </w:r>
        <w:r w:rsidR="00361C4B">
          <w:rPr>
            <w:rFonts w:ascii="Calibri" w:eastAsia="Calibri" w:hAnsi="Calibri" w:cs="Calibri"/>
          </w:rPr>
          <w:delText xml:space="preserve"> systematically extracting </w:delText>
        </w:r>
        <w:r w:rsidR="00EB15FF">
          <w:rPr>
            <w:rFonts w:ascii="Calibri" w:eastAsia="Calibri" w:hAnsi="Calibri" w:cs="Calibri"/>
          </w:rPr>
          <w:delText xml:space="preserve">information from cases to capture </w:delText>
        </w:r>
        <w:r w:rsidR="00361C4B">
          <w:rPr>
            <w:rFonts w:ascii="Calibri" w:eastAsia="Calibri" w:hAnsi="Calibri" w:cs="Calibri"/>
          </w:rPr>
          <w:delText>variations across contexts.</w:delText>
        </w:r>
        <w:r w:rsidR="009233FD">
          <w:rPr>
            <w:rFonts w:ascii="Calibri" w:eastAsia="Calibri" w:hAnsi="Calibri" w:cs="Calibri"/>
          </w:rPr>
          <w:delText xml:space="preserve"> Both approaches</w:delText>
        </w:r>
        <w:r w:rsidR="0049721F">
          <w:rPr>
            <w:rFonts w:ascii="Calibri" w:eastAsia="Calibri" w:hAnsi="Calibri" w:cs="Calibri"/>
          </w:rPr>
          <w:delText xml:space="preserve"> are cornerstones for learning on cities and</w:delText>
        </w:r>
        <w:r w:rsidR="009233FD">
          <w:rPr>
            <w:rFonts w:ascii="Calibri" w:eastAsia="Calibri" w:hAnsi="Calibri" w:cs="Calibri"/>
          </w:rPr>
          <w:delText xml:space="preserve"> have been extensively discussed in the </w:delText>
        </w:r>
        <w:r w:rsidR="00445F24">
          <w:rPr>
            <w:rFonts w:ascii="Calibri" w:eastAsia="Calibri" w:hAnsi="Calibri" w:cs="Calibri"/>
          </w:rPr>
          <w:delText xml:space="preserve">wider </w:delText>
        </w:r>
        <w:r w:rsidR="009233FD">
          <w:rPr>
            <w:rFonts w:ascii="Calibri" w:eastAsia="Calibri" w:hAnsi="Calibri" w:cs="Calibri"/>
          </w:rPr>
          <w:delText>methodological literature .</w:delText>
        </w:r>
      </w:del>
    </w:p>
    <w:p w14:paraId="403C350E" w14:textId="293E1B7E" w:rsidR="00180FB9" w:rsidRDefault="00235397">
      <w:pPr>
        <w:spacing w:line="480" w:lineRule="auto"/>
        <w:rPr>
          <w:ins w:id="378" w:author="William Lamb" w:date="2018-11-16T17:10:00Z"/>
        </w:rPr>
      </w:pPr>
      <w:del w:id="379" w:author="William Lamb" w:date="2018-11-16T17:10:00Z">
        <w:r>
          <w:rPr>
            <w:rFonts w:ascii="Calibri" w:eastAsia="Calibri" w:hAnsi="Calibri" w:cs="Calibri"/>
          </w:rPr>
          <w:delText xml:space="preserve">Comparative research is considered a strength of urban studies, albeit a locus of on-going debate. </w:delText>
        </w:r>
        <w:r w:rsidR="003F6172">
          <w:rPr>
            <w:rFonts w:ascii="Calibri" w:eastAsia="Calibri" w:hAnsi="Calibri" w:cs="Calibri"/>
          </w:rPr>
          <w:delText>For instance, t</w:delText>
        </w:r>
        <w:r>
          <w:rPr>
            <w:rFonts w:ascii="Calibri" w:eastAsia="Calibri" w:hAnsi="Calibri" w:cs="Calibri"/>
          </w:rPr>
          <w:delText>he</w:delText>
        </w:r>
      </w:del>
      <w:ins w:id="380" w:author="William Lamb" w:date="2018-11-16T17:10:00Z">
        <w:r w:rsidR="00A2708A">
          <w:t xml:space="preserve">Mapping out 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ins>
    </w:p>
    <w:p w14:paraId="001EC50D" w14:textId="62BF9918" w:rsidR="00B60EC4" w:rsidRPr="00CF0AE6" w:rsidRDefault="00011E02" w:rsidP="00F351C8">
      <w:pPr>
        <w:pStyle w:val="Heading3"/>
        <w:rPr>
          <w:ins w:id="381" w:author="William Lamb" w:date="2018-11-16T17:10:00Z"/>
        </w:rPr>
      </w:pPr>
      <w:ins w:id="382" w:author="William Lamb" w:date="2018-11-16T17:10:00Z">
        <w:r w:rsidRPr="00CF0AE6">
          <w:t>I</w:t>
        </w:r>
        <w:r w:rsidR="00180FB9" w:rsidRPr="00CF0AE6">
          <w:t xml:space="preserve">ndividual cases </w:t>
        </w:r>
      </w:ins>
    </w:p>
    <w:p w14:paraId="49899CE1" w14:textId="0A1E6280" w:rsidR="008E1C27" w:rsidRDefault="007423B5">
      <w:pPr>
        <w:spacing w:line="480" w:lineRule="auto"/>
        <w:rPr>
          <w:ins w:id="383" w:author="Felix Creutzig" w:date="2018-11-23T09:31:00Z"/>
        </w:rPr>
      </w:pPr>
      <w:ins w:id="384" w:author="William Lamb" w:date="2018-11-16T17:10:00Z">
        <w:r>
          <w:t>C</w:t>
        </w:r>
        <w:r w:rsidR="00733D02">
          <w:t xml:space="preserve">ase studies </w:t>
        </w:r>
        <w:r w:rsidR="00A81F61">
          <w:t>attract their fair share of</w:t>
        </w:r>
      </w:ins>
      <w:r w:rsidR="00A81F61">
        <w:t xml:space="preserve"> epistemological </w:t>
      </w:r>
      <w:del w:id="385" w:author="William Lamb" w:date="2018-11-16T17:10:00Z">
        <w:r w:rsidR="00235397">
          <w:rPr>
            <w:rFonts w:ascii="Calibri" w:eastAsia="Calibri" w:hAnsi="Calibri" w:cs="Calibri"/>
          </w:rPr>
          <w:delText xml:space="preserve">value of North-South urban </w:delText>
        </w:r>
        <w:r w:rsidR="003F6172">
          <w:rPr>
            <w:rFonts w:ascii="Calibri" w:eastAsia="Calibri" w:hAnsi="Calibri" w:cs="Calibri"/>
          </w:rPr>
          <w:delText>comparisons is widely discussed;</w:delText>
        </w:r>
        <w:r w:rsidR="00235397">
          <w:rPr>
            <w:rFonts w:ascii="Calibri" w:eastAsia="Calibri" w:hAnsi="Calibri" w:cs="Calibri"/>
          </w:rPr>
          <w:delText xml:space="preserve"> as is the</w:delText>
        </w:r>
      </w:del>
      <w:ins w:id="386" w:author="William Lamb" w:date="2018-11-16T17:10:00Z">
        <w:r w:rsidR="00A81F61">
          <w:t>debates</w:t>
        </w:r>
        <w:r w:rsidR="00730F33">
          <w:t xml:space="preserve">. </w:t>
        </w:r>
        <w:r w:rsidR="00B4433B">
          <w:t>Some quantitatively oriented scientists</w:t>
        </w:r>
        <w:r w:rsidR="00730F33">
          <w:t xml:space="preserve"> </w:t>
        </w:r>
        <w:r>
          <w:t>tend</w:t>
        </w:r>
        <w:r w:rsidR="00730F33">
          <w:t xml:space="preserve"> to </w:t>
        </w:r>
        <w:r w:rsidR="00B4433B">
          <w:t xml:space="preserve">dismiss case studies due to their </w:t>
        </w:r>
        <w:r w:rsidR="000708F6">
          <w:t xml:space="preserve">perceived deficiencies </w:t>
        </w:r>
        <w:r w:rsidR="00224ADA">
          <w:t>in</w:t>
        </w:r>
      </w:ins>
      <w:r w:rsidR="00224ADA">
        <w:t xml:space="preserve"> </w:t>
      </w:r>
      <w:r w:rsidR="000708F6">
        <w:t>generalisability</w:t>
      </w:r>
      <w:ins w:id="387" w:author="William Lamb" w:date="2018-11-16T17:10:00Z">
        <w:r w:rsidR="00A81F61">
          <w:t>,</w:t>
        </w:r>
        <w:r w:rsidR="000708F6">
          <w:t xml:space="preserve"> relative to </w:t>
        </w:r>
        <w:r w:rsidR="00730F33">
          <w:t>quantitative m</w:t>
        </w:r>
        <w:r w:rsidR="00733D02">
          <w:t xml:space="preserve">ethods </w:t>
        </w:r>
        <w:r w:rsidR="00730F33">
          <w:t>such as regression analysis</w:t>
        </w:r>
        <w:r w:rsidR="00DA4492">
          <w:t xml:space="preserve"> </w:t>
        </w:r>
      </w:ins>
      <w:r w:rsidR="00DA4492">
        <w:fldChar w:fldCharType="begin" w:fldLock="1"/>
      </w:r>
      <w:r w:rsidR="00DC374A">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A4492">
        <w:fldChar w:fldCharType="separate"/>
      </w:r>
      <w:r w:rsidR="007D404C" w:rsidRPr="007D404C">
        <w:rPr>
          <w:noProof/>
          <w:vertAlign w:val="superscript"/>
        </w:rPr>
        <w:t>14</w:t>
      </w:r>
      <w:r w:rsidR="00DA4492">
        <w:fldChar w:fldCharType="end"/>
      </w:r>
      <w:del w:id="388" w:author="William Lamb" w:date="2018-11-16T17:10:00Z">
        <w:r w:rsidR="00235397">
          <w:rPr>
            <w:rFonts w:ascii="Calibri" w:eastAsia="Calibri" w:hAnsi="Calibri" w:cs="Calibri"/>
          </w:rPr>
          <w:delText xml:space="preserve"> of</w:delText>
        </w:r>
      </w:del>
      <w:ins w:id="389" w:author="William Lamb" w:date="2018-11-16T17:10:00Z">
        <w:r w:rsidR="00A81F61">
          <w:t>. B</w:t>
        </w:r>
        <w:r>
          <w:t xml:space="preserve">ecause </w:t>
        </w:r>
        <w:r w:rsidR="00A81F61">
          <w:t>an</w:t>
        </w:r>
      </w:ins>
      <w:r w:rsidR="00A81F61">
        <w:t xml:space="preserve"> individual </w:t>
      </w:r>
      <w:del w:id="390" w:author="William Lamb" w:date="2018-11-16T17:10:00Z">
        <w:r w:rsidR="009233FD">
          <w:rPr>
            <w:rFonts w:ascii="Calibri" w:eastAsia="Calibri" w:hAnsi="Calibri" w:cs="Calibri"/>
          </w:rPr>
          <w:delText>urban</w:delText>
        </w:r>
      </w:del>
      <w:ins w:id="391" w:author="William Lamb" w:date="2018-11-16T17:10:00Z">
        <w:r>
          <w:t xml:space="preserve">case </w:t>
        </w:r>
        <w:r w:rsidR="00A81F61">
          <w:t xml:space="preserve">study </w:t>
        </w:r>
        <w:r>
          <w:t xml:space="preserve">speaks only 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of conducting</w:t>
        </w:r>
      </w:ins>
      <w:r w:rsidR="00A81F61">
        <w:t xml:space="preserve"> cases </w:t>
      </w:r>
      <w:ins w:id="392" w:author="William Lamb" w:date="2018-11-16T17:10:00Z">
        <w:r w:rsidR="0051549E">
          <w:t xml:space="preserve">for learning </w:t>
        </w:r>
      </w:ins>
      <w:r>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14–16&lt;/sup&gt;","plainTextFormattedCitation":"14–16","previouslyFormattedCitation":"&lt;sup&gt;14–16&lt;/sup&gt;"},"properties":{"noteIndex":0},"schema":"https://github.com/citation-style-language/schema/raw/master/csl-citation.json"}</w:instrText>
      </w:r>
      <w:r>
        <w:fldChar w:fldCharType="separate"/>
      </w:r>
      <w:r w:rsidR="007D404C" w:rsidRPr="007D404C">
        <w:rPr>
          <w:noProof/>
          <w:vertAlign w:val="superscript"/>
        </w:rPr>
        <w:t>14–16</w:t>
      </w:r>
      <w:r>
        <w:fldChar w:fldCharType="end"/>
      </w:r>
      <w:ins w:id="393" w:author="William Lamb" w:date="2018-11-16T17:10:00Z">
        <w:r>
          <w:t xml:space="preserve">. </w:t>
        </w:r>
      </w:ins>
    </w:p>
    <w:p w14:paraId="2738CAF1" w14:textId="57093E21" w:rsidR="000708F6" w:rsidRDefault="008E1C27">
      <w:pPr>
        <w:spacing w:line="480" w:lineRule="auto"/>
        <w:rPr>
          <w:ins w:id="394" w:author="William Lamb" w:date="2018-11-16T17:10:00Z"/>
        </w:rPr>
      </w:pPr>
      <w:ins w:id="395" w:author="William Lamb" w:date="2018-11-16T17:10:00Z">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w:t>
        </w:r>
        <w:del w:id="396" w:author="Felix Creutzig" w:date="2018-11-23T09:29:00Z">
          <w:r w:rsidDel="00FB50A4">
            <w:delText>one wants</w:delText>
          </w:r>
        </w:del>
      </w:ins>
      <w:ins w:id="397" w:author="Felix Creutzig" w:date="2018-11-23T09:29:00Z">
        <w:r w:rsidR="00FB50A4">
          <w:t>researchers aim</w:t>
        </w:r>
      </w:ins>
      <w:ins w:id="398" w:author="William Lamb" w:date="2018-11-16T17:10:00Z">
        <w:r>
          <w:t xml:space="preserve">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w:t>
        </w:r>
        <w:r>
          <w:lastRenderedPageBreak/>
          <w:t xml:space="preserve">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ins>
      <w:r w:rsidR="008240BF">
        <w:fldChar w:fldCharType="begin" w:fldLock="1"/>
      </w:r>
      <w:r w:rsidR="00DC374A">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17&lt;/sup&gt;","plainTextFormattedCitation":"17","previouslyFormattedCitation":"&lt;sup&gt;17&lt;/sup&gt;"},"properties":{"noteIndex":0},"schema":"https://github.com/citation-style-language/schema/raw/master/csl-citation.json"}</w:instrText>
      </w:r>
      <w:r w:rsidR="008240BF">
        <w:fldChar w:fldCharType="separate"/>
      </w:r>
      <w:r w:rsidR="00DC374A" w:rsidRPr="00DC374A">
        <w:rPr>
          <w:noProof/>
          <w:vertAlign w:val="superscript"/>
        </w:rPr>
        <w:t>17</w:t>
      </w:r>
      <w:r w:rsidR="008240BF">
        <w:fldChar w:fldCharType="end"/>
      </w:r>
      <w:ins w:id="399" w:author="William Lamb" w:date="2018-11-16T17:10:00Z">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ins>
      <w:ins w:id="400" w:author="William Lamb" w:date="2018-11-26T15:15:00Z">
        <w:r w:rsidR="00DC374A">
          <w:t xml:space="preserve"> </w:t>
        </w:r>
        <w:r w:rsidR="00DC374A">
          <w:fldChar w:fldCharType="begin" w:fldLock="1"/>
        </w:r>
      </w:ins>
      <w:r w:rsidR="00E762D9">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C374A">
        <w:fldChar w:fldCharType="separate"/>
      </w:r>
      <w:r w:rsidR="00DC374A" w:rsidRPr="00DC374A">
        <w:rPr>
          <w:noProof/>
          <w:vertAlign w:val="superscript"/>
        </w:rPr>
        <w:t>14</w:t>
      </w:r>
      <w:ins w:id="401" w:author="William Lamb" w:date="2018-11-26T15:15:00Z">
        <w:r w:rsidR="00DC374A">
          <w:fldChar w:fldCharType="end"/>
        </w:r>
      </w:ins>
      <w:ins w:id="402" w:author="William Lamb" w:date="2018-11-16T17:10:00Z">
        <w:r w:rsidR="00180FB9">
          <w:t>.</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ins>
      <w:r w:rsidR="008240BF">
        <w:fldChar w:fldCharType="begin" w:fldLock="1"/>
      </w:r>
      <w:r w:rsidR="00DC374A">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Chongqing","type":"article-journal","volume":"47"},"uris":["http://www.mendeley.com/documents/?uuid=a83dfc26-be75-42db-b1dd-e32513c4cf45"]},{"id":"ITEM-2","itemData":{"DOI":"10.1038/s41598-017-15303-x","ISSN":"20452322","abstract":"Cities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Reports","id":"ITEM-2","issue":"14659","issued":{"date-parts":[["2017"]]},"page":"1-11","publisher":"Springer US","title":"Reducing Urban Greenhouse Gas Footprints","type":"article-journal","volume":"7"},"uris":["http://www.mendeley.com/documents/?uuid=1c422f39-c62f-4479-bd6b-e0381320aba5"]}],"mendeley":{"formattedCitation":"&lt;sup&gt;18,19&lt;/sup&gt;","plainTextFormattedCitation":"18,19","previouslyFormattedCitation":"&lt;sup&gt;18,19&lt;/sup&gt;"},"properties":{"noteIndex":0},"schema":"https://github.com/citation-style-language/schema/raw/master/csl-citation.json"}</w:instrText>
      </w:r>
      <w:r w:rsidR="008240BF">
        <w:fldChar w:fldCharType="separate"/>
      </w:r>
      <w:r w:rsidR="00DC374A" w:rsidRPr="00DC374A">
        <w:rPr>
          <w:noProof/>
          <w:vertAlign w:val="superscript"/>
        </w:rPr>
        <w:t>18,19</w:t>
      </w:r>
      <w:r w:rsidR="008240BF">
        <w:fldChar w:fldCharType="end"/>
      </w:r>
      <w:ins w:id="403" w:author="William Lamb" w:date="2018-11-16T17:10:00Z">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ins>
      <w:r w:rsidR="000708F6">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0708F6">
        <w:fldChar w:fldCharType="separate"/>
      </w:r>
      <w:r w:rsidR="007D404C" w:rsidRPr="007D404C">
        <w:rPr>
          <w:noProof/>
          <w:vertAlign w:val="superscript"/>
        </w:rPr>
        <w:t>15</w:t>
      </w:r>
      <w:r w:rsidR="000708F6">
        <w:fldChar w:fldCharType="end"/>
      </w:r>
      <w:ins w:id="404" w:author="William Lamb" w:date="2018-11-16T17:10:00Z">
        <w:r w:rsidR="000708F6">
          <w:t>.</w:t>
        </w:r>
      </w:ins>
    </w:p>
    <w:p w14:paraId="196F1A14" w14:textId="76FCCA60" w:rsidR="000708F6" w:rsidRDefault="00733D02" w:rsidP="00BC38A2">
      <w:pPr>
        <w:spacing w:line="480" w:lineRule="auto"/>
        <w:rPr>
          <w:ins w:id="405" w:author="William Lamb" w:date="2018-11-26T15:12:00Z"/>
        </w:rPr>
      </w:pPr>
      <w:ins w:id="406" w:author="William Lamb" w:date="2018-11-16T17:10:00Z">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e selection of cases on strong theoretical merit.</w:t>
        </w:r>
      </w:ins>
    </w:p>
    <w:p w14:paraId="7E606D87" w14:textId="7B57C90C" w:rsidR="00B60EC4" w:rsidRDefault="00397A80">
      <w:pPr>
        <w:spacing w:line="480" w:lineRule="auto"/>
        <w:rPr>
          <w:ins w:id="407" w:author="William Lamb" w:date="2018-11-16T17:10:00Z"/>
        </w:rPr>
      </w:pPr>
      <w:ins w:id="408" w:author="William Lamb" w:date="2018-11-16T17:10:00Z">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w:t>
        </w:r>
      </w:ins>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ins w:id="409" w:author="William Lamb" w:date="2018-11-16T17:10:00Z">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ins>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ins w:id="410" w:author="William Lamb" w:date="2018-11-16T17:10:00Z">
        <w:r w:rsidR="00B60EC4">
          <w:t xml:space="preserve">.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hold a breadth of context-dependent knowledge at their fingertips – a basic precondition for true expertise </w:t>
        </w:r>
      </w:ins>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235397">
        <w:rPr>
          <w:rFonts w:ascii="Calibri" w:eastAsia="Calibri" w:hAnsi="Calibri" w:cs="Calibri"/>
        </w:rPr>
        <w:t>.</w:t>
      </w:r>
      <w:del w:id="411" w:author="William Lamb" w:date="2018-11-26T15:17:00Z">
        <w:r w:rsidR="00235397" w:rsidDel="00DC374A">
          <w:rPr>
            <w:rFonts w:ascii="Calibri" w:eastAsia="Calibri" w:hAnsi="Calibri" w:cs="Calibri"/>
          </w:rPr>
          <w:delText xml:space="preserve"> </w:delText>
        </w:r>
        <w:r w:rsidR="007B4A96" w:rsidDel="00DC374A">
          <w:rPr>
            <w:rFonts w:ascii="Calibri" w:eastAsia="Calibri" w:hAnsi="Calibri" w:cs="Calibri"/>
          </w:rPr>
          <w:delText>Our</w:delText>
        </w:r>
        <w:r w:rsidR="00160D1B" w:rsidDel="00DC374A">
          <w:rPr>
            <w:rFonts w:ascii="Calibri" w:eastAsia="Calibri" w:hAnsi="Calibri" w:cs="Calibri"/>
          </w:rPr>
          <w:delText xml:space="preserve"> sample of documents suggests the urban </w:delText>
        </w:r>
        <w:r w:rsidR="00CB1B11" w:rsidDel="00DC374A">
          <w:rPr>
            <w:rFonts w:ascii="Calibri" w:eastAsia="Calibri" w:hAnsi="Calibri" w:cs="Calibri"/>
          </w:rPr>
          <w:delText xml:space="preserve">research </w:delText>
        </w:r>
        <w:r w:rsidR="00160D1B" w:rsidDel="00DC374A">
          <w:rPr>
            <w:rFonts w:ascii="Calibri" w:eastAsia="Calibri" w:hAnsi="Calibri" w:cs="Calibri"/>
          </w:rPr>
          <w:delText xml:space="preserve">community </w:delText>
        </w:r>
        <w:r w:rsidR="00CB1B11" w:rsidDel="00DC374A">
          <w:rPr>
            <w:rFonts w:ascii="Calibri" w:eastAsia="Calibri" w:hAnsi="Calibri" w:cs="Calibri"/>
          </w:rPr>
          <w:delText xml:space="preserve">focused on mitigation </w:delText>
        </w:r>
        <w:r w:rsidR="00160D1B" w:rsidDel="00DC374A">
          <w:rPr>
            <w:rFonts w:ascii="Calibri" w:eastAsia="Calibri" w:hAnsi="Calibri" w:cs="Calibri"/>
          </w:rPr>
          <w:delText>does not shy away</w:delText>
        </w:r>
      </w:del>
    </w:p>
    <w:p w14:paraId="7958DF32" w14:textId="20CF2F8B" w:rsidR="00035A15" w:rsidRDefault="00035A15">
      <w:pPr>
        <w:spacing w:line="480" w:lineRule="auto"/>
        <w:rPr>
          <w:ins w:id="412" w:author="William Lamb" w:date="2018-11-16T17:10:00Z"/>
        </w:rPr>
      </w:pPr>
      <w:ins w:id="413" w:author="William Lamb" w:date="2018-11-16T17:10:00Z">
        <w:r>
          <w:lastRenderedPageBreak/>
          <w:t xml:space="preserve">There are </w:t>
        </w:r>
        <w:r w:rsidR="00224ADA">
          <w:t xml:space="preserve">therefore </w:t>
        </w:r>
        <w:r>
          <w:t>many benefits to be derived</w:t>
        </w:r>
      </w:ins>
      <w:r>
        <w:t xml:space="preserve"> from </w:t>
      </w:r>
      <w:ins w:id="414" w:author="William Lamb" w:date="2018-11-16T17:10:00Z">
        <w:r>
          <w:t>individual cases</w:t>
        </w:r>
        <w:r w:rsidR="00B74DED">
          <w:t xml:space="preserve">, </w:t>
        </w:r>
        <w:r w:rsidR="002611A8">
          <w:t xml:space="preserve">but </w:t>
        </w:r>
        <w:r w:rsidR="00802EF2">
          <w:t xml:space="preserve">also risks. </w:t>
        </w:r>
      </w:ins>
      <w:ins w:id="415" w:author="William Lamb" w:date="2018-11-27T12:57:00Z">
        <w:r w:rsidR="00802EF2">
          <w:t xml:space="preserve">Cases </w:t>
        </w:r>
      </w:ins>
      <w:ins w:id="416" w:author="William Lamb" w:date="2018-11-16T17:10:00Z">
        <w:r w:rsidR="002611A8">
          <w:t xml:space="preserve">are </w:t>
        </w:r>
      </w:ins>
      <w:ins w:id="417" w:author="William Lamb" w:date="2018-11-27T12:58:00Z">
        <w:r w:rsidR="00802EF2">
          <w:t xml:space="preserve">increasingly </w:t>
        </w:r>
      </w:ins>
      <w:ins w:id="418" w:author="William Lamb" w:date="2018-11-16T17:10:00Z">
        <w:r w:rsidR="002611A8">
          <w:t xml:space="preserve">buried </w:t>
        </w:r>
      </w:ins>
      <w:ins w:id="419" w:author="William Lamb" w:date="2018-11-27T12:59:00Z">
        <w:r w:rsidR="00802EF2">
          <w:t>amid</w:t>
        </w:r>
      </w:ins>
      <w:ins w:id="420" w:author="William Lamb" w:date="2018-11-16T17:10:00Z">
        <w:r w:rsidR="002611A8">
          <w:t xml:space="preserve"> thousands of disparate arti</w:t>
        </w:r>
        <w:r w:rsidR="00802EF2">
          <w:t xml:space="preserve">cles across hundreds of journals; they risk being overlooked, or </w:t>
        </w:r>
      </w:ins>
      <w:ins w:id="421" w:author="William Lamb" w:date="2018-11-27T12:59:00Z">
        <w:r w:rsidR="00802EF2">
          <w:t xml:space="preserve">duplicated </w:t>
        </w:r>
      </w:ins>
      <w:ins w:id="422" w:author="William Lamb" w:date="2018-11-27T12:58:00Z">
        <w:r w:rsidR="00802EF2">
          <w:t>in popular settings and topics</w:t>
        </w:r>
      </w:ins>
      <w:ins w:id="423" w:author="William Lamb" w:date="2018-11-16T17:10:00Z">
        <w:r w:rsidR="002611A8">
          <w:t>. T</w:t>
        </w:r>
        <w:r>
          <w:t xml:space="preserve">o ensure </w:t>
        </w:r>
        <w:r w:rsidR="000F034F">
          <w:t xml:space="preserve">learning from </w:t>
        </w:r>
      </w:ins>
      <w:ins w:id="424" w:author="William Lamb" w:date="2018-11-26T15:17:00Z">
        <w:r w:rsidR="00B74DED">
          <w:t xml:space="preserve">the different types of cases </w:t>
        </w:r>
      </w:ins>
      <w:ins w:id="425" w:author="William Lamb" w:date="2018-11-26T15:18:00Z">
        <w:r w:rsidR="00B74DED">
          <w:t>–</w:t>
        </w:r>
      </w:ins>
      <w:ins w:id="426" w:author="William Lamb" w:date="2018-11-26T15:17:00Z">
        <w:r w:rsidR="00B74DED">
          <w:t xml:space="preserve"> critical</w:t>
        </w:r>
      </w:ins>
      <w:ins w:id="427" w:author="William Lamb" w:date="2018-11-26T15:18:00Z">
        <w:r w:rsidR="00B74DED">
          <w:t>,</w:t>
        </w:r>
      </w:ins>
      <w:ins w:id="428" w:author="William Lamb" w:date="2018-11-26T15:17:00Z">
        <w:r w:rsidR="00B74DED">
          <w:t xml:space="preserve"> </w:t>
        </w:r>
      </w:ins>
      <w:ins w:id="429" w:author="William Lamb" w:date="2018-11-16T17:10:00Z">
        <w:r w:rsidR="000F034F">
          <w:t>paradigmatic</w:t>
        </w:r>
      </w:ins>
      <w:ins w:id="430" w:author="William Lamb" w:date="2018-11-26T15:18:00Z">
        <w:r w:rsidR="00B74DED">
          <w:t xml:space="preserve">, deviant – and </w:t>
        </w:r>
      </w:ins>
      <w:ins w:id="431" w:author="William Lamb" w:date="2018-11-16T17:10:00Z">
        <w:r w:rsidR="000F034F">
          <w:t xml:space="preserve">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ins>
    </w:p>
    <w:p w14:paraId="26592CB9" w14:textId="4294B925" w:rsidR="00B60EC4" w:rsidRDefault="00011E02" w:rsidP="00F351C8">
      <w:pPr>
        <w:pStyle w:val="Heading3"/>
        <w:rPr>
          <w:ins w:id="432" w:author="William Lamb" w:date="2018-11-16T17:10:00Z"/>
        </w:rPr>
      </w:pPr>
      <w:ins w:id="433" w:author="William Lamb" w:date="2018-11-16T17:10:00Z">
        <w:r>
          <w:t>C</w:t>
        </w:r>
        <w:r w:rsidR="00B474D8">
          <w:t>omparative cases</w:t>
        </w:r>
      </w:ins>
    </w:p>
    <w:p w14:paraId="159478A6" w14:textId="77777777" w:rsidR="006C7A0A" w:rsidRDefault="00011E02" w:rsidP="006C7A0A">
      <w:pPr>
        <w:spacing w:line="480" w:lineRule="auto"/>
        <w:rPr>
          <w:ins w:id="434" w:author="William Lamb" w:date="2018-11-26T15:28:00Z"/>
        </w:rPr>
      </w:pPr>
      <w:ins w:id="435" w:author="William Lamb" w:date="2018-11-16T17:10:00Z">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ins>
      <w:r w:rsidR="00DA4492">
        <w:fldChar w:fldCharType="begin" w:fldLock="1"/>
      </w:r>
      <w:r w:rsidR="00DC374A">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DC374A" w:rsidRPr="00DC374A">
        <w:rPr>
          <w:noProof/>
          <w:vertAlign w:val="superscript"/>
        </w:rPr>
        <w:t>21</w:t>
      </w:r>
      <w:r w:rsidR="00DA4492">
        <w:fldChar w:fldCharType="end"/>
      </w:r>
      <w:ins w:id="436" w:author="William Lamb" w:date="2018-11-16T17:10:00Z">
        <w:r w:rsidR="00DA4492">
          <w:t>.</w:t>
        </w:r>
      </w:ins>
      <w:ins w:id="437" w:author="William Lamb" w:date="2018-11-26T15:21:00Z">
        <w:r w:rsidR="00E762D9">
          <w:t xml:space="preserve"> Another study found that </w:t>
        </w:r>
      </w:ins>
      <w:ins w:id="438" w:author="William Lamb" w:date="2018-11-26T15:27:00Z">
        <w:r w:rsidR="00E762D9">
          <w:t xml:space="preserve">across 4 cities, </w:t>
        </w:r>
      </w:ins>
      <w:ins w:id="439" w:author="William Lamb" w:date="2018-11-26T15:26:00Z">
        <w:r w:rsidR="00E762D9">
          <w:t xml:space="preserve">urban leaders </w:t>
        </w:r>
      </w:ins>
      <w:ins w:id="440" w:author="William Lamb" w:date="2018-11-26T15:27:00Z">
        <w:r w:rsidR="00E762D9">
          <w:t>retain influence over the composition and magnitude of a large portion of upstream (consumption-based) greenhouse gas emissions</w:t>
        </w:r>
      </w:ins>
      <w:r w:rsidR="00E762D9">
        <w:t xml:space="preserve"> </w:t>
      </w:r>
      <w:ins w:id="441" w:author="William Lamb" w:date="2018-11-26T15:19:00Z">
        <w:r w:rsidR="00E762D9">
          <w:fldChar w:fldCharType="begin" w:fldLock="1"/>
        </w:r>
      </w:ins>
      <w:r w:rsidR="00E762D9">
        <w:instrText>ADDIN CSL_CITATION {"citationItems":[{"id":"ITEM-1","itemData":{"DOI":"10.1038/s41598-017-15303-x","ISSN":"20452322","abstract":"Cities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Reports","id":"ITEM-1","issue":"14659","issued":{"date-parts":[["2017"]]},"page":"1-11","publisher":"Springer US","title":"Reducing Urban Greenhouse Gas Footprints","type":"article-journal","volume":"7"},"uris":["http://www.mendeley.com/documents/?uuid=1c422f39-c62f-4479-bd6b-e0381320aba5"]}],"mendeley":{"formattedCitation":"&lt;sup&gt;19&lt;/sup&gt;","plainTextFormattedCitation":"19","previouslyFormattedCitation":"&lt;sup&gt;19&lt;/sup&gt;"},"properties":{"noteIndex":0},"schema":"https://github.com/citation-style-language/schema/raw/master/csl-citation.json"}</w:instrText>
      </w:r>
      <w:r w:rsidR="00E762D9">
        <w:fldChar w:fldCharType="separate"/>
      </w:r>
      <w:r w:rsidR="00E762D9" w:rsidRPr="00E762D9">
        <w:rPr>
          <w:noProof/>
          <w:vertAlign w:val="superscript"/>
        </w:rPr>
        <w:t>19</w:t>
      </w:r>
      <w:ins w:id="442" w:author="William Lamb" w:date="2018-11-26T15:19:00Z">
        <w:r w:rsidR="00E762D9">
          <w:fldChar w:fldCharType="end"/>
        </w:r>
      </w:ins>
      <w:ins w:id="443" w:author="Felix Creutzig" w:date="2018-11-23T09:50:00Z">
        <w:r w:rsidR="00C64804">
          <w:t>.</w:t>
        </w:r>
      </w:ins>
      <w:ins w:id="444" w:author="Felix Creutzig" w:date="2018-11-23T09:49:00Z">
        <w:r w:rsidR="00C64804">
          <w:t xml:space="preserve"> </w:t>
        </w:r>
      </w:ins>
    </w:p>
    <w:p w14:paraId="4CFB0C28" w14:textId="16B7CDF2" w:rsidR="00C33318" w:rsidRDefault="00C33318" w:rsidP="006C7A0A">
      <w:pPr>
        <w:spacing w:line="480" w:lineRule="auto"/>
        <w:rPr>
          <w:ins w:id="445" w:author="William Lamb" w:date="2018-11-16T17:10:00Z"/>
        </w:rPr>
      </w:pPr>
      <w:r>
        <w:t>Comparative research</w:t>
      </w:r>
      <w:ins w:id="446" w:author="William Lamb" w:date="2018-11-16T17:10:00Z">
        <w:r>
          <w:t xml:space="preserve"> is also of deep interest to urban stakeholders, who </w:t>
        </w:r>
        <w:r w:rsidR="00CF0AE6">
          <w:t xml:space="preserve">may </w:t>
        </w:r>
        <w:r>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ins>
      <w:r w:rsidR="00CF0AE6">
        <w:fldChar w:fldCharType="begin" w:fldLock="1"/>
      </w:r>
      <w:r w:rsidR="006C7A0A">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id":"ITEM-3","itemData":{"author":[{"dropping-particle":"","family":"Nangini","given":"Cathy","non-dropping-particle":"","parse-names":false,"suffix":""},{"dropping-particle":"","family":"Peregon","given":"Anna","non-dropping-particle":"","parse-names":false,"suffix":""},{"dropping-particle":"","family":"Ciais","given":"Philippe","non-dropping-particle":"","parse-names":false,"suffix":""},{"dropping-particle":"","family":"Weddige","given":"Ulf","non-dropping-particle":"","parse-names":false,"suffix":""},{"dropping-particle":"","family":"Vogel","given":"Felix","non-dropping-particle":"","parse-names":false,"suffix":""},{"dropping-particle":"","family":"Wang","given":"Jun","non-dropping-particle":"","parse-names":false,"suffix":""},{"dropping-particle":"","family":"Bréon","given":"François-Marie","non-dropping-particle":"","parse-names":false,"suffix":""},{"dropping-particle":"","family":"Bachra","given":"Simeran","non-dropping-particle":"","parse-names":false,"suffix":""},{"dropping-particle":"","family":"Wang","given":"Yilong","non-dropping-particle":"","parse-names":false,"suffix":""},{"dropping-particle":"","family":"Gurney","given":"Kevin","non-dropping-particle":"","parse-names":false,"suffix":""},{"dropping-particle":"","family":"Yamagata","given":"Yoshiki","non-dropping-particle":"","parse-names":false,"suffix":""},{"dropping-particle":"","family":"Appleby","given":"Kyra","non-dropping-particle":"","parse-names":false,"suffix":""},{"dropping-particle":"","family":"Telahoun","given":"Sara","non-dropping-particle":"","parse-names":false,"suffix":""},{"dropping-particle":"","family":"Canadell","given":"Josep G","non-dropping-particle":"","parse-names":false,"suffix":""},{"dropping-particle":"","family":"Grübler","given":"Arnulf","non-dropping-particle":"","parse-names":false,"suffix":""},{"dropping-particle":"","family":"Dhakal","given":"Shobhakar","non-dropping-particle":"","parse-names":false,"suffix":""},{"dropping-particle":"","family":"Creutzig","given":"Felix","non-dropping-particle":"","parse-names":false,"suffix":""}],"container-title":"Scientific Data","id":"ITEM-3","issued":{"date-parts":[["2018"]]},"title":"A global dataset of CO2 emissions and ancillary data related to emissions for 343 cities","type":"article-journal","volume":"In print"},"uris":["http://www.mendeley.com/documents/?uuid=e2175c6f-c5e7-4df7-bc9d-6a5f858d2a7f"]}],"mendeley":{"formattedCitation":"&lt;sup&gt;22–24&lt;/sup&gt;","plainTextFormattedCitation":"22–24","previouslyFormattedCitation":"&lt;sup&gt;22–24&lt;/sup&gt;"},"properties":{"noteIndex":0},"schema":"https://github.com/citation-style-language/schema/raw/master/csl-citation.json"}</w:instrText>
      </w:r>
      <w:r w:rsidR="00CF0AE6">
        <w:fldChar w:fldCharType="separate"/>
      </w:r>
      <w:r w:rsidR="006C7A0A" w:rsidRPr="006C7A0A">
        <w:rPr>
          <w:noProof/>
          <w:vertAlign w:val="superscript"/>
        </w:rPr>
        <w:t>22–24</w:t>
      </w:r>
      <w:r w:rsidR="00CF0AE6">
        <w:fldChar w:fldCharType="end"/>
      </w:r>
      <w:ins w:id="447" w:author="William Lamb" w:date="2018-11-19T20:38:00Z">
        <w:r w:rsidR="00C0728B">
          <w:t>;</w:t>
        </w:r>
      </w:ins>
      <w:ins w:id="448" w:author="William Lamb" w:date="2018-11-19T20:37:00Z">
        <w:r w:rsidR="002B0681">
          <w:t xml:space="preserve"> and </w:t>
        </w:r>
        <w:r w:rsidR="00C0728B">
          <w:t>action tracking initiatives such as the Global Climate Action NAZCA portal</w:t>
        </w:r>
      </w:ins>
      <w:ins w:id="449" w:author="William Lamb" w:date="2018-11-26T15:35:00Z">
        <w:r w:rsidR="006C7A0A">
          <w:t xml:space="preserve"> </w:t>
        </w:r>
        <w:r w:rsidR="006C7A0A">
          <w:fldChar w:fldCharType="begin" w:fldLock="1"/>
        </w:r>
      </w:ins>
      <w:r w:rsidR="00BD48F4">
        <w:instrText>ADDIN CSL_CITATION {"citationItems":[{"id":"ITEM-1","itemData":{"URL":"http://climateaction.unfccc.int/","accessed":{"date-parts":[["2018","11","26"]]},"author":[{"dropping-particle":"","family":"UNFCCC","given":"","non-dropping-particle":"","parse-names":false,"suffix":""}],"id":"ITEM-1","issued":{"date-parts":[["2018"]]},"title":"Global Climate Action NAZCA","type":"webpage"},"uris":["http://www.mendeley.com/documents/?uuid=590ceb70-923c-4489-95b1-de9629a7a248"]}],"mendeley":{"formattedCitation":"&lt;sup&gt;25&lt;/sup&gt;","plainTextFormattedCitation":"25","previouslyFormattedCitation":"&lt;sup&gt;25&lt;/sup&gt;"},"properties":{"noteIndex":0},"schema":"https://github.com/citation-style-language/schema/raw/master/csl-citation.json"}</w:instrText>
      </w:r>
      <w:r w:rsidR="006C7A0A">
        <w:fldChar w:fldCharType="separate"/>
      </w:r>
      <w:r w:rsidR="006C7A0A" w:rsidRPr="006C7A0A">
        <w:rPr>
          <w:noProof/>
          <w:vertAlign w:val="superscript"/>
        </w:rPr>
        <w:t>25</w:t>
      </w:r>
      <w:ins w:id="450" w:author="William Lamb" w:date="2018-11-26T15:35:00Z">
        <w:r w:rsidR="006C7A0A">
          <w:fldChar w:fldCharType="end"/>
        </w:r>
      </w:ins>
      <w:ins w:id="451" w:author="William Lamb" w:date="2018-11-19T20:38:00Z">
        <w:r w:rsidR="00C0728B">
          <w:t>.</w:t>
        </w:r>
      </w:ins>
    </w:p>
    <w:p w14:paraId="07806B15" w14:textId="3C29E13C" w:rsidR="0074523F" w:rsidRDefault="00BC38A2">
      <w:pPr>
        <w:spacing w:line="480" w:lineRule="auto"/>
        <w:rPr>
          <w:rFonts w:ascii="Calibri" w:eastAsia="Calibri" w:hAnsi="Calibri" w:cs="Calibri"/>
        </w:rPr>
      </w:pPr>
      <w:ins w:id="452" w:author="William Lamb" w:date="2018-11-16T17:10:00Z">
        <w:r>
          <w:t xml:space="preserve">There is substantial </w:t>
        </w:r>
        <w:r w:rsidR="002611A8">
          <w:t xml:space="preserve">comparative </w:t>
        </w:r>
        <w:r>
          <w:t xml:space="preserve">work analysing mitigation and adaptation plans across hundreds of cities </w:t>
        </w:r>
      </w:ins>
      <w:r>
        <w:fldChar w:fldCharType="begin" w:fldLock="1"/>
      </w:r>
      <w:r w:rsidR="00BD48F4">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26–28&lt;/sup&gt;","plainTextFormattedCitation":"26–28","previouslyFormattedCitation":"&lt;sup&gt;26–28&lt;/sup&gt;"},"properties":{"noteIndex":0},"schema":"https://github.com/citation-style-language/schema/raw/master/csl-citation.json"}</w:instrText>
      </w:r>
      <w:r>
        <w:fldChar w:fldCharType="separate"/>
      </w:r>
      <w:r w:rsidR="006C7A0A" w:rsidRPr="006C7A0A">
        <w:rPr>
          <w:noProof/>
          <w:vertAlign w:val="superscript"/>
        </w:rPr>
        <w:t>26–28</w:t>
      </w:r>
      <w:r>
        <w:fldChar w:fldCharType="end"/>
      </w:r>
      <w:ins w:id="453" w:author="William Lamb" w:date="2018-11-19T14:23:00Z">
        <w:r w:rsidR="00582A66">
          <w:t xml:space="preserve">, and more detailed studies published as </w:t>
        </w:r>
      </w:ins>
      <w:ins w:id="454" w:author="William Lamb" w:date="2018-11-19T14:24:00Z">
        <w:r w:rsidR="00582A66">
          <w:t>volumes</w:t>
        </w:r>
      </w:ins>
      <w:ins w:id="455" w:author="William Lamb" w:date="2018-11-19T14:22:00Z">
        <w:r w:rsidR="00611174">
          <w:t xml:space="preserve"> </w:t>
        </w:r>
        <w:r w:rsidR="00611174">
          <w:fldChar w:fldCharType="begin" w:fldLock="1"/>
        </w:r>
      </w:ins>
      <w:r w:rsidR="00BD48F4">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29,30&lt;/sup&gt;","plainTextFormattedCitation":"29,30","previouslyFormattedCitation":"&lt;sup&gt;29,30&lt;/sup&gt;"},"properties":{"noteIndex":0},"schema":"https://github.com/citation-style-language/schema/raw/master/csl-citation.json"}</w:instrText>
      </w:r>
      <w:r w:rsidR="00611174">
        <w:fldChar w:fldCharType="separate"/>
      </w:r>
      <w:r w:rsidR="006C7A0A" w:rsidRPr="006C7A0A">
        <w:rPr>
          <w:noProof/>
          <w:vertAlign w:val="superscript"/>
        </w:rPr>
        <w:t>29,30</w:t>
      </w:r>
      <w:ins w:id="456" w:author="William Lamb" w:date="2018-11-19T14:22:00Z">
        <w:r w:rsidR="00611174">
          <w:fldChar w:fldCharType="end"/>
        </w:r>
      </w:ins>
      <w:ins w:id="457" w:author="William Lamb" w:date="2018-11-19T14:24:00Z">
        <w:r w:rsidR="00582A66">
          <w:t>. M</w:t>
        </w:r>
      </w:ins>
      <w:ins w:id="458" w:author="William Lamb" w:date="2018-11-16T17:10:00Z">
        <w:r w:rsidR="00422FA9">
          <w:t xml:space="preserve">uch attention is also paid to comparing urban carbon footprints </w:t>
        </w:r>
      </w:ins>
      <w:r w:rsidR="00422FA9">
        <w:fldChar w:fldCharType="begin" w:fldLock="1"/>
      </w:r>
      <w:r w:rsidR="00BD48F4">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31–33&lt;/sup&gt;","plainTextFormattedCitation":"31–33","previouslyFormattedCitation":"&lt;sup&gt;31–33&lt;/sup&gt;"},"properties":{"noteIndex":0},"schema":"https://github.com/citation-style-language/schema/raw/master/csl-citation.json"}</w:instrText>
      </w:r>
      <w:r w:rsidR="00422FA9">
        <w:fldChar w:fldCharType="separate"/>
      </w:r>
      <w:r w:rsidR="006C7A0A" w:rsidRPr="006C7A0A">
        <w:rPr>
          <w:noProof/>
          <w:vertAlign w:val="superscript"/>
        </w:rPr>
        <w:t>31–33</w:t>
      </w:r>
      <w:r w:rsidR="00422FA9">
        <w:fldChar w:fldCharType="end"/>
      </w:r>
      <w:del w:id="459" w:author="William Lamb" w:date="2018-11-16T17:10:00Z">
        <w:r w:rsidR="00D961FF">
          <w:rPr>
            <w:rFonts w:ascii="Calibri" w:eastAsia="Calibri" w:hAnsi="Calibri" w:cs="Calibri"/>
          </w:rPr>
          <w:delText xml:space="preserve">, but remains </w:delText>
        </w:r>
        <w:r w:rsidR="007B4A96">
          <w:rPr>
            <w:rFonts w:ascii="Calibri" w:eastAsia="Calibri" w:hAnsi="Calibri" w:cs="Calibri"/>
          </w:rPr>
          <w:delText>conservative</w:delText>
        </w:r>
        <w:r w:rsidR="00D961FF">
          <w:rPr>
            <w:rFonts w:ascii="Calibri" w:eastAsia="Calibri" w:hAnsi="Calibri" w:cs="Calibri"/>
          </w:rPr>
          <w:delText xml:space="preserve"> in the number of cases compared.</w:delText>
        </w:r>
        <w:r w:rsidR="002D518F">
          <w:rPr>
            <w:rFonts w:ascii="Calibri" w:eastAsia="Calibri" w:hAnsi="Calibri" w:cs="Calibri"/>
          </w:rPr>
          <w:delText xml:space="preserve"> We</w:delText>
        </w:r>
      </w:del>
      <w:ins w:id="460" w:author="William Lamb" w:date="2018-11-16T17:10:00Z">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been made? </w:t>
        </w:r>
        <w:r w:rsidR="00497559">
          <w:t>Automatic analysis</w:t>
        </w:r>
        <w:r w:rsidR="002611A8">
          <w:t xml:space="preserve"> of the literature can</w:t>
        </w:r>
      </w:ins>
      <w:r w:rsidR="002611A8">
        <w:t xml:space="preserve"> </w:t>
      </w:r>
      <w:r w:rsidR="003D75BA">
        <w:t>identify</w:t>
      </w:r>
      <w:r w:rsidR="002611A8">
        <w:t xml:space="preserve"> </w:t>
      </w:r>
      <w:del w:id="461" w:author="William Lamb" w:date="2018-11-16T17:10:00Z">
        <w:r w:rsidR="00D961FF">
          <w:rPr>
            <w:rFonts w:ascii="Calibri" w:eastAsia="Calibri" w:hAnsi="Calibri" w:cs="Calibri"/>
          </w:rPr>
          <w:delText>699</w:delText>
        </w:r>
      </w:del>
      <w:ins w:id="462" w:author="William Lamb" w:date="2018-11-16T17:10:00Z">
        <w:r w:rsidR="002611A8">
          <w:t>which case</w:t>
        </w:r>
      </w:ins>
      <w:r w:rsidR="002611A8">
        <w:t xml:space="preserve"> studies </w:t>
      </w:r>
      <w:del w:id="463" w:author="William Lamb" w:date="2018-11-16T17:10:00Z">
        <w:r w:rsidR="002D518F">
          <w:rPr>
            <w:rFonts w:ascii="Calibri" w:eastAsia="Calibri" w:hAnsi="Calibri" w:cs="Calibri"/>
          </w:rPr>
          <w:delText xml:space="preserve">that </w:delText>
        </w:r>
      </w:del>
      <w:r w:rsidR="002611A8">
        <w:t xml:space="preserve">refer to </w:t>
      </w:r>
      <w:r w:rsidR="002611A8" w:rsidRPr="001E2198">
        <w:t xml:space="preserve">more than one city in </w:t>
      </w:r>
      <w:del w:id="464" w:author="William Lamb" w:date="2018-11-16T17:10:00Z">
        <w:r w:rsidR="00D961FF">
          <w:rPr>
            <w:rFonts w:ascii="Calibri" w:eastAsia="Calibri" w:hAnsi="Calibri" w:cs="Calibri"/>
          </w:rPr>
          <w:delText>the</w:delText>
        </w:r>
      </w:del>
      <w:ins w:id="465" w:author="William Lamb" w:date="2018-11-16T17:10:00Z">
        <w:r w:rsidR="002611A8" w:rsidRPr="001E2198">
          <w:t>their title or</w:t>
        </w:r>
      </w:ins>
      <w:r w:rsidR="002611A8" w:rsidRPr="001E2198">
        <w:t xml:space="preserve"> abstract</w:t>
      </w:r>
      <w:del w:id="466" w:author="William Lamb" w:date="2018-11-16T17:10:00Z">
        <w:r w:rsidR="00D961FF">
          <w:rPr>
            <w:rFonts w:ascii="Calibri" w:eastAsia="Calibri" w:hAnsi="Calibri" w:cs="Calibri"/>
          </w:rPr>
          <w:delText xml:space="preserve"> </w:delText>
        </w:r>
        <w:r w:rsidR="002D518F">
          <w:rPr>
            <w:rFonts w:ascii="Calibri" w:eastAsia="Calibri" w:hAnsi="Calibri" w:cs="Calibri"/>
          </w:rPr>
          <w:delText xml:space="preserve">(of 3,440 in the sample </w:delText>
        </w:r>
        <w:r w:rsidR="00D961FF">
          <w:rPr>
            <w:rFonts w:ascii="Calibri" w:eastAsia="Calibri" w:hAnsi="Calibri" w:cs="Calibri"/>
          </w:rPr>
          <w:delText>–</w:delText>
        </w:r>
      </w:del>
      <w:ins w:id="467" w:author="William Lamb" w:date="2018-11-16T17:10:00Z">
        <w:r w:rsidR="002611A8" w:rsidRPr="001E2198">
          <w:t xml:space="preserve">. </w:t>
        </w:r>
        <w:r w:rsidR="00A14D47" w:rsidRPr="001E2198">
          <w:t>These make up</w:t>
        </w:r>
      </w:ins>
      <w:r w:rsidR="00A14D47" w:rsidRPr="001E2198">
        <w:t xml:space="preserve"> </w:t>
      </w:r>
      <w:r w:rsidR="001E2198" w:rsidRPr="001E2198">
        <w:t>approximately</w:t>
      </w:r>
      <w:r w:rsidR="00A14D47" w:rsidRPr="001E2198">
        <w:t xml:space="preserve"> </w:t>
      </w:r>
      <w:del w:id="468" w:author="William Lamb" w:date="2018-11-16T17:10:00Z">
        <w:r w:rsidR="00D961FF">
          <w:rPr>
            <w:rFonts w:ascii="Calibri" w:eastAsia="Calibri" w:hAnsi="Calibri" w:cs="Calibri"/>
          </w:rPr>
          <w:delText>20%</w:delText>
        </w:r>
        <w:r w:rsidR="002D518F">
          <w:rPr>
            <w:rFonts w:ascii="Calibri" w:eastAsia="Calibri" w:hAnsi="Calibri" w:cs="Calibri"/>
          </w:rPr>
          <w:delText>)</w:delText>
        </w:r>
        <w:r w:rsidR="00D961FF">
          <w:rPr>
            <w:rFonts w:ascii="Calibri" w:eastAsia="Calibri" w:hAnsi="Calibri" w:cs="Calibri"/>
          </w:rPr>
          <w:delText>.</w:delText>
        </w:r>
      </w:del>
      <w:ins w:id="469" w:author="William Lamb" w:date="2018-11-16T17:10:00Z">
        <w:r w:rsidR="00A14D47" w:rsidRPr="001E2198">
          <w:t>18</w:t>
        </w:r>
        <w:r w:rsidR="002611A8" w:rsidRPr="001E2198">
          <w:t>% of the literature</w:t>
        </w:r>
        <w:r w:rsidR="00C722DF" w:rsidRPr="001E2198">
          <w:t xml:space="preserve"> in our </w:t>
        </w:r>
        <w:r w:rsidR="00C722DF" w:rsidRPr="001E2198">
          <w:lastRenderedPageBreak/>
          <w:t>sample</w:t>
        </w:r>
        <w:r w:rsidR="002611A8" w:rsidRPr="001E2198">
          <w:t xml:space="preserve"> (</w:t>
        </w:r>
        <w:r w:rsidR="00A14D47" w:rsidRPr="001E2198">
          <w:t>721</w:t>
        </w:r>
        <w:r w:rsidR="002611A8" w:rsidRPr="001E2198">
          <w:t xml:space="preserve"> cases).</w:t>
        </w:r>
      </w:ins>
      <w:r w:rsidR="002611A8" w:rsidRPr="001E2198">
        <w:t xml:space="preserve"> </w:t>
      </w:r>
      <w:r w:rsidR="00C93202" w:rsidRPr="001E2198">
        <w:rPr>
          <w:rFonts w:ascii="Calibri" w:eastAsia="Calibri" w:hAnsi="Calibri" w:cs="Calibri"/>
        </w:rPr>
        <w:t>The majority</w:t>
      </w:r>
      <w:r w:rsidR="000824B4">
        <w:rPr>
          <w:rFonts w:ascii="Calibri" w:eastAsia="Calibri" w:hAnsi="Calibri" w:cs="Calibri"/>
        </w:rPr>
        <w:t xml:space="preserve"> of </w:t>
      </w:r>
      <w:del w:id="470" w:author="William Lamb" w:date="2018-11-16T17:10:00Z">
        <w:r w:rsidR="00C6067A">
          <w:rPr>
            <w:rFonts w:ascii="Calibri" w:eastAsia="Calibri" w:hAnsi="Calibri" w:cs="Calibri"/>
          </w:rPr>
          <w:delText>these studies (409)</w:delText>
        </w:r>
      </w:del>
      <w:ins w:id="471" w:author="William Lamb" w:date="2018-11-16T17:10:00Z">
        <w:r w:rsidR="000824B4">
          <w:rPr>
            <w:rFonts w:ascii="Calibri" w:eastAsia="Calibri" w:hAnsi="Calibri" w:cs="Calibri"/>
          </w:rPr>
          <w:t>comparative cases</w:t>
        </w:r>
      </w:ins>
      <w:r w:rsidR="00C93202" w:rsidRPr="001E2198">
        <w:rPr>
          <w:rFonts w:ascii="Calibri" w:eastAsia="Calibri" w:hAnsi="Calibri" w:cs="Calibri"/>
        </w:rPr>
        <w:t xml:space="preserve"> mention only two cities</w:t>
      </w:r>
      <w:del w:id="472" w:author="William Lamb" w:date="2018-11-16T17:10:00Z">
        <w:r w:rsidR="00C6067A">
          <w:rPr>
            <w:rFonts w:ascii="Calibri" w:eastAsia="Calibri" w:hAnsi="Calibri" w:cs="Calibri"/>
          </w:rPr>
          <w:delText>,</w:delText>
        </w:r>
      </w:del>
      <w:ins w:id="473" w:author="William Lamb" w:date="2018-11-16T17:10:00Z">
        <w:r w:rsidR="002611A8" w:rsidRPr="001E2198">
          <w:rPr>
            <w:rFonts w:ascii="Calibri" w:eastAsia="Calibri" w:hAnsi="Calibri" w:cs="Calibri"/>
          </w:rPr>
          <w:t xml:space="preserve"> (409)</w:t>
        </w:r>
        <w:r w:rsidR="00C93202" w:rsidRPr="001E2198">
          <w:rPr>
            <w:rFonts w:ascii="Calibri" w:eastAsia="Calibri" w:hAnsi="Calibri" w:cs="Calibri"/>
          </w:rPr>
          <w:t>,</w:t>
        </w:r>
      </w:ins>
      <w:r w:rsidR="00C93202" w:rsidRPr="001E2198">
        <w:rPr>
          <w:rFonts w:ascii="Calibri" w:eastAsia="Calibri" w:hAnsi="Calibri" w:cs="Calibri"/>
        </w:rPr>
        <w:t xml:space="preserve"> with a steep decline to </w:t>
      </w:r>
      <w:ins w:id="474" w:author="William Lamb" w:date="2018-11-16T17:10:00Z">
        <w:r w:rsidR="000824B4">
          <w:rPr>
            <w:rFonts w:ascii="Calibri" w:eastAsia="Calibri" w:hAnsi="Calibri" w:cs="Calibri"/>
          </w:rPr>
          <w:t xml:space="preserve">only </w:t>
        </w:r>
      </w:ins>
      <w:r w:rsidR="00C93202" w:rsidRPr="001E2198">
        <w:rPr>
          <w:rFonts w:ascii="Calibri" w:eastAsia="Calibri" w:hAnsi="Calibri" w:cs="Calibri"/>
        </w:rPr>
        <w:t>a few dozen studies on 5 or more cities (SI Text Figure 6).</w:t>
      </w:r>
    </w:p>
    <w:p w14:paraId="3669CCD9" w14:textId="6927214B" w:rsidR="00C93202" w:rsidRDefault="00C93202" w:rsidP="002F21D4">
      <w:pPr>
        <w:spacing w:line="480" w:lineRule="auto"/>
        <w:rPr>
          <w:rFonts w:ascii="Calibri" w:eastAsia="Calibri" w:hAnsi="Calibri" w:cs="Calibri"/>
        </w:rPr>
      </w:pPr>
      <w:r>
        <w:rPr>
          <w:rFonts w:ascii="Calibri" w:eastAsia="Calibri" w:hAnsi="Calibri" w:cs="Calibri"/>
        </w:rPr>
        <w:t xml:space="preserve">Inter-regional comparisons are relatively rare. Figure </w:t>
      </w:r>
      <w:del w:id="475" w:author="William Lamb" w:date="2018-11-19T17:02:00Z">
        <w:r w:rsidDel="0074523F">
          <w:rPr>
            <w:rFonts w:ascii="Calibri" w:eastAsia="Calibri" w:hAnsi="Calibri" w:cs="Calibri"/>
          </w:rPr>
          <w:delText xml:space="preserve">5 </w:delText>
        </w:r>
      </w:del>
      <w:ins w:id="476" w:author="William Lamb" w:date="2018-11-19T17:02:00Z">
        <w:r w:rsidR="0074523F">
          <w:rPr>
            <w:rFonts w:ascii="Calibri" w:eastAsia="Calibri" w:hAnsi="Calibri" w:cs="Calibri"/>
          </w:rPr>
          <w:t xml:space="preserve">7 </w:t>
        </w:r>
      </w:ins>
      <w:r>
        <w:rPr>
          <w:rFonts w:ascii="Calibri" w:eastAsia="Calibri" w:hAnsi="Calibri" w:cs="Calibri"/>
        </w:rPr>
        <w:t xml:space="preserve">in the SI text visualises the pairwise correlations of cities within abstracts, aggregating by region. Asian cities tend to be compared to other Asian cities, European cities to European cities, and likewise in North America. </w:t>
      </w:r>
      <w:del w:id="477" w:author="William Lamb" w:date="2018-11-26T11:12:00Z">
        <w:r w:rsidDel="003B3B61">
          <w:rPr>
            <w:rFonts w:ascii="Calibri" w:eastAsia="Calibri" w:hAnsi="Calibri" w:cs="Calibri"/>
          </w:rPr>
          <w:delText xml:space="preserve">Comparative literatures based in </w:delText>
        </w:r>
      </w:del>
      <w:ins w:id="478" w:author="William Lamb" w:date="2018-11-26T11:12:00Z">
        <w:r w:rsidR="003B3B61">
          <w:rPr>
            <w:rFonts w:ascii="Calibri" w:eastAsia="Calibri" w:hAnsi="Calibri" w:cs="Calibri"/>
          </w:rPr>
          <w:t xml:space="preserve">Studies on </w:t>
        </w:r>
      </w:ins>
      <w:r>
        <w:rPr>
          <w:rFonts w:ascii="Calibri" w:eastAsia="Calibri" w:hAnsi="Calibri" w:cs="Calibri"/>
        </w:rPr>
        <w:t>Latin America</w:t>
      </w:r>
      <w:ins w:id="479" w:author="William Lamb" w:date="2018-11-26T11:12:00Z">
        <w:r w:rsidR="003B3B61">
          <w:rPr>
            <w:rFonts w:ascii="Calibri" w:eastAsia="Calibri" w:hAnsi="Calibri" w:cs="Calibri"/>
          </w:rPr>
          <w:t>n</w:t>
        </w:r>
      </w:ins>
      <w:r>
        <w:rPr>
          <w:rFonts w:ascii="Calibri" w:eastAsia="Calibri" w:hAnsi="Calibri" w:cs="Calibri"/>
        </w:rPr>
        <w:t>, Africa</w:t>
      </w:r>
      <w:ins w:id="480" w:author="William Lamb" w:date="2018-11-26T11:12:00Z">
        <w:r w:rsidR="003B3B61">
          <w:rPr>
            <w:rFonts w:ascii="Calibri" w:eastAsia="Calibri" w:hAnsi="Calibri" w:cs="Calibri"/>
          </w:rPr>
          <w:t>n</w:t>
        </w:r>
      </w:ins>
      <w:r>
        <w:rPr>
          <w:rFonts w:ascii="Calibri" w:eastAsia="Calibri" w:hAnsi="Calibri" w:cs="Calibri"/>
        </w:rPr>
        <w:t xml:space="preserve"> and Oceania</w:t>
      </w:r>
      <w:ins w:id="481" w:author="William Lamb" w:date="2018-11-26T11:12:00Z">
        <w:r w:rsidR="003B3B61">
          <w:rPr>
            <w:rFonts w:ascii="Calibri" w:eastAsia="Calibri" w:hAnsi="Calibri" w:cs="Calibri"/>
          </w:rPr>
          <w:t>n cities</w:t>
        </w:r>
      </w:ins>
      <w:r>
        <w:rPr>
          <w:rFonts w:ascii="Calibri" w:eastAsia="Calibri" w:hAnsi="Calibri" w:cs="Calibri"/>
        </w:rPr>
        <w:t xml:space="preserve">, on the other hand, </w:t>
      </w:r>
      <w:ins w:id="482" w:author="William Lamb" w:date="2018-11-26T11:12:00Z">
        <w:r w:rsidR="003B3B61">
          <w:rPr>
            <w:rFonts w:ascii="Calibri" w:eastAsia="Calibri" w:hAnsi="Calibri" w:cs="Calibri"/>
          </w:rPr>
          <w:t xml:space="preserve">are more frequently paired with cities in </w:t>
        </w:r>
      </w:ins>
      <w:ins w:id="483" w:author="William Lamb" w:date="2018-11-26T11:13:00Z">
        <w:r w:rsidR="003B3B61">
          <w:rPr>
            <w:rFonts w:ascii="Calibri" w:eastAsia="Calibri" w:hAnsi="Calibri" w:cs="Calibri"/>
          </w:rPr>
          <w:t xml:space="preserve">other </w:t>
        </w:r>
      </w:ins>
      <w:ins w:id="484" w:author="William Lamb" w:date="2018-11-26T11:12:00Z">
        <w:r w:rsidR="003B3B61">
          <w:rPr>
            <w:rFonts w:ascii="Calibri" w:eastAsia="Calibri" w:hAnsi="Calibri" w:cs="Calibri"/>
          </w:rPr>
          <w:t>regions</w:t>
        </w:r>
      </w:ins>
      <w:del w:id="485" w:author="William Lamb" w:date="2018-11-26T11:14:00Z">
        <w:r w:rsidDel="003B3B61">
          <w:rPr>
            <w:rFonts w:ascii="Calibri" w:eastAsia="Calibri" w:hAnsi="Calibri" w:cs="Calibri"/>
          </w:rPr>
          <w:delText>are far less cautious and have higher fractions of international comparisons</w:delText>
        </w:r>
      </w:del>
      <w:r>
        <w:rPr>
          <w:rFonts w:ascii="Calibri" w:eastAsia="Calibri" w:hAnsi="Calibri" w:cs="Calibri"/>
        </w:rPr>
        <w:t xml:space="preserve">, </w:t>
      </w:r>
      <w:ins w:id="486" w:author="William Lamb" w:date="2018-11-26T15:36:00Z">
        <w:r w:rsidR="006C7A0A">
          <w:rPr>
            <w:rFonts w:ascii="Calibri" w:eastAsia="Calibri" w:hAnsi="Calibri" w:cs="Calibri"/>
          </w:rPr>
          <w:t xml:space="preserve">but are </w:t>
        </w:r>
      </w:ins>
      <w:del w:id="487" w:author="William Lamb" w:date="2018-11-26T15:36:00Z">
        <w:r w:rsidDel="006C7A0A">
          <w:rPr>
            <w:rFonts w:ascii="Calibri" w:eastAsia="Calibri" w:hAnsi="Calibri" w:cs="Calibri"/>
          </w:rPr>
          <w:delText xml:space="preserve">although </w:delText>
        </w:r>
      </w:del>
      <w:r>
        <w:rPr>
          <w:rFonts w:ascii="Calibri" w:eastAsia="Calibri" w:hAnsi="Calibri" w:cs="Calibri"/>
        </w:rPr>
        <w:t xml:space="preserve">fewer </w:t>
      </w:r>
      <w:del w:id="488" w:author="William Lamb" w:date="2018-11-26T15:36:00Z">
        <w:r w:rsidDel="006C7A0A">
          <w:rPr>
            <w:rFonts w:ascii="Calibri" w:eastAsia="Calibri" w:hAnsi="Calibri" w:cs="Calibri"/>
          </w:rPr>
          <w:delText>total studies</w:delText>
        </w:r>
      </w:del>
      <w:ins w:id="489" w:author="William Lamb" w:date="2018-11-26T15:36:00Z">
        <w:r w:rsidR="006C7A0A">
          <w:rPr>
            <w:rFonts w:ascii="Calibri" w:eastAsia="Calibri" w:hAnsi="Calibri" w:cs="Calibri"/>
          </w:rPr>
          <w:t>in number</w:t>
        </w:r>
      </w:ins>
      <w:r>
        <w:rPr>
          <w:rFonts w:ascii="Calibri" w:eastAsia="Calibri" w:hAnsi="Calibri" w:cs="Calibri"/>
        </w:rPr>
        <w:t>. Considering the total scope of the urban case study literature (</w:t>
      </w:r>
      <w:del w:id="490" w:author="William Lamb" w:date="2018-11-16T17:10:00Z">
        <w:r w:rsidR="00FB52F3">
          <w:rPr>
            <w:rFonts w:ascii="Calibri" w:eastAsia="Calibri" w:hAnsi="Calibri" w:cs="Calibri"/>
          </w:rPr>
          <w:delText>3,440</w:delText>
        </w:r>
      </w:del>
      <w:ins w:id="491" w:author="William Lamb" w:date="2018-11-16T17:10:00Z">
        <w:r w:rsidR="001E2198">
          <w:rPr>
            <w:rFonts w:ascii="Calibri" w:eastAsia="Calibri" w:hAnsi="Calibri" w:cs="Calibri"/>
          </w:rPr>
          <w:t>4,051</w:t>
        </w:r>
      </w:ins>
      <w:r>
        <w:rPr>
          <w:rFonts w:ascii="Calibri" w:eastAsia="Calibri" w:hAnsi="Calibri" w:cs="Calibri"/>
        </w:rPr>
        <w:t xml:space="preserve"> studies), the subset that is comparative (</w:t>
      </w:r>
      <w:del w:id="492" w:author="William Lamb" w:date="2018-11-16T17:10:00Z">
        <w:r w:rsidR="00FB52F3">
          <w:rPr>
            <w:rFonts w:ascii="Calibri" w:eastAsia="Calibri" w:hAnsi="Calibri" w:cs="Calibri"/>
          </w:rPr>
          <w:delText>699</w:delText>
        </w:r>
      </w:del>
      <w:ins w:id="493" w:author="William Lamb" w:date="2018-11-16T17:10:00Z">
        <w:r w:rsidR="001E2198">
          <w:rPr>
            <w:rFonts w:ascii="Calibri" w:eastAsia="Calibri" w:hAnsi="Calibri" w:cs="Calibri"/>
          </w:rPr>
          <w:t>702</w:t>
        </w:r>
        <w:r w:rsidR="00D25F83">
          <w:rPr>
            <w:rFonts w:ascii="Calibri" w:eastAsia="Calibri" w:hAnsi="Calibri" w:cs="Calibri"/>
          </w:rPr>
          <w:t xml:space="preserve"> studies</w:t>
        </w:r>
      </w:ins>
      <w:r>
        <w:rPr>
          <w:rFonts w:ascii="Calibri" w:eastAsia="Calibri" w:hAnsi="Calibri" w:cs="Calibri"/>
        </w:rPr>
        <w:t>), and internationally comparative</w:t>
      </w:r>
      <w:r w:rsidR="001E2198">
        <w:rPr>
          <w:rFonts w:ascii="Calibri" w:eastAsia="Calibri" w:hAnsi="Calibri" w:cs="Calibri"/>
        </w:rPr>
        <w:t xml:space="preserve"> </w:t>
      </w:r>
      <w:del w:id="494" w:author="William Lamb" w:date="2018-11-16T17:10:00Z">
        <w:r w:rsidR="00B11E02">
          <w:rPr>
            <w:rFonts w:ascii="Calibri" w:eastAsia="Calibri" w:hAnsi="Calibri" w:cs="Calibri"/>
          </w:rPr>
          <w:delText>(202</w:delText>
        </w:r>
      </w:del>
      <w:ins w:id="495" w:author="William Lamb" w:date="2018-11-16T17:10:00Z">
        <w:r w:rsidR="001E2198">
          <w:rPr>
            <w:rFonts w:ascii="Calibri" w:eastAsia="Calibri" w:hAnsi="Calibri" w:cs="Calibri"/>
          </w:rPr>
          <w:t>across more than 2 cases (67</w:t>
        </w:r>
        <w:r w:rsidR="00D25F83">
          <w:rPr>
            <w:rFonts w:ascii="Calibri" w:eastAsia="Calibri" w:hAnsi="Calibri" w:cs="Calibri"/>
          </w:rPr>
          <w:t xml:space="preserve"> studies</w:t>
        </w:r>
      </w:ins>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6279EB43" w:rsidR="00C93202" w:rsidRDefault="002B3580" w:rsidP="00103918">
      <w:pPr>
        <w:spacing w:line="480" w:lineRule="auto"/>
        <w:rPr>
          <w:rFonts w:ascii="Calibri" w:eastAsia="Calibri" w:hAnsi="Calibri" w:cs="Calibri"/>
        </w:rPr>
      </w:pPr>
      <w:ins w:id="496" w:author="William Lamb" w:date="2018-11-16T17:10:00Z">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ins>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del w:id="497" w:author="William Lamb" w:date="2018-11-16T17:10:00Z">
        <w:r w:rsidR="00CF1FAE">
          <w:rPr>
            <w:rFonts w:ascii="Calibri" w:eastAsia="Calibri" w:hAnsi="Calibri" w:cs="Calibri"/>
          </w:rPr>
          <w:delText>Although this decision</w:delText>
        </w:r>
      </w:del>
      <w:ins w:id="498" w:author="William Lamb" w:date="2018-11-16T17:10:00Z">
        <w:r w:rsidR="00691159">
          <w:rPr>
            <w:rFonts w:ascii="Calibri" w:eastAsia="Calibri" w:hAnsi="Calibri" w:cs="Calibri"/>
          </w:rPr>
          <w:t>Again, these decisions</w:t>
        </w:r>
      </w:ins>
      <w:r w:rsidR="00691159">
        <w:rPr>
          <w:rFonts w:ascii="Calibri" w:eastAsia="Calibri" w:hAnsi="Calibri" w:cs="Calibri"/>
        </w:rPr>
        <w:t xml:space="preserve"> may</w:t>
      </w:r>
      <w:del w:id="499" w:author="William Lamb" w:date="2018-11-16T17:10:00Z">
        <w:r w:rsidR="00CF1FAE">
          <w:rPr>
            <w:rFonts w:ascii="Calibri" w:eastAsia="Calibri" w:hAnsi="Calibri" w:cs="Calibri"/>
          </w:rPr>
          <w:delText xml:space="preserve"> often</w:delText>
        </w:r>
      </w:del>
      <w:r w:rsidR="00691159">
        <w:rPr>
          <w:rFonts w:ascii="Calibri" w:eastAsia="Calibri" w:hAnsi="Calibri" w:cs="Calibri"/>
        </w:rPr>
        <w:t xml:space="preserve"> be</w:t>
      </w:r>
      <w:r w:rsidR="00C93202">
        <w:rPr>
          <w:rFonts w:ascii="Calibri" w:eastAsia="Calibri" w:hAnsi="Calibri" w:cs="Calibri"/>
        </w:rPr>
        <w:t xml:space="preserve"> driven by pragmatic concerns (such as funding and research partners</w:t>
      </w:r>
      <w:del w:id="500" w:author="William Lamb" w:date="2018-11-16T17:10:00Z">
        <w:r w:rsidR="00CF1FAE">
          <w:rPr>
            <w:rFonts w:ascii="Calibri" w:eastAsia="Calibri" w:hAnsi="Calibri" w:cs="Calibri"/>
          </w:rPr>
          <w:delText xml:space="preserve">), scientific learning in the field presupposes a transparent discussion of </w:delText>
        </w:r>
      </w:del>
      <w:ins w:id="501" w:author="William Lamb" w:date="2018-11-16T17:10:00Z">
        <w:r w:rsidR="00C93202">
          <w:rPr>
            <w:rFonts w:ascii="Calibri" w:eastAsia="Calibri" w:hAnsi="Calibri" w:cs="Calibri"/>
          </w:rPr>
          <w:t>)</w:t>
        </w:r>
        <w:r w:rsidR="002B7AD3">
          <w:rPr>
            <w:rFonts w:ascii="Calibri" w:eastAsia="Calibri" w:hAnsi="Calibri" w:cs="Calibri"/>
          </w:rPr>
          <w:t xml:space="preserve"> rather than strong </w:t>
        </w:r>
      </w:ins>
      <w:r w:rsidR="002B7AD3">
        <w:rPr>
          <w:rFonts w:ascii="Calibri" w:eastAsia="Calibri" w:hAnsi="Calibri" w:cs="Calibri"/>
        </w:rPr>
        <w:t>comparative logics</w:t>
      </w:r>
      <w:del w:id="502" w:author="William Lamb" w:date="2018-11-16T17:10:00Z">
        <w:r w:rsidR="00CF1FAE">
          <w:rPr>
            <w:rFonts w:ascii="Calibri" w:eastAsia="Calibri" w:hAnsi="Calibri" w:cs="Calibri"/>
          </w:rPr>
          <w:delText xml:space="preserve">. For instance, </w:delText>
        </w:r>
        <w:r w:rsidR="00A13DDD">
          <w:rPr>
            <w:rFonts w:ascii="Calibri" w:eastAsia="Calibri" w:hAnsi="Calibri" w:cs="Calibri"/>
          </w:rPr>
          <w:delText xml:space="preserve">urbanists often state </w:delText>
        </w:r>
        <w:r w:rsidR="00CF1FAE">
          <w:rPr>
            <w:rFonts w:ascii="Calibri" w:eastAsia="Calibri" w:hAnsi="Calibri" w:cs="Calibri"/>
          </w:rPr>
          <w:delText xml:space="preserve">that </w:delText>
        </w:r>
        <w:r w:rsidR="009233FD">
          <w:rPr>
            <w:rFonts w:ascii="Calibri" w:eastAsia="Calibri" w:hAnsi="Calibri" w:cs="Calibri"/>
          </w:rPr>
          <w:delText xml:space="preserve">cities share </w:delText>
        </w:r>
        <w:r w:rsidR="00CF1FAE">
          <w:rPr>
            <w:rFonts w:ascii="Calibri" w:eastAsia="Calibri" w:hAnsi="Calibri" w:cs="Calibri"/>
          </w:rPr>
          <w:delText xml:space="preserve">common structural (political, economic, or geographic) characteristics </w:delText>
        </w:r>
        <w:r w:rsidR="009233FD">
          <w:rPr>
            <w:rFonts w:ascii="Calibri" w:eastAsia="Calibri" w:hAnsi="Calibri" w:cs="Calibri"/>
          </w:rPr>
          <w:delText xml:space="preserve">that </w:delText>
        </w:r>
        <w:r w:rsidR="00CF1FAE">
          <w:rPr>
            <w:rFonts w:ascii="Calibri" w:eastAsia="Calibri" w:hAnsi="Calibri" w:cs="Calibri"/>
          </w:rPr>
          <w:delText xml:space="preserve">drive </w:delText>
        </w:r>
      </w:del>
      <w:ins w:id="503" w:author="William Lamb" w:date="2018-11-16T17:10:00Z">
        <w:r w:rsidR="00A6795F">
          <w:rPr>
            <w:rFonts w:ascii="Calibri" w:eastAsia="Calibri" w:hAnsi="Calibri" w:cs="Calibri"/>
          </w:rPr>
          <w:t xml:space="preserve">, underlining the still nascent stage of </w:t>
        </w:r>
      </w:ins>
      <w:r w:rsidR="00A6795F">
        <w:rPr>
          <w:rFonts w:ascii="Calibri" w:eastAsia="Calibri" w:hAnsi="Calibri" w:cs="Calibri"/>
        </w:rPr>
        <w:t xml:space="preserve">urban </w:t>
      </w:r>
      <w:del w:id="504" w:author="William Lamb" w:date="2018-11-16T17:10:00Z">
        <w:r w:rsidR="00CF1FAE">
          <w:rPr>
            <w:rFonts w:ascii="Calibri" w:eastAsia="Calibri" w:hAnsi="Calibri" w:cs="Calibri"/>
          </w:rPr>
          <w:delText>phenomena, leading to differing path dependencies in energy consumption</w:delText>
        </w:r>
        <w:r w:rsidR="009233FD">
          <w:rPr>
            <w:rFonts w:ascii="Calibri" w:eastAsia="Calibri" w:hAnsi="Calibri" w:cs="Calibri"/>
          </w:rPr>
          <w:delText>.</w:delText>
        </w:r>
        <w:r w:rsidR="00A13DDD">
          <w:rPr>
            <w:rFonts w:ascii="Calibri" w:eastAsia="Calibri" w:hAnsi="Calibri" w:cs="Calibri"/>
          </w:rPr>
          <w:delText xml:space="preserve"> </w:delText>
        </w:r>
        <w:r w:rsidR="007909D2">
          <w:rPr>
            <w:rFonts w:ascii="Calibri" w:eastAsia="Calibri" w:hAnsi="Calibri" w:cs="Calibri"/>
          </w:rPr>
          <w:delText xml:space="preserve">Comparative studies can leverage these commonalities to isolate </w:delText>
        </w:r>
        <w:r w:rsidR="003F6172">
          <w:rPr>
            <w:rFonts w:ascii="Calibri" w:eastAsia="Calibri" w:hAnsi="Calibri" w:cs="Calibri"/>
          </w:rPr>
          <w:delText xml:space="preserve">historically contingent drivers, </w:delText>
        </w:r>
        <w:r w:rsidR="007909D2">
          <w:rPr>
            <w:rFonts w:ascii="Calibri" w:eastAsia="Calibri" w:hAnsi="Calibri" w:cs="Calibri"/>
          </w:rPr>
          <w:delText>ad</w:delText>
        </w:r>
        <w:r w:rsidR="003F6172">
          <w:rPr>
            <w:rFonts w:ascii="Calibri" w:eastAsia="Calibri" w:hAnsi="Calibri" w:cs="Calibri"/>
          </w:rPr>
          <w:delText>vancing</w:delText>
        </w:r>
        <w:r w:rsidR="007909D2">
          <w:rPr>
            <w:rFonts w:ascii="Calibri" w:eastAsia="Calibri" w:hAnsi="Calibri" w:cs="Calibri"/>
          </w:rPr>
          <w:delText xml:space="preserve"> theories of </w:delText>
        </w:r>
        <w:r w:rsidR="00CB1B11">
          <w:rPr>
            <w:rFonts w:ascii="Calibri" w:eastAsia="Calibri" w:hAnsi="Calibri" w:cs="Calibri"/>
          </w:rPr>
          <w:delText xml:space="preserve">sustainable </w:delText>
        </w:r>
        <w:r w:rsidR="003F6172">
          <w:rPr>
            <w:rFonts w:ascii="Calibri" w:eastAsia="Calibri" w:hAnsi="Calibri" w:cs="Calibri"/>
          </w:rPr>
          <w:delText>urban development. S</w:delText>
        </w:r>
        <w:r w:rsidR="00CB1B11">
          <w:rPr>
            <w:rFonts w:ascii="Calibri" w:eastAsia="Calibri" w:hAnsi="Calibri" w:cs="Calibri"/>
          </w:rPr>
          <w:delText xml:space="preserve">uch approaches have </w:delText>
        </w:r>
        <w:r w:rsidR="001C195E">
          <w:rPr>
            <w:rFonts w:ascii="Calibri" w:eastAsia="Calibri" w:hAnsi="Calibri" w:cs="Calibri"/>
          </w:rPr>
          <w:delText xml:space="preserve">not </w:delText>
        </w:r>
        <w:r w:rsidR="00CB1B11">
          <w:rPr>
            <w:rFonts w:ascii="Calibri" w:eastAsia="Calibri" w:hAnsi="Calibri" w:cs="Calibri"/>
          </w:rPr>
          <w:delText>yet mature</w:delText>
        </w:r>
        <w:r w:rsidR="001C195E">
          <w:rPr>
            <w:rFonts w:ascii="Calibri" w:eastAsia="Calibri" w:hAnsi="Calibri" w:cs="Calibri"/>
          </w:rPr>
          <w:delText>d</w:delText>
        </w:r>
        <w:r w:rsidR="00CB1B11">
          <w:rPr>
            <w:rFonts w:ascii="Calibri" w:eastAsia="Calibri" w:hAnsi="Calibri" w:cs="Calibri"/>
          </w:rPr>
          <w:delText xml:space="preserve"> in practice</w:delText>
        </w:r>
        <w:r w:rsidR="003F6172">
          <w:rPr>
            <w:rFonts w:ascii="Calibri" w:eastAsia="Calibri" w:hAnsi="Calibri" w:cs="Calibri"/>
          </w:rPr>
          <w:delText>, nor have they been the focus of conceptual and methodological discussion in the urban mitigation literature</w:delText>
        </w:r>
        <w:r w:rsidR="007909D2">
          <w:rPr>
            <w:rFonts w:ascii="Calibri" w:eastAsia="Calibri" w:hAnsi="Calibri" w:cs="Calibri"/>
          </w:rPr>
          <w:delText xml:space="preserve"> </w:delText>
        </w:r>
        <w:r w:rsidR="003F6172">
          <w:rPr>
            <w:rFonts w:ascii="Calibri" w:eastAsia="Calibri" w:hAnsi="Calibri" w:cs="Calibri"/>
          </w:rPr>
          <w:delText>to date</w:delText>
        </w:r>
      </w:del>
      <w:ins w:id="505" w:author="William Lamb" w:date="2018-11-16T17:10:00Z">
        <w:r w:rsidR="00A6795F">
          <w:rPr>
            <w:rFonts w:ascii="Calibri" w:eastAsia="Calibri" w:hAnsi="Calibri" w:cs="Calibri"/>
          </w:rPr>
          <w:t>sustainability science</w:t>
        </w:r>
      </w:ins>
      <w:r w:rsidR="00A6795F">
        <w:rPr>
          <w:rFonts w:ascii="Calibri" w:eastAsia="Calibri" w:hAnsi="Calibri" w:cs="Calibri"/>
        </w:rPr>
        <w:t xml:space="preserve"> </w:t>
      </w:r>
      <w:r w:rsidR="00A6795F">
        <w:rPr>
          <w:rFonts w:ascii="Calibri" w:eastAsia="Calibri" w:hAnsi="Calibri" w:cs="Calibri"/>
        </w:rPr>
        <w:fldChar w:fldCharType="begin" w:fldLock="1"/>
      </w:r>
      <w:r w:rsidR="00BD48F4">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34&lt;/sup&gt;","plainTextFormattedCitation":"34","previouslyFormattedCitation":"&lt;sup&gt;34&lt;/sup&gt;"},"properties":{"noteIndex":0},"schema":"https://github.com/citation-style-language/schema/raw/master/csl-citation.json"}</w:instrText>
      </w:r>
      <w:r w:rsidR="00A6795F">
        <w:rPr>
          <w:rFonts w:ascii="Calibri" w:eastAsia="Calibri" w:hAnsi="Calibri" w:cs="Calibri"/>
        </w:rPr>
        <w:fldChar w:fldCharType="separate"/>
      </w:r>
      <w:r w:rsidR="006C7A0A" w:rsidRPr="006C7A0A">
        <w:rPr>
          <w:rFonts w:ascii="Calibri" w:eastAsia="Calibri" w:hAnsi="Calibri" w:cs="Calibri"/>
          <w:noProof/>
          <w:vertAlign w:val="superscript"/>
        </w:rPr>
        <w:t>34</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rPr>
          <w:ins w:id="506" w:author="William Lamb" w:date="2018-11-16T17:10:00Z"/>
        </w:rPr>
      </w:pPr>
      <w:ins w:id="507" w:author="William Lamb" w:date="2018-11-16T17:10:00Z">
        <w:r w:rsidRPr="00CB249E">
          <w:lastRenderedPageBreak/>
          <w:t>R</w:t>
        </w:r>
        <w:r w:rsidR="00B60EC4" w:rsidRPr="00CB249E">
          <w:t>eviews and assessments</w:t>
        </w:r>
        <w:r w:rsidRPr="00CB249E">
          <w:t xml:space="preserve"> of cases</w:t>
        </w:r>
      </w:ins>
    </w:p>
    <w:p w14:paraId="203B7E79" w14:textId="444857BD" w:rsidR="00C93202" w:rsidRDefault="00282636">
      <w:pPr>
        <w:spacing w:line="480" w:lineRule="auto"/>
        <w:rPr>
          <w:ins w:id="508" w:author="William Lamb" w:date="2018-11-16T17:10:00Z"/>
        </w:rPr>
      </w:pPr>
      <w:ins w:id="509" w:author="William Lamb" w:date="2018-11-16T17:10:00Z">
        <w:r>
          <w:t>A third opportunity for learning from cases is through secondary analysis</w:t>
        </w:r>
        <w:r w:rsidR="002B7AD3">
          <w:t xml:space="preserve"> in literature</w:t>
        </w:r>
        <w:r>
          <w:t xml:space="preserve"> reviews and assessments. </w:t>
        </w:r>
        <w:r w:rsidR="00650E1F">
          <w:t>Concise, policy</w:t>
        </w:r>
      </w:ins>
      <w:ins w:id="510" w:author="Felix Creutzig" w:date="2018-11-23T09:58:00Z">
        <w:r w:rsidR="00972A55">
          <w:t>-</w:t>
        </w:r>
      </w:ins>
      <w:ins w:id="511" w:author="William Lamb" w:date="2018-11-16T17:10:00Z">
        <w:del w:id="512" w:author="Felix Creutzig" w:date="2018-11-23T09:58:00Z">
          <w:r w:rsidR="00650E1F" w:rsidDel="00972A55">
            <w:delText xml:space="preserve"> </w:delText>
          </w:r>
        </w:del>
        <w:r w:rsidR="00650E1F">
          <w:t xml:space="preserve">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ins>
      <w:r w:rsidR="00DA4492">
        <w:fldChar w:fldCharType="begin" w:fldLock="1"/>
      </w:r>
      <w:r w:rsidR="00BD48F4">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22,35&lt;/sup&gt;","plainTextFormattedCitation":"22,35","previouslyFormattedCitation":"&lt;sup&gt;22,35&lt;/sup&gt;"},"properties":{"noteIndex":0},"schema":"https://github.com/citation-style-language/schema/raw/master/csl-citation.json"}</w:instrText>
      </w:r>
      <w:r w:rsidR="00DA4492">
        <w:fldChar w:fldCharType="separate"/>
      </w:r>
      <w:r w:rsidR="006C7A0A" w:rsidRPr="006C7A0A">
        <w:rPr>
          <w:noProof/>
          <w:vertAlign w:val="superscript"/>
        </w:rPr>
        <w:t>22,35</w:t>
      </w:r>
      <w:r w:rsidR="00DA4492">
        <w:fldChar w:fldCharType="end"/>
      </w:r>
      <w:ins w:id="513" w:author="William Lamb" w:date="2018-11-16T17:10:00Z">
        <w:r w:rsidR="00650E1F">
          <w:t>.</w:t>
        </w:r>
        <w:r w:rsidR="00AA7036">
          <w:t xml:space="preserve"> In the area of urban climate </w:t>
        </w:r>
        <w:r w:rsidR="00FD78B8">
          <w:t>mitigation</w:t>
        </w:r>
        <w:r w:rsidR="00AA7036">
          <w:t>, there have b</w:t>
        </w:r>
        <w:r w:rsidR="00CB249E">
          <w:t>een several assessments so far and growing activity. The Global Energy Assessment provided one of the first dedicated reviews on urban energy systems and was followed by an urban chapter in the IPCC 5</w:t>
        </w:r>
        <w:r w:rsidR="00CB249E" w:rsidRPr="00CB249E">
          <w:rPr>
            <w:vertAlign w:val="superscript"/>
          </w:rPr>
          <w:t>th</w:t>
        </w:r>
        <w:r w:rsidR="00CB249E">
          <w:t xml:space="preserve"> Assessment Report </w:t>
        </w:r>
      </w:ins>
      <w:ins w:id="514" w:author="William Lamb" w:date="2018-11-19T14:15:00Z">
        <w:r w:rsidR="00611174">
          <w:t xml:space="preserve">(AR5) </w:t>
        </w:r>
      </w:ins>
      <w:r w:rsidR="00CB249E">
        <w:fldChar w:fldCharType="begin" w:fldLock="1"/>
      </w:r>
      <w:r w:rsidR="00BD48F4">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36,37&lt;/sup&gt;","plainTextFormattedCitation":"36,37","previouslyFormattedCitation":"&lt;sup&gt;36,37&lt;/sup&gt;"},"properties":{"noteIndex":0},"schema":"https://github.com/citation-style-language/schema/raw/master/csl-citation.json"}</w:instrText>
      </w:r>
      <w:r w:rsidR="00CB249E">
        <w:fldChar w:fldCharType="separate"/>
      </w:r>
      <w:r w:rsidR="006C7A0A" w:rsidRPr="006C7A0A">
        <w:rPr>
          <w:noProof/>
          <w:vertAlign w:val="superscript"/>
        </w:rPr>
        <w:t>36,37</w:t>
      </w:r>
      <w:r w:rsidR="00CB249E">
        <w:fldChar w:fldCharType="end"/>
      </w:r>
      <w:ins w:id="515" w:author="William Lamb" w:date="2018-11-16T17:10:00Z">
        <w:r w:rsidR="00995510">
          <w:t xml:space="preserve"> and two assessments by the</w:t>
        </w:r>
        <w:r w:rsidR="00CB249E">
          <w:t xml:space="preserve"> </w:t>
        </w:r>
        <w:r w:rsidR="00397D6D">
          <w:t>Urban Climate Change Research Network (UCCRN)</w:t>
        </w:r>
        <w:r w:rsidR="00EE7423">
          <w:t xml:space="preserve"> </w:t>
        </w:r>
      </w:ins>
      <w:r w:rsidR="00EE7423">
        <w:fldChar w:fldCharType="begin" w:fldLock="1"/>
      </w:r>
      <w:r w:rsidR="00BD0568">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id":"ITEM-2","itemData":{"author":[{"dropping-particle":"","family":"UCCRN","given":"","non-dropping-particle":"","parse-names":false,"suffix":""}],"editor":[{"dropping-particle":"","family":"Rosenzweig","given":"C.","non-dropping-particle":"","parse-names":false,"suffix":""},{"dropping-particle":"","family":"Solecki","given":"W. D.","non-dropping-particle":"","parse-names":false,"suffix":""},{"dropping-particle":"","family":"Hammer","given":"S. A.","non-dropping-particle":"","parse-names":false,"suffix":""},{"dropping-particle":"","family":"Mehrotra","given":"S.","non-dropping-particle":"","parse-names":false,"suffix":""}],"id":"ITEM-2","issued":{"date-parts":[["2011"]]},"publisher":"Cambridge University Press","publisher-place":"Cambridge, UK","title":"Climate change and cities: First assessment report of the urban climate change research network","type":"book"},"uris":["http://www.mendeley.com/documents/?uuid=d996f25a-58c3-4ed4-8536-606fce1c71eb"]}],"mendeley":{"formattedCitation":"&lt;sup&gt;30,38&lt;/sup&gt;","plainTextFormattedCitation":"30,38","previouslyFormattedCitation":"&lt;sup&gt;30,38&lt;/sup&gt;"},"properties":{"noteIndex":0},"schema":"https://github.com/citation-style-language/schema/raw/master/csl-citation.json"}</w:instrText>
      </w:r>
      <w:r w:rsidR="00EE7423">
        <w:fldChar w:fldCharType="separate"/>
      </w:r>
      <w:r w:rsidR="00BD48F4" w:rsidRPr="00BD48F4">
        <w:rPr>
          <w:noProof/>
          <w:vertAlign w:val="superscript"/>
        </w:rPr>
        <w:t>30,38</w:t>
      </w:r>
      <w:r w:rsidR="00EE7423">
        <w:fldChar w:fldCharType="end"/>
      </w:r>
      <w:ins w:id="516" w:author="William Lamb" w:date="2018-11-16T17:10:00Z">
        <w:r w:rsidR="00995510">
          <w:t>.</w:t>
        </w:r>
      </w:ins>
      <w:ins w:id="517" w:author="William Lamb" w:date="2018-11-19T14:15:00Z">
        <w:r w:rsidR="00611174">
          <w:t xml:space="preserve"> In the upcoming IPCC AR6, </w:t>
        </w:r>
      </w:ins>
      <w:ins w:id="518" w:author="William Lamb" w:date="2018-11-19T14:16:00Z">
        <w:r w:rsidR="00611174">
          <w:t xml:space="preserve">urban </w:t>
        </w:r>
      </w:ins>
      <w:ins w:id="519" w:author="William Lamb" w:date="2018-11-19T14:15:00Z">
        <w:r w:rsidR="00611174">
          <w:t xml:space="preserve">case studies </w:t>
        </w:r>
      </w:ins>
      <w:ins w:id="520" w:author="William Lamb" w:date="2018-11-19T14:16:00Z">
        <w:r w:rsidR="00611174">
          <w:t>will be a key evidence base for both the urban and demand chapters in Working Group III</w:t>
        </w:r>
      </w:ins>
      <w:ins w:id="521" w:author="William Lamb" w:date="2018-11-19T14:17:00Z">
        <w:r w:rsidR="00611174">
          <w:t xml:space="preserve"> (Mitigation)</w:t>
        </w:r>
      </w:ins>
      <w:ins w:id="522" w:author="William Lamb" w:date="2018-11-19T14:16:00Z">
        <w:r w:rsidR="00611174">
          <w:t>, not to mention the regional chapters under Working Group II</w:t>
        </w:r>
      </w:ins>
      <w:ins w:id="523" w:author="William Lamb" w:date="2018-11-19T14:17:00Z">
        <w:r w:rsidR="00611174">
          <w:t xml:space="preserve"> (Impacts &amp; Adaptation</w:t>
        </w:r>
      </w:ins>
      <w:ins w:id="524" w:author="William Lamb" w:date="2018-11-19T14:16:00Z">
        <w:r w:rsidR="00611174">
          <w:t>)</w:t>
        </w:r>
      </w:ins>
      <w:ins w:id="525" w:author="William Lamb" w:date="2018-11-19T14:17:00Z">
        <w:r w:rsidR="00611174">
          <w:t>.</w:t>
        </w:r>
      </w:ins>
    </w:p>
    <w:p w14:paraId="0760A884" w14:textId="255492FC" w:rsidR="008D5104" w:rsidRDefault="0046395C" w:rsidP="00F351C8">
      <w:pPr>
        <w:spacing w:line="480" w:lineRule="auto"/>
        <w:rPr>
          <w:ins w:id="526" w:author="William Lamb" w:date="2018-11-16T17:10:00Z"/>
        </w:rPr>
      </w:pPr>
      <w:ins w:id="527" w:author="William Lamb" w:date="2018-11-16T17:10:00Z">
        <w:r>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w:t>
        </w:r>
      </w:ins>
      <w:ins w:id="528" w:author="William Lamb" w:date="2018-11-26T15:43:00Z">
        <w:r w:rsidR="00BD48F4">
          <w:t>C</w:t>
        </w:r>
      </w:ins>
      <w:ins w:id="529" w:author="William Lamb" w:date="2018-11-16T17:10:00Z">
        <w:r w:rsidR="00852DDC">
          <w:t xml:space="preserve">ases can be </w:t>
        </w:r>
        <w:r w:rsidR="008D5104">
          <w:t xml:space="preserve">searched </w:t>
        </w:r>
        <w:r w:rsidR="00852DDC">
          <w:t xml:space="preserve">and grouped by </w:t>
        </w:r>
        <w:r w:rsidR="008D5104">
          <w:t>these variables in the online database, facilitating comparative analysis</w:t>
        </w:r>
        <w:r>
          <w:t>.</w:t>
        </w:r>
      </w:ins>
    </w:p>
    <w:p w14:paraId="2582E6DF" w14:textId="7CF79CF7" w:rsidR="002F21D4" w:rsidRDefault="00EA3C93">
      <w:pPr>
        <w:spacing w:line="480" w:lineRule="auto"/>
        <w:rPr>
          <w:ins w:id="530" w:author="William Lamb" w:date="2018-11-26T14:12:00Z"/>
        </w:rPr>
      </w:pPr>
      <w:ins w:id="531" w:author="William Lamb" w:date="2018-11-16T17:10:00Z">
        <w:r>
          <w:t xml:space="preserve">Although the UCCRN generated </w:t>
        </w:r>
      </w:ins>
      <w:ins w:id="532" w:author="William Lamb" w:date="2018-11-26T14:09:00Z">
        <w:r w:rsidR="002F21D4">
          <w:t>many new cases</w:t>
        </w:r>
      </w:ins>
      <w:ins w:id="533" w:author="William Lamb" w:date="2018-11-16T17:10:00Z">
        <w:r>
          <w:t xml:space="preserve">, </w:t>
        </w:r>
      </w:ins>
      <w:ins w:id="534" w:author="William Lamb" w:date="2018-11-26T14:09:00Z">
        <w:r w:rsidR="002F21D4">
          <w:t xml:space="preserve">they </w:t>
        </w:r>
      </w:ins>
      <w:ins w:id="535" w:author="William Lamb" w:date="2018-11-16T17:10:00Z">
        <w:r>
          <w:t>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w:t>
        </w:r>
      </w:ins>
      <w:ins w:id="536" w:author="Jan Minx" w:date="2018-11-26T05:20:00Z">
        <w:r w:rsidR="00BF4276">
          <w:t xml:space="preserve">neither </w:t>
        </w:r>
      </w:ins>
      <w:ins w:id="537" w:author="William Lamb" w:date="2018-11-16T17:10:00Z">
        <w:del w:id="538" w:author="Jan Minx" w:date="2018-11-26T05:20:00Z">
          <w:r w:rsidR="00F27F67" w:rsidDel="00BF4276">
            <w:delText xml:space="preserve">not </w:delText>
          </w:r>
        </w:del>
        <w:r w:rsidR="00995510">
          <w:t>compare</w:t>
        </w:r>
      </w:ins>
      <w:ins w:id="539" w:author="William Lamb" w:date="2018-11-26T14:10:00Z">
        <w:r w:rsidR="002F21D4">
          <w:t>s</w:t>
        </w:r>
      </w:ins>
      <w:ins w:id="540" w:author="William Lamb" w:date="2018-11-26T14:11:00Z">
        <w:r w:rsidR="002F21D4">
          <w:t xml:space="preserve"> </w:t>
        </w:r>
      </w:ins>
      <w:ins w:id="541" w:author="William Lamb" w:date="2018-11-16T17:10:00Z">
        <w:r w:rsidR="00995510">
          <w:t xml:space="preserve">nor </w:t>
        </w:r>
        <w:r w:rsidR="00F27F67">
          <w:t>synthesize</w:t>
        </w:r>
      </w:ins>
      <w:ins w:id="542" w:author="William Lamb" w:date="2018-11-26T14:11:00Z">
        <w:r w:rsidR="002F21D4">
          <w:t>s</w:t>
        </w:r>
      </w:ins>
      <w:ins w:id="543" w:author="William Lamb" w:date="2018-11-16T17:10:00Z">
        <w:r w:rsidR="00F27F67">
          <w:t xml:space="preserve"> the</w:t>
        </w:r>
        <w:r w:rsidR="00EE3F4B">
          <w:t>se</w:t>
        </w:r>
        <w:r w:rsidR="00F27F67">
          <w:t xml:space="preserve"> </w:t>
        </w:r>
      </w:ins>
      <w:ins w:id="544" w:author="William Lamb" w:date="2018-11-26T15:44:00Z">
        <w:r w:rsidR="00BD48F4">
          <w:t xml:space="preserve">examples </w:t>
        </w:r>
      </w:ins>
      <w:ins w:id="545" w:author="William Lamb" w:date="2018-11-16T17:10:00Z">
        <w:r w:rsidR="002F21D4">
          <w:t xml:space="preserve">with </w:t>
        </w:r>
      </w:ins>
      <w:ins w:id="546" w:author="William Lamb" w:date="2018-11-26T14:11:00Z">
        <w:r w:rsidR="002F21D4">
          <w:t xml:space="preserve">cases on </w:t>
        </w:r>
      </w:ins>
      <w:ins w:id="547" w:author="William Lamb" w:date="2018-11-16T17:10:00Z">
        <w:r w:rsidR="002F21D4">
          <w:t>failed proposals,</w:t>
        </w:r>
        <w:r w:rsidR="00F27F67">
          <w:t xml:space="preserve"> such as in </w:t>
        </w:r>
        <w:r w:rsidR="00103918">
          <w:t xml:space="preserve">New York City and Edinburgh </w:t>
        </w:r>
      </w:ins>
      <w:r w:rsidR="00103918">
        <w:fldChar w:fldCharType="begin" w:fldLock="1"/>
      </w:r>
      <w:r w:rsidR="00BD0568">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39,40&lt;/sup&gt;","plainTextFormattedCitation":"39,40","previouslyFormattedCitation":"&lt;sup&gt;39,40&lt;/sup&gt;"},"properties":{"noteIndex":0},"schema":"https://github.com/citation-style-language/schema/raw/master/csl-citation.json"}</w:instrText>
      </w:r>
      <w:r w:rsidR="00103918">
        <w:fldChar w:fldCharType="separate"/>
      </w:r>
      <w:r w:rsidR="00BD48F4" w:rsidRPr="00BD48F4">
        <w:rPr>
          <w:noProof/>
          <w:vertAlign w:val="superscript"/>
        </w:rPr>
        <w:t>39,40</w:t>
      </w:r>
      <w:r w:rsidR="00103918">
        <w:fldChar w:fldCharType="end"/>
      </w:r>
      <w:ins w:id="548" w:author="William Lamb" w:date="2018-11-26T14:12:00Z">
        <w:r w:rsidR="002F21D4">
          <w:t>.</w:t>
        </w:r>
      </w:ins>
      <w:ins w:id="549" w:author="Jan Minx" w:date="2018-11-26T05:20:00Z">
        <w:r w:rsidR="00BF4276">
          <w:t xml:space="preserve"> </w:t>
        </w:r>
      </w:ins>
      <w:ins w:id="550" w:author="William Lamb" w:date="2018-11-26T14:12:00Z">
        <w:r w:rsidR="002F21D4">
          <w:t>As a result, little is learned about the circumstances for success or failure</w:t>
        </w:r>
      </w:ins>
      <w:ins w:id="551" w:author="William Lamb" w:date="2018-11-26T14:14:00Z">
        <w:r w:rsidR="001016CE">
          <w:t>, despite a large underlying literature</w:t>
        </w:r>
      </w:ins>
      <w:ins w:id="552" w:author="William Lamb" w:date="2018-11-26T14:12:00Z">
        <w:r w:rsidR="002F21D4">
          <w:t>.</w:t>
        </w:r>
      </w:ins>
    </w:p>
    <w:p w14:paraId="71A85A43" w14:textId="19D1980C" w:rsidR="00EE7423" w:rsidRDefault="00F85AAB" w:rsidP="00B55215">
      <w:pPr>
        <w:spacing w:line="480" w:lineRule="auto"/>
        <w:rPr>
          <w:rFonts w:ascii="Calibri" w:eastAsia="Calibri" w:hAnsi="Calibri" w:cs="Calibri"/>
        </w:rPr>
      </w:pPr>
      <w:del w:id="553" w:author="William Lamb" w:date="2018-11-16T17:10:00Z">
        <w:r>
          <w:rPr>
            <w:rFonts w:ascii="Calibri" w:eastAsia="Calibri" w:hAnsi="Calibri" w:cs="Calibri"/>
          </w:rPr>
          <w:lastRenderedPageBreak/>
          <w:delText>A</w:delText>
        </w:r>
        <w:r w:rsidR="00CA5439">
          <w:rPr>
            <w:rFonts w:ascii="Calibri" w:eastAsia="Calibri" w:hAnsi="Calibri" w:cs="Calibri"/>
          </w:rPr>
          <w:delText>nother</w:delText>
        </w:r>
        <w:r>
          <w:rPr>
            <w:rFonts w:ascii="Calibri" w:eastAsia="Calibri" w:hAnsi="Calibri" w:cs="Calibri"/>
          </w:rPr>
          <w:delText xml:space="preserve"> key route towards learning is through literature reviews and urban assessments</w:delText>
        </w:r>
        <w:r w:rsidR="006822A6">
          <w:rPr>
            <w:rFonts w:ascii="Calibri" w:eastAsia="Calibri" w:hAnsi="Calibri" w:cs="Calibri"/>
          </w:rPr>
          <w:delText xml:space="preserve">. </w:delText>
        </w:r>
        <w:r w:rsidR="00D723A7">
          <w:rPr>
            <w:rFonts w:ascii="Calibri" w:eastAsia="Calibri" w:hAnsi="Calibri" w:cs="Calibri"/>
          </w:rPr>
          <w:delText xml:space="preserve">Systematic </w:delText>
        </w:r>
        <w:r w:rsidR="00302A3D">
          <w:rPr>
            <w:rFonts w:ascii="Calibri" w:eastAsia="Calibri" w:hAnsi="Calibri" w:cs="Calibri"/>
          </w:rPr>
          <w:delText>review</w:delText>
        </w:r>
      </w:del>
      <w:ins w:id="554" w:author="William Lamb" w:date="2018-11-16T17:10:00Z">
        <w:del w:id="555" w:author="Jan Minx" w:date="2018-11-26T05:24:00Z">
          <w:r w:rsidR="00103918" w:rsidDel="000D2850">
            <w:delText>I</w:delText>
          </w:r>
          <w:r w:rsidR="00887668" w:rsidDel="000D2850">
            <w:delText>nstead</w:delText>
          </w:r>
          <w:r w:rsidR="00103918" w:rsidDel="000D2850">
            <w:delText>, it seems that</w:delText>
          </w:r>
        </w:del>
      </w:ins>
      <w:ins w:id="556" w:author="Jan Minx" w:date="2018-11-26T05:24:00Z">
        <w:r w:rsidR="000D2850">
          <w:t>In fact,</w:t>
        </w:r>
      </w:ins>
      <w:ins w:id="557" w:author="William Lamb" w:date="2018-11-16T17:10:00Z">
        <w:r w:rsidR="00103918">
          <w:t xml:space="preserve">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evidence synthesis</w:t>
        </w:r>
      </w:ins>
      <w:r w:rsidR="00F27F67">
        <w:rPr>
          <w:rFonts w:ascii="Calibri" w:eastAsia="Calibri" w:hAnsi="Calibri" w:cs="Calibri"/>
        </w:rPr>
        <w:t xml:space="preserve">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9F5D4C">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598a79f1-b76a-4ebd-bc63-8a9605016c3e"]}],"mendeley":{"formattedCitation":"&lt;sup&gt;41–43&lt;/sup&gt;","plainTextFormattedCitation":"41–43","previouslyFormattedCitation":"&lt;sup&gt;41–43&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41–43</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44&lt;/sup&gt;","plainTextFormattedCitation":"44","previouslyFormattedCitation":"&lt;sup&gt;44&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44</w:t>
      </w:r>
      <w:r w:rsidR="00B55215">
        <w:rPr>
          <w:rFonts w:ascii="Calibri" w:eastAsia="Calibri" w:hAnsi="Calibri" w:cs="Calibri"/>
        </w:rPr>
        <w:fldChar w:fldCharType="end"/>
      </w:r>
      <w:del w:id="558" w:author="William Lamb" w:date="2018-11-16T17:10:00Z">
        <w:r w:rsidR="00B32019">
          <w:rPr>
            <w:rFonts w:ascii="Calibri" w:eastAsia="Calibri" w:hAnsi="Calibri" w:cs="Calibri"/>
          </w:rPr>
          <w:delText>.</w:delText>
        </w:r>
        <w:r w:rsidR="00EA59A1">
          <w:rPr>
            <w:rFonts w:ascii="Calibri" w:eastAsia="Calibri" w:hAnsi="Calibri" w:cs="Calibri"/>
          </w:rPr>
          <w:delText xml:space="preserve"> </w:delText>
        </w:r>
        <w:r w:rsidR="00395801">
          <w:rPr>
            <w:rFonts w:ascii="Calibri" w:eastAsia="Calibri" w:hAnsi="Calibri" w:cs="Calibri"/>
          </w:rPr>
          <w:delText xml:space="preserve">Yet despite the high concentration of studies on particular topics and cities, </w:delText>
        </w:r>
        <w:r w:rsidR="003F6172">
          <w:rPr>
            <w:rFonts w:ascii="Calibri" w:eastAsia="Calibri" w:hAnsi="Calibri" w:cs="Calibri"/>
          </w:rPr>
          <w:delText xml:space="preserve">as </w:delText>
        </w:r>
        <w:r w:rsidR="00395801">
          <w:rPr>
            <w:rFonts w:ascii="Calibri" w:eastAsia="Calibri" w:hAnsi="Calibri" w:cs="Calibri"/>
          </w:rPr>
          <w:delText>shown above,</w:delText>
        </w:r>
        <w:r w:rsidR="00395801" w:rsidDel="00395801">
          <w:rPr>
            <w:rFonts w:ascii="Calibri" w:eastAsia="Calibri" w:hAnsi="Calibri" w:cs="Calibri"/>
          </w:rPr>
          <w:delText xml:space="preserve"> </w:delText>
        </w:r>
        <w:r w:rsidR="00EA59A1">
          <w:rPr>
            <w:rFonts w:ascii="Calibri" w:eastAsia="Calibri" w:hAnsi="Calibri" w:cs="Calibri"/>
          </w:rPr>
          <w:delText>we find limited progress on this front.</w:delText>
        </w:r>
      </w:del>
      <w:ins w:id="559" w:author="William Lamb" w:date="2018-11-16T17:10:00Z">
        <w:r w:rsidR="00B55215">
          <w:rPr>
            <w:rFonts w:ascii="Calibri" w:eastAsia="Calibri" w:hAnsi="Calibri" w:cs="Calibri"/>
          </w:rPr>
          <w:t xml:space="preserve">. </w:t>
        </w:r>
      </w:ins>
    </w:p>
    <w:p w14:paraId="1B6D086B" w14:textId="01DDFA6A" w:rsidR="00B55215" w:rsidRDefault="009A5C3F" w:rsidP="00B55215">
      <w:pPr>
        <w:spacing w:line="480" w:lineRule="auto"/>
        <w:rPr>
          <w:rFonts w:ascii="Calibri" w:eastAsia="Calibri" w:hAnsi="Calibri" w:cs="Calibri"/>
        </w:rPr>
      </w:pPr>
      <w:del w:id="560" w:author="William Lamb" w:date="2018-11-16T17:10:00Z">
        <w:r w:rsidRPr="00BD0568">
          <w:rPr>
            <w:rFonts w:ascii="Calibri" w:eastAsia="Calibri" w:hAnsi="Calibri" w:cs="Calibri"/>
          </w:rPr>
          <w:delText>We search</w:delText>
        </w:r>
      </w:del>
      <w:ins w:id="561" w:author="William Lamb" w:date="2018-11-16T17:10:00Z">
        <w:r w:rsidR="00EE3F4B" w:rsidRPr="007277D5">
          <w:rPr>
            <w:rFonts w:ascii="Calibri" w:eastAsia="Calibri" w:hAnsi="Calibri" w:cs="Calibri"/>
          </w:rPr>
          <w:t>Searching</w:t>
        </w:r>
      </w:ins>
      <w:r w:rsidR="00EE3F4B" w:rsidRPr="007277D5">
        <w:rPr>
          <w:rFonts w:ascii="Calibri" w:eastAsia="Calibri" w:hAnsi="Calibri" w:cs="Calibri"/>
        </w:rPr>
        <w:t xml:space="preserve"> </w:t>
      </w:r>
      <w:r w:rsidR="00B55215" w:rsidRPr="007277D5">
        <w:rPr>
          <w:rFonts w:ascii="Calibri" w:eastAsia="Calibri" w:hAnsi="Calibri" w:cs="Calibri"/>
        </w:rPr>
        <w:t>the original set of documents identified in our urban mitigation query (</w:t>
      </w:r>
      <w:del w:id="562" w:author="William Lamb" w:date="2018-11-16T17:10:00Z">
        <w:r w:rsidRPr="00BD0568">
          <w:rPr>
            <w:rFonts w:ascii="Calibri" w:eastAsia="Calibri" w:hAnsi="Calibri" w:cs="Calibri"/>
          </w:rPr>
          <w:delText>12,918</w:delText>
        </w:r>
      </w:del>
      <w:ins w:id="563" w:author="William Lamb" w:date="2018-11-16T17:10:00Z">
        <w:r w:rsidR="00B55215" w:rsidRPr="007277D5">
          <w:rPr>
            <w:rFonts w:ascii="Calibri" w:eastAsia="Calibri" w:hAnsi="Calibri" w:cs="Calibri"/>
          </w:rPr>
          <w:t>1</w:t>
        </w:r>
        <w:r w:rsidR="00EE7423" w:rsidRPr="007277D5">
          <w:rPr>
            <w:rFonts w:ascii="Calibri" w:eastAsia="Calibri" w:hAnsi="Calibri" w:cs="Calibri"/>
          </w:rPr>
          <w:t>5</w:t>
        </w:r>
        <w:r w:rsidR="00B55215" w:rsidRPr="007277D5">
          <w:rPr>
            <w:rFonts w:ascii="Calibri" w:eastAsia="Calibri" w:hAnsi="Calibri" w:cs="Calibri"/>
          </w:rPr>
          <w:t>,</w:t>
        </w:r>
        <w:r w:rsidR="00EE7423" w:rsidRPr="007277D5">
          <w:rPr>
            <w:rFonts w:ascii="Calibri" w:eastAsia="Calibri" w:hAnsi="Calibri" w:cs="Calibri"/>
          </w:rPr>
          <w:t>027</w:t>
        </w:r>
      </w:ins>
      <w:r w:rsidR="00B55215" w:rsidRPr="007277D5">
        <w:rPr>
          <w:rFonts w:ascii="Calibri" w:eastAsia="Calibri" w:hAnsi="Calibri" w:cs="Calibri"/>
        </w:rPr>
        <w:t xml:space="preserve"> articles) for review articles, </w:t>
      </w:r>
      <w:del w:id="564" w:author="William Lamb" w:date="2018-11-16T17:10:00Z">
        <w:r w:rsidRPr="00BD0568">
          <w:rPr>
            <w:rFonts w:ascii="Calibri" w:eastAsia="Calibri" w:hAnsi="Calibri" w:cs="Calibri"/>
          </w:rPr>
          <w:delText>and</w:delText>
        </w:r>
      </w:del>
      <w:ins w:id="565" w:author="William Lamb" w:date="2018-11-16T17:10:00Z">
        <w:r w:rsidR="00EE3F4B" w:rsidRPr="007277D5">
          <w:rPr>
            <w:rFonts w:ascii="Calibri" w:eastAsia="Calibri" w:hAnsi="Calibri" w:cs="Calibri"/>
          </w:rPr>
          <w:t>we</w:t>
        </w:r>
      </w:ins>
      <w:r w:rsidR="00EE3F4B" w:rsidRPr="007277D5">
        <w:rPr>
          <w:rFonts w:ascii="Calibri" w:eastAsia="Calibri" w:hAnsi="Calibri" w:cs="Calibri"/>
        </w:rPr>
        <w:t xml:space="preserve"> </w:t>
      </w:r>
      <w:r w:rsidR="00B55215" w:rsidRPr="007277D5">
        <w:rPr>
          <w:rFonts w:ascii="Calibri" w:eastAsia="Calibri" w:hAnsi="Calibri" w:cs="Calibri"/>
        </w:rPr>
        <w:t xml:space="preserve">identify just </w:t>
      </w:r>
      <w:del w:id="566" w:author="William Lamb" w:date="2018-11-28T16:36:00Z">
        <w:r w:rsidR="00B55215" w:rsidRPr="007277D5" w:rsidDel="007F500C">
          <w:rPr>
            <w:rFonts w:ascii="Calibri" w:eastAsia="Calibri" w:hAnsi="Calibri" w:cs="Calibri"/>
          </w:rPr>
          <w:delText xml:space="preserve">10 </w:delText>
        </w:r>
      </w:del>
      <w:ins w:id="567" w:author="William Lamb" w:date="2018-11-28T16:36:00Z">
        <w:r w:rsidR="007F500C" w:rsidRPr="007277D5">
          <w:rPr>
            <w:rFonts w:ascii="Calibri" w:eastAsia="Calibri" w:hAnsi="Calibri" w:cs="Calibri"/>
          </w:rPr>
          <w:t>1</w:t>
        </w:r>
        <w:r w:rsidR="007F500C">
          <w:rPr>
            <w:rFonts w:ascii="Calibri" w:eastAsia="Calibri" w:hAnsi="Calibri" w:cs="Calibri"/>
          </w:rPr>
          <w:t>3</w:t>
        </w:r>
        <w:r w:rsidR="007F500C" w:rsidRPr="007277D5">
          <w:rPr>
            <w:rFonts w:ascii="Calibri" w:eastAsia="Calibri" w:hAnsi="Calibri" w:cs="Calibri"/>
          </w:rPr>
          <w:t xml:space="preserve"> </w:t>
        </w:r>
      </w:ins>
      <w:r w:rsidR="00B55215" w:rsidRPr="007277D5">
        <w:rPr>
          <w:rFonts w:ascii="Calibri" w:eastAsia="Calibri" w:hAnsi="Calibri" w:cs="Calibri"/>
        </w:rPr>
        <w:t xml:space="preserve">studies that apply </w:t>
      </w:r>
      <w:ins w:id="568" w:author="William Lamb" w:date="2018-11-28T17:07:00Z">
        <w:r w:rsidR="00056BB8">
          <w:rPr>
            <w:rFonts w:ascii="Calibri" w:eastAsia="Calibri" w:hAnsi="Calibri" w:cs="Calibri"/>
          </w:rPr>
          <w:t xml:space="preserve">formal </w:t>
        </w:r>
      </w:ins>
      <w:del w:id="569" w:author="William Lamb" w:date="2018-11-28T17:06:00Z">
        <w:r w:rsidR="00B55215" w:rsidRPr="007277D5" w:rsidDel="00056BB8">
          <w:rPr>
            <w:rFonts w:ascii="Calibri" w:eastAsia="Calibri" w:hAnsi="Calibri" w:cs="Calibri"/>
          </w:rPr>
          <w:delText xml:space="preserve">systematic </w:delText>
        </w:r>
      </w:del>
      <w:ins w:id="570" w:author="William Lamb" w:date="2018-11-28T17:06:00Z">
        <w:r w:rsidR="00056BB8">
          <w:rPr>
            <w:rFonts w:ascii="Calibri" w:eastAsia="Calibri" w:hAnsi="Calibri" w:cs="Calibri"/>
          </w:rPr>
          <w:t>evidence synthesis</w:t>
        </w:r>
      </w:ins>
      <w:del w:id="571" w:author="William Lamb" w:date="2018-11-28T17:07:00Z">
        <w:r w:rsidR="00B55215" w:rsidRPr="007277D5" w:rsidDel="00056BB8">
          <w:rPr>
            <w:rFonts w:ascii="Calibri" w:eastAsia="Calibri" w:hAnsi="Calibri" w:cs="Calibri"/>
          </w:rPr>
          <w:delText>review</w:delText>
        </w:r>
      </w:del>
      <w:r w:rsidR="00B55215" w:rsidRPr="007277D5">
        <w:rPr>
          <w:rFonts w:ascii="Calibri" w:eastAsia="Calibri" w:hAnsi="Calibri" w:cs="Calibri"/>
        </w:rPr>
        <w:t xml:space="preserve"> methods (see methods).</w:t>
      </w:r>
      <w:r w:rsidR="00B55215">
        <w:rPr>
          <w:rFonts w:ascii="Calibri" w:eastAsia="Calibri" w:hAnsi="Calibri" w:cs="Calibri"/>
        </w:rPr>
        <w:t xml:space="preserve"> The majority </w:t>
      </w:r>
      <w:del w:id="572" w:author="William Lamb" w:date="2018-11-28T17:07:00Z">
        <w:r w:rsidR="00B55215" w:rsidDel="00056BB8">
          <w:rPr>
            <w:rFonts w:ascii="Calibri" w:eastAsia="Calibri" w:hAnsi="Calibri" w:cs="Calibri"/>
          </w:rPr>
          <w:delText xml:space="preserve">of </w:delText>
        </w:r>
      </w:del>
      <w:del w:id="573" w:author="William Lamb" w:date="2018-11-16T17:10:00Z">
        <w:r w:rsidR="00B32019">
          <w:rPr>
            <w:rFonts w:ascii="Calibri" w:eastAsia="Calibri" w:hAnsi="Calibri" w:cs="Calibri"/>
          </w:rPr>
          <w:delText xml:space="preserve">these studies </w:delText>
        </w:r>
      </w:del>
      <w:r w:rsidR="00B55215">
        <w:rPr>
          <w:rFonts w:ascii="Calibri" w:eastAsia="Calibri" w:hAnsi="Calibri" w:cs="Calibri"/>
        </w:rPr>
        <w:t xml:space="preserve">are narrative reviews </w:t>
      </w:r>
      <w:del w:id="574" w:author="William Lamb" w:date="2018-11-16T17:10:00Z">
        <w:r>
          <w:rPr>
            <w:rFonts w:ascii="Calibri" w:eastAsia="Calibri" w:hAnsi="Calibri" w:cs="Calibri"/>
          </w:rPr>
          <w:delText>()</w:delText>
        </w:r>
        <w:r w:rsidR="00524371">
          <w:rPr>
            <w:rFonts w:ascii="Calibri" w:eastAsia="Calibri" w:hAnsi="Calibri" w:cs="Calibri"/>
          </w:rPr>
          <w:delText>:</w:delText>
        </w:r>
      </w:del>
      <w:ins w:id="575" w:author="William Lamb" w:date="2018-11-16T17:10:00Z">
        <w:r w:rsidR="00B55215">
          <w:rPr>
            <w:rFonts w:ascii="Calibri" w:eastAsia="Calibri" w:hAnsi="Calibri" w:cs="Calibri"/>
          </w:rPr>
          <w:t>(</w:t>
        </w:r>
        <w:r w:rsidR="00EE7423">
          <w:rPr>
            <w:rFonts w:ascii="Calibri" w:eastAsia="Calibri" w:hAnsi="Calibri" w:cs="Calibri"/>
          </w:rPr>
          <w:t>SI Text Table 3</w:t>
        </w:r>
        <w:r w:rsidR="00B55215">
          <w:rPr>
            <w:rFonts w:ascii="Calibri" w:eastAsia="Calibri" w:hAnsi="Calibri" w:cs="Calibri"/>
          </w:rPr>
          <w:t>):</w:t>
        </w:r>
      </w:ins>
      <w:r w:rsidR="00B55215">
        <w:rPr>
          <w:rFonts w:ascii="Calibri" w:eastAsia="Calibri" w:hAnsi="Calibri" w:cs="Calibri"/>
        </w:rPr>
        <w:t xml:space="preserve"> akin to a normal literature review, but proceeding from a documented search and selection of </w:t>
      </w:r>
      <w:ins w:id="576" w:author="William Lamb" w:date="2018-11-28T17:07:00Z">
        <w:r w:rsidR="00056BB8">
          <w:rPr>
            <w:rFonts w:ascii="Calibri" w:eastAsia="Calibri" w:hAnsi="Calibri" w:cs="Calibri"/>
          </w:rPr>
          <w:t xml:space="preserve">the </w:t>
        </w:r>
      </w:ins>
      <w:r w:rsidR="00B55215">
        <w:rPr>
          <w:rFonts w:ascii="Calibri" w:eastAsia="Calibri" w:hAnsi="Calibri" w:cs="Calibri"/>
        </w:rPr>
        <w:t xml:space="preserve">literature. </w:t>
      </w:r>
      <w:del w:id="577" w:author="William Lamb" w:date="2018-11-28T17:07:00Z">
        <w:r w:rsidR="00B55215" w:rsidDel="00056BB8">
          <w:rPr>
            <w:rFonts w:ascii="Calibri" w:eastAsia="Calibri" w:hAnsi="Calibri" w:cs="Calibri"/>
          </w:rPr>
          <w:delText xml:space="preserve">Only </w:delText>
        </w:r>
      </w:del>
      <w:del w:id="578" w:author="William Lamb" w:date="2018-11-28T16:36:00Z">
        <w:r w:rsidR="00B55215" w:rsidDel="007F500C">
          <w:rPr>
            <w:rFonts w:ascii="Calibri" w:eastAsia="Calibri" w:hAnsi="Calibri" w:cs="Calibri"/>
          </w:rPr>
          <w:delText xml:space="preserve">three </w:delText>
        </w:r>
      </w:del>
      <w:ins w:id="579" w:author="William Lamb" w:date="2018-11-28T17:07:00Z">
        <w:r w:rsidR="00056BB8">
          <w:rPr>
            <w:rFonts w:ascii="Calibri" w:eastAsia="Calibri" w:hAnsi="Calibri" w:cs="Calibri"/>
          </w:rPr>
          <w:t>F</w:t>
        </w:r>
      </w:ins>
      <w:ins w:id="580" w:author="William Lamb" w:date="2018-11-28T16:36:00Z">
        <w:r w:rsidR="007F500C">
          <w:rPr>
            <w:rFonts w:ascii="Calibri" w:eastAsia="Calibri" w:hAnsi="Calibri" w:cs="Calibri"/>
          </w:rPr>
          <w:t xml:space="preserve">our </w:t>
        </w:r>
      </w:ins>
      <w:r w:rsidR="00B55215">
        <w:rPr>
          <w:rFonts w:ascii="Calibri" w:eastAsia="Calibri" w:hAnsi="Calibri" w:cs="Calibri"/>
        </w:rPr>
        <w:t xml:space="preserve">studies apply quantitative synthesis methods: a single meta-analysis of residential demand-response programs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45&lt;/sup&gt;","plainTextFormattedCitation":"45","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45</w:t>
      </w:r>
      <w:r w:rsidR="00B55215">
        <w:rPr>
          <w:rFonts w:ascii="Calibri" w:eastAsia="Calibri" w:hAnsi="Calibri" w:cs="Calibri"/>
        </w:rPr>
        <w:fldChar w:fldCharType="end"/>
      </w:r>
      <w:del w:id="581" w:author="William Lamb" w:date="2018-11-16T17:10:00Z">
        <w:r w:rsidR="00417477">
          <w:rPr>
            <w:rFonts w:ascii="Calibri" w:eastAsia="Calibri" w:hAnsi="Calibri" w:cs="Calibri"/>
          </w:rPr>
          <w:delText>,</w:delText>
        </w:r>
      </w:del>
      <w:ins w:id="582" w:author="William Lamb" w:date="2018-11-28T16:37:00Z">
        <w:r w:rsidR="007F500C">
          <w:rPr>
            <w:rFonts w:ascii="Calibri" w:eastAsia="Calibri" w:hAnsi="Calibri" w:cs="Calibri"/>
          </w:rPr>
          <w:t xml:space="preserve">, </w:t>
        </w:r>
      </w:ins>
      <w:del w:id="583" w:author="William Lamb" w:date="2018-11-28T16:37:00Z">
        <w:r w:rsidR="00B55215" w:rsidDel="007F500C">
          <w:rPr>
            <w:rFonts w:ascii="Calibri" w:eastAsia="Calibri" w:hAnsi="Calibri" w:cs="Calibri"/>
          </w:rPr>
          <w:delText xml:space="preserve"> and </w:delText>
        </w:r>
      </w:del>
      <w:r w:rsidR="00B55215">
        <w:rPr>
          <w:rFonts w:ascii="Calibri" w:eastAsia="Calibri" w:hAnsi="Calibri" w:cs="Calibri"/>
        </w:rPr>
        <w:t xml:space="preserve">two studies that extract and analyse quantitative information from literatures on urban ecosystem services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46,47&lt;/sup&gt;","plainTextFormattedCitation":"46,47","previouslyFormattedCitation":"&lt;sup&gt;46,47&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46,47</w:t>
      </w:r>
      <w:r w:rsidR="00B55215">
        <w:rPr>
          <w:rFonts w:ascii="Calibri" w:eastAsia="Calibri" w:hAnsi="Calibri" w:cs="Calibri"/>
        </w:rPr>
        <w:fldChar w:fldCharType="end"/>
      </w:r>
      <w:ins w:id="584" w:author="William Lamb" w:date="2018-11-28T16:37:00Z">
        <w:r w:rsidR="007F500C">
          <w:rPr>
            <w:rFonts w:ascii="Calibri" w:eastAsia="Calibri" w:hAnsi="Calibri" w:cs="Calibri"/>
          </w:rPr>
          <w:t xml:space="preserve">, and a fourth that </w:t>
        </w:r>
      </w:ins>
      <w:ins w:id="585" w:author="William Lamb" w:date="2018-11-28T16:38:00Z">
        <w:r w:rsidR="007F500C">
          <w:rPr>
            <w:rFonts w:ascii="Calibri" w:eastAsia="Calibri" w:hAnsi="Calibri" w:cs="Calibri"/>
          </w:rPr>
          <w:t xml:space="preserve">conducts secondary analysis on published scenarios </w:t>
        </w:r>
      </w:ins>
      <w:ins w:id="586" w:author="William Lamb" w:date="2018-11-28T16:39:00Z">
        <w:r w:rsidR="007F500C">
          <w:rPr>
            <w:rFonts w:ascii="Calibri" w:eastAsia="Calibri" w:hAnsi="Calibri" w:cs="Calibri"/>
          </w:rPr>
          <w:fldChar w:fldCharType="begin" w:fldLock="1"/>
        </w:r>
      </w:ins>
      <w:r w:rsidR="00D54BA4">
        <w:rPr>
          <w:rFonts w:ascii="Calibri" w:eastAsia="Calibri" w:hAnsi="Calibri" w:cs="Calibri"/>
        </w:rPr>
        <w:instrText>ADDIN CSL_CITATION {"citationItems":[{"id":"ITEM-1","itemData":{"DOI":"10.1007/s12053-018-9671-3","ISBN":"1938-3207 (Electronic)\\r0002-9165 (Linking)","ISSN":"15706478","PMID":"23446893","abstract":"BACKGROUND: Indirect calorimetry (IC) with metabolic monitors is widely used for noninvasive assessment of energy expenditure and macronutrient oxidation in health and disease.\\n\\nOBJECTIVE: To overcome deficiencies in validity and reliability of metabolic monitors, we established a procedure that allowed correction for monitor-specific deviations.\\n\\nDESIGN: Randomized comparative IC (canopy mode) with the Deltatrac MBM-100 (Datex) and Vmax Encore 29n (SensorMedix) was performed in postabsorptive (overnight fast &gt;8 h) healthy subjects (n = 40). In vitro validation was performed by simulation of oxygen consumption (VO2) and carbon dioxide output (VCO2) rates by using mass-flow regulators and pure gases. A simulation-based postcalorimetric calibration of cart readouts [individual calibration control evaluation (ICcE)] was established in adults (n = 24).\\n\\nRESULTS: The comparison of carefully calibrated monitors showed marked differences in VCO2 and VO2 (P &lt; 0.01) and derived metabolic variables [resting energy expenditure (REE), respiratory quotient (RQ), glucose/carbohydrate oxidation (Gox), and fat oxidation (Fox); P &lt; 0.001]. Correlations appeared to be acceptable for breath gas rates and REE (R(2) ~ 0.9) but were unacceptable for RQ (R(2) = 0.3), Gox, and Fox (R(2) = 0.2). In vitro simulation experiments showed monitor-dependent interferences for VCO2 and VO2 as follows: 1) within series, nonlinear and variable deviations of monitor readouts at different exchange rates; 2) between series, differences and unsteady variability; and 3) differences in individual monitor characteristics (eg, rate dependence, stability, imprecision). The introduction of the postcalorimetric recalibration by ICcE resulted in an adjustment of gas exchange rates and the derived metabolic variables with reasonable correlations (R(2) &gt; 0.9).\\n\\nCONCLUSIONS: Differential, metabolic, monitor-specific deviations are the primary determinants for lack of accuracy, comparability, and transferability of results. This problem can be overcome by the present postcalorimetric ICcE procedure.","author":[{"dropping-particle":"","family":"Gota","given":"Sudhir","non-dropping-particle":"","parse-names":false,"suffix":""},{"dropping-particle":"","family":"Huizenga","given":"Cornie","non-dropping-particle":"","parse-names":false,"suffix":""},{"dropping-particle":"","family":"Peet","given":"Karl","non-dropping-particle":"","parse-names":false,"suffix":""},{"dropping-particle":"","family":"Medimorec","given":"Nikola","non-dropping-particle":"","parse-names":false,"suffix":""},{"dropping-particle":"","family":"Bakker","given":"Stefan","non-dropping-particle":"","parse-names":false,"suffix":""}],"container-title":"Energy Efficiency","id":"ITEM-1","issued":{"date-parts":[["2018"]]},"page":"1-24","publisher":"Energy Efficiency","title":"Decarbonising transport to achieve Paris Agreement targets","type":"article-journal"},"uris":["http://www.mendeley.com/documents/?uuid=af978ecd-4f02-4261-966a-39fdd81833b1"]}],"mendeley":{"formattedCitation":"&lt;sup&gt;48&lt;/sup&gt;","plainTextFormattedCitation":"48","previouslyFormattedCitation":"&lt;sup&gt;48&lt;/sup&gt;"},"properties":{"noteIndex":0},"schema":"https://github.com/citation-style-language/schema/raw/master/csl-citation.json"}</w:instrText>
      </w:r>
      <w:r w:rsidR="007F500C">
        <w:rPr>
          <w:rFonts w:ascii="Calibri" w:eastAsia="Calibri" w:hAnsi="Calibri" w:cs="Calibri"/>
        </w:rPr>
        <w:fldChar w:fldCharType="separate"/>
      </w:r>
      <w:r w:rsidR="007F500C" w:rsidRPr="007F500C">
        <w:rPr>
          <w:rFonts w:ascii="Calibri" w:eastAsia="Calibri" w:hAnsi="Calibri" w:cs="Calibri"/>
          <w:noProof/>
          <w:vertAlign w:val="superscript"/>
        </w:rPr>
        <w:t>48</w:t>
      </w:r>
      <w:ins w:id="587" w:author="William Lamb" w:date="2018-11-28T16:39:00Z">
        <w:r w:rsidR="007F500C">
          <w:rPr>
            <w:rFonts w:ascii="Calibri" w:eastAsia="Calibri" w:hAnsi="Calibri" w:cs="Calibri"/>
          </w:rPr>
          <w:fldChar w:fldCharType="end"/>
        </w:r>
      </w:ins>
      <w:r w:rsidR="00B55215">
        <w:rPr>
          <w:rFonts w:ascii="Calibri" w:eastAsia="Calibri" w:hAnsi="Calibri" w:cs="Calibri"/>
        </w:rPr>
        <w:t xml:space="preserve">. We </w:t>
      </w:r>
      <w:del w:id="588" w:author="William Lamb" w:date="2018-11-28T16:39:00Z">
        <w:r w:rsidR="00B55215" w:rsidDel="007F500C">
          <w:rPr>
            <w:rFonts w:ascii="Calibri" w:eastAsia="Calibri" w:hAnsi="Calibri" w:cs="Calibri"/>
          </w:rPr>
          <w:delText>do not</w:delText>
        </w:r>
      </w:del>
      <w:ins w:id="589" w:author="William Lamb" w:date="2018-11-28T16:39:00Z">
        <w:r w:rsidR="007F500C">
          <w:rPr>
            <w:rFonts w:ascii="Calibri" w:eastAsia="Calibri" w:hAnsi="Calibri" w:cs="Calibri"/>
          </w:rPr>
          <w:t>o</w:t>
        </w:r>
      </w:ins>
      <w:ins w:id="590" w:author="William Lamb" w:date="2018-11-28T16:40:00Z">
        <w:r w:rsidR="00D54BA4">
          <w:rPr>
            <w:rFonts w:ascii="Calibri" w:eastAsia="Calibri" w:hAnsi="Calibri" w:cs="Calibri"/>
          </w:rPr>
          <w:t>nly</w:t>
        </w:r>
      </w:ins>
      <w:r w:rsidR="00B55215">
        <w:rPr>
          <w:rFonts w:ascii="Calibri" w:eastAsia="Calibri" w:hAnsi="Calibri" w:cs="Calibri"/>
        </w:rPr>
        <w:t xml:space="preserve"> find a single study </w:t>
      </w:r>
      <w:ins w:id="591" w:author="William Lamb" w:date="2018-11-28T17:08:00Z">
        <w:r w:rsidR="00056BB8">
          <w:rPr>
            <w:rFonts w:ascii="Calibri" w:eastAsia="Calibri" w:hAnsi="Calibri" w:cs="Calibri"/>
          </w:rPr>
          <w:t xml:space="preserve">that refers </w:t>
        </w:r>
      </w:ins>
      <w:del w:id="592" w:author="William Lamb" w:date="2018-11-28T17:08:00Z">
        <w:r w:rsidR="00B55215" w:rsidDel="00056BB8">
          <w:rPr>
            <w:rFonts w:ascii="Calibri" w:eastAsia="Calibri" w:hAnsi="Calibri" w:cs="Calibri"/>
          </w:rPr>
          <w:delText xml:space="preserve">referring </w:delText>
        </w:r>
      </w:del>
      <w:r w:rsidR="00B55215">
        <w:rPr>
          <w:rFonts w:ascii="Calibri" w:eastAsia="Calibri" w:hAnsi="Calibri" w:cs="Calibri"/>
        </w:rPr>
        <w:t xml:space="preserve">to systematic </w:t>
      </w:r>
      <w:r w:rsidR="00B55215" w:rsidRPr="00CA5439">
        <w:rPr>
          <w:rFonts w:ascii="Calibri" w:eastAsia="Calibri" w:hAnsi="Calibri" w:cs="Calibri"/>
          <w:i/>
        </w:rPr>
        <w:t>case study</w:t>
      </w:r>
      <w:r w:rsidR="00B55215">
        <w:rPr>
          <w:rFonts w:ascii="Calibri" w:eastAsia="Calibri" w:hAnsi="Calibri" w:cs="Calibri"/>
        </w:rPr>
        <w:t xml:space="preserve"> </w:t>
      </w:r>
      <w:del w:id="593" w:author="William Lamb" w:date="2018-11-28T17:08:00Z">
        <w:r w:rsidR="00B55215" w:rsidDel="00056BB8">
          <w:rPr>
            <w:rFonts w:ascii="Calibri" w:eastAsia="Calibri" w:hAnsi="Calibri" w:cs="Calibri"/>
          </w:rPr>
          <w:delText xml:space="preserve">review </w:delText>
        </w:r>
      </w:del>
      <w:ins w:id="594" w:author="William Lamb" w:date="2018-11-28T17:08:00Z">
        <w:r w:rsidR="00056BB8">
          <w:rPr>
            <w:rFonts w:ascii="Calibri" w:eastAsia="Calibri" w:hAnsi="Calibri" w:cs="Calibri"/>
          </w:rPr>
          <w:t xml:space="preserve">synthesis </w:t>
        </w:r>
      </w:ins>
      <w:r w:rsidR="00B55215">
        <w:rPr>
          <w:rFonts w:ascii="Calibri" w:eastAsia="Calibri" w:hAnsi="Calibri" w:cs="Calibri"/>
        </w:rPr>
        <w:t>methods</w:t>
      </w:r>
      <w:del w:id="595" w:author="William Lamb" w:date="2018-11-28T16:41:00Z">
        <w:r w:rsidR="00B55215" w:rsidDel="00D54BA4">
          <w:rPr>
            <w:rFonts w:ascii="Calibri" w:eastAsia="Calibri" w:hAnsi="Calibri" w:cs="Calibri"/>
          </w:rPr>
          <w:delText xml:space="preserve">, such as </w:delText>
        </w:r>
      </w:del>
      <w:del w:id="596" w:author="William Lamb" w:date="2018-11-28T16:43:00Z">
        <w:r w:rsidR="00B55215" w:rsidDel="00D54BA4">
          <w:rPr>
            <w:rFonts w:ascii="Calibri" w:eastAsia="Calibri" w:hAnsi="Calibri" w:cs="Calibri"/>
          </w:rPr>
          <w:delText xml:space="preserve">qualitative comparative analysis, case study meta-analysis, or case surveys </w:delText>
        </w:r>
        <w:r w:rsidR="00B55215" w:rsidDel="00D54BA4">
          <w:rPr>
            <w:rFonts w:ascii="Calibri" w:eastAsia="Calibri" w:hAnsi="Calibri" w:cs="Calibri"/>
          </w:rPr>
          <w:fldChar w:fldCharType="begin" w:fldLock="1"/>
        </w:r>
        <w:r w:rsidR="007F500C" w:rsidRPr="00D54BA4" w:rsidDel="00D54BA4">
          <w:rPr>
            <w:rFonts w:ascii="Calibri" w:eastAsia="Calibri" w:hAnsi="Calibri" w:cs="Calibri"/>
          </w:rPr>
          <w:del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49&lt;/sup&gt;","plainTextFormattedCitation":"49","previouslyFormattedCitation":"&lt;sup&gt;48&lt;/sup&gt;"},"properties":{"noteIndex":0},"schema":"https://github.com/citation-style-language/schema/raw/master/csl-citation.json"}</w:delInstrText>
        </w:r>
        <w:r w:rsidR="00B55215" w:rsidDel="00D54BA4">
          <w:rPr>
            <w:rFonts w:ascii="Calibri" w:eastAsia="Calibri" w:hAnsi="Calibri" w:cs="Calibri"/>
          </w:rPr>
          <w:fldChar w:fldCharType="separate"/>
        </w:r>
        <w:r w:rsidR="007F500C" w:rsidRPr="00D54BA4" w:rsidDel="00D54BA4">
          <w:rPr>
            <w:rFonts w:ascii="Calibri" w:eastAsia="Calibri" w:hAnsi="Calibri" w:cs="Calibri"/>
            <w:noProof/>
            <w:vertAlign w:val="superscript"/>
          </w:rPr>
          <w:delText>49</w:delText>
        </w:r>
        <w:r w:rsidR="00B55215" w:rsidDel="00D54BA4">
          <w:rPr>
            <w:rFonts w:ascii="Calibri" w:eastAsia="Calibri" w:hAnsi="Calibri" w:cs="Calibri"/>
          </w:rPr>
          <w:fldChar w:fldCharType="end"/>
        </w:r>
      </w:del>
      <w:ins w:id="597" w:author="William Lamb" w:date="2018-11-28T16:43:00Z">
        <w:r w:rsidR="00D54BA4">
          <w:rPr>
            <w:rFonts w:ascii="Calibri" w:eastAsia="Calibri" w:hAnsi="Calibri" w:cs="Calibri"/>
          </w:rPr>
          <w:t xml:space="preserve">: </w:t>
        </w:r>
      </w:ins>
      <w:ins w:id="598" w:author="William Lamb" w:date="2018-11-28T16:41:00Z">
        <w:r w:rsidR="00D54BA4">
          <w:rPr>
            <w:rFonts w:ascii="Calibri" w:eastAsia="Calibri" w:hAnsi="Calibri" w:cs="Calibri"/>
          </w:rPr>
          <w:t xml:space="preserve">a case meta-analysis of 29 </w:t>
        </w:r>
      </w:ins>
      <w:ins w:id="599" w:author="William Lamb" w:date="2018-11-28T16:42:00Z">
        <w:r w:rsidR="00D54BA4">
          <w:rPr>
            <w:rFonts w:ascii="Calibri" w:eastAsia="Calibri" w:hAnsi="Calibri" w:cs="Calibri"/>
          </w:rPr>
          <w:t>studies</w:t>
        </w:r>
      </w:ins>
      <w:ins w:id="600" w:author="William Lamb" w:date="2018-11-28T16:45:00Z">
        <w:r w:rsidR="00D54BA4">
          <w:rPr>
            <w:rFonts w:ascii="Calibri" w:eastAsia="Calibri" w:hAnsi="Calibri" w:cs="Calibri"/>
          </w:rPr>
          <w:t xml:space="preserve"> that examines the preconditions for </w:t>
        </w:r>
      </w:ins>
      <w:ins w:id="601" w:author="William Lamb" w:date="2018-11-28T16:47:00Z">
        <w:r w:rsidR="00D54BA4">
          <w:rPr>
            <w:rFonts w:ascii="Calibri" w:eastAsia="Calibri" w:hAnsi="Calibri" w:cs="Calibri"/>
          </w:rPr>
          <w:t xml:space="preserve">meaningful </w:t>
        </w:r>
      </w:ins>
      <w:ins w:id="602" w:author="William Lamb" w:date="2018-11-28T16:41:00Z">
        <w:r w:rsidR="00D54BA4">
          <w:rPr>
            <w:rFonts w:ascii="Calibri" w:eastAsia="Calibri" w:hAnsi="Calibri" w:cs="Calibri"/>
          </w:rPr>
          <w:t>urban energy transitions</w:t>
        </w:r>
      </w:ins>
      <w:ins w:id="603" w:author="William Lamb" w:date="2018-11-28T16:45:00Z">
        <w:r w:rsidR="00D54BA4">
          <w:rPr>
            <w:rFonts w:ascii="Calibri" w:eastAsia="Calibri" w:hAnsi="Calibri" w:cs="Calibri"/>
          </w:rPr>
          <w:t xml:space="preserve"> </w:t>
        </w:r>
      </w:ins>
      <w:ins w:id="604" w:author="William Lamb" w:date="2018-11-28T16:44:00Z">
        <w:r w:rsidR="00D54BA4">
          <w:rPr>
            <w:rFonts w:ascii="Calibri" w:eastAsia="Calibri" w:hAnsi="Calibri" w:cs="Calibri"/>
          </w:rPr>
          <w:fldChar w:fldCharType="begin" w:fldLock="1"/>
        </w:r>
      </w:ins>
      <w:r w:rsidR="00D54BA4">
        <w:rPr>
          <w:rFonts w:ascii="Calibri" w:eastAsia="Calibri" w:hAnsi="Calibri" w:cs="Calibri"/>
        </w:rPr>
        <w:instrText>ADDIN CSL_CITATION {"citationItems":[{"id":"ITEM-1","itemData":{"DOI":"10.1016/j.eist.2018.03.004","ISSN":"22104224","abstract":"This paper presents a framework to study the interdependence between urban processes and energy transitions – the Dimensions of Urban Energy Transitions (DUET) framework. The framework emerges from current debates about the need to incorporate systematically the spatial and political dimensions of urban energy transitions. We seek to develop a systematic framework that brings together well-established principles of transitions theory with insights from recent debates about how transitions unfold in urban contexts. Illustrated through a comparative meta-analysis of 29 case studies of urban energy transitions, the DUET framework provides an approach that considers simultaneously three dimensions of energy transitions: socio-technical experimentation, urban political processes, and socio-spatial (re)configuration. The three dimensions interact closely with each other and together enforce ‘transitions of cities’. From DUET framework, it argues that alignment between industry interests and territorial priorities is key to meaningful energy transitions.","author":[{"dropping-particle":"","family":"Huang","given":"Ping","non-dropping-particle":"","parse-names":false,"suffix":""},{"dropping-particle":"","family":"Castán Broto","given":"Vanesa","non-dropping-particle":"","parse-names":false,"suffix":""}],"container-title":"Environmental Innovation and Societal Transitions","id":"ITEM-1","issue":"January","issued":{"date-parts":[["2018"]]},"page":"35-45","publisher":"Elsevier","title":"Interdependence between Urban Processes and Energy Transitions: The Urban Energy Transitions (DUET) Framework","type":"article-journal","volume":"28"},"uris":["http://www.mendeley.com/documents/?uuid=ccb539d2-2374-40f6-8997-a0e0e04455d7"]}],"mendeley":{"formattedCitation":"&lt;sup&gt;49&lt;/sup&gt;","plainTextFormattedCitation":"49"},"properties":{"noteIndex":0},"schema":"https://github.com/citation-style-language/schema/raw/master/csl-citation.json"}</w:instrText>
      </w:r>
      <w:r w:rsidR="00D54BA4">
        <w:rPr>
          <w:rFonts w:ascii="Calibri" w:eastAsia="Calibri" w:hAnsi="Calibri" w:cs="Calibri"/>
        </w:rPr>
        <w:fldChar w:fldCharType="separate"/>
      </w:r>
      <w:r w:rsidR="00D54BA4" w:rsidRPr="00D54BA4">
        <w:rPr>
          <w:rFonts w:ascii="Calibri" w:eastAsia="Calibri" w:hAnsi="Calibri" w:cs="Calibri"/>
          <w:noProof/>
          <w:vertAlign w:val="superscript"/>
        </w:rPr>
        <w:t>49</w:t>
      </w:r>
      <w:ins w:id="605" w:author="William Lamb" w:date="2018-11-28T16:44:00Z">
        <w:r w:rsidR="00D54BA4">
          <w:rPr>
            <w:rFonts w:ascii="Calibri" w:eastAsia="Calibri" w:hAnsi="Calibri" w:cs="Calibri"/>
          </w:rPr>
          <w:fldChar w:fldCharType="end"/>
        </w:r>
        <w:r w:rsidR="00D54BA4">
          <w:rPr>
            <w:rFonts w:ascii="Calibri" w:eastAsia="Calibri" w:hAnsi="Calibri" w:cs="Calibri"/>
          </w:rPr>
          <w:t>.</w:t>
        </w:r>
      </w:ins>
      <w:ins w:id="606" w:author="William Lamb" w:date="2018-11-28T16:47:00Z">
        <w:r w:rsidR="00D54BA4">
          <w:rPr>
            <w:rFonts w:ascii="Calibri" w:eastAsia="Calibri" w:hAnsi="Calibri" w:cs="Calibri"/>
          </w:rPr>
          <w:t xml:space="preserve"> Further methods such as </w:t>
        </w:r>
      </w:ins>
      <w:ins w:id="607" w:author="William Lamb" w:date="2018-11-28T16:43:00Z">
        <w:r w:rsidR="00D54BA4">
          <w:rPr>
            <w:rFonts w:ascii="Calibri" w:eastAsia="Calibri" w:hAnsi="Calibri" w:cs="Calibri"/>
          </w:rPr>
          <w:t>qualitative comparative analysis</w:t>
        </w:r>
      </w:ins>
      <w:ins w:id="608" w:author="William Lamb" w:date="2018-11-28T16:47:00Z">
        <w:r w:rsidR="00D54BA4">
          <w:rPr>
            <w:rFonts w:ascii="Calibri" w:eastAsia="Calibri" w:hAnsi="Calibri" w:cs="Calibri"/>
          </w:rPr>
          <w:t xml:space="preserve"> and</w:t>
        </w:r>
      </w:ins>
      <w:ins w:id="609" w:author="William Lamb" w:date="2018-11-28T16:43:00Z">
        <w:r w:rsidR="00D54BA4">
          <w:rPr>
            <w:rFonts w:ascii="Calibri" w:eastAsia="Calibri" w:hAnsi="Calibri" w:cs="Calibri"/>
          </w:rPr>
          <w:t xml:space="preserve"> case surveys </w:t>
        </w:r>
        <w:r w:rsidR="00D54BA4">
          <w:rPr>
            <w:rFonts w:ascii="Calibri" w:eastAsia="Calibri" w:hAnsi="Calibri" w:cs="Calibri"/>
          </w:rPr>
          <w:fldChar w:fldCharType="begin" w:fldLock="1"/>
        </w:r>
      </w:ins>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ins w:id="610" w:author="William Lamb" w:date="2018-11-28T16:43:00Z">
        <w:r w:rsidR="00D54BA4">
          <w:rPr>
            <w:rFonts w:ascii="Calibri" w:eastAsia="Calibri" w:hAnsi="Calibri" w:cs="Calibri"/>
          </w:rPr>
          <w:fldChar w:fldCharType="separate"/>
        </w:r>
      </w:ins>
      <w:r w:rsidR="00D54BA4" w:rsidRPr="00D54BA4">
        <w:rPr>
          <w:rFonts w:ascii="Calibri" w:eastAsia="Calibri" w:hAnsi="Calibri" w:cs="Calibri"/>
          <w:noProof/>
          <w:vertAlign w:val="superscript"/>
        </w:rPr>
        <w:t>50</w:t>
      </w:r>
      <w:ins w:id="611" w:author="William Lamb" w:date="2018-11-28T16:43:00Z">
        <w:r w:rsidR="00D54BA4">
          <w:rPr>
            <w:rFonts w:ascii="Calibri" w:eastAsia="Calibri" w:hAnsi="Calibri" w:cs="Calibri"/>
          </w:rPr>
          <w:fldChar w:fldCharType="end"/>
        </w:r>
      </w:ins>
      <w:ins w:id="612" w:author="William Lamb" w:date="2018-11-28T16:47:00Z">
        <w:r w:rsidR="00D54BA4">
          <w:rPr>
            <w:rFonts w:ascii="Calibri" w:eastAsia="Calibri" w:hAnsi="Calibri" w:cs="Calibri"/>
          </w:rPr>
          <w:t xml:space="preserve"> are absent</w:t>
        </w:r>
      </w:ins>
      <w:r w:rsidR="00B55215">
        <w:rPr>
          <w:rFonts w:ascii="Calibri" w:eastAsia="Calibri" w:hAnsi="Calibri" w:cs="Calibri"/>
        </w:rPr>
        <w:t xml:space="preserve">, although there are a few examples of these </w:t>
      </w:r>
      <w:del w:id="613" w:author="William Lamb" w:date="2018-11-28T16:48:00Z">
        <w:r w:rsidR="00B55215" w:rsidDel="00E300F0">
          <w:rPr>
            <w:rFonts w:ascii="Calibri" w:eastAsia="Calibri" w:hAnsi="Calibri" w:cs="Calibri"/>
          </w:rPr>
          <w:delText xml:space="preserve">methods </w:delText>
        </w:r>
      </w:del>
      <w:r w:rsidR="00B55215">
        <w:rPr>
          <w:rFonts w:ascii="Calibri" w:eastAsia="Calibri" w:hAnsi="Calibri" w:cs="Calibri"/>
        </w:rPr>
        <w:t>being applied directly to urban data (but not to the extant literature</w:t>
      </w:r>
      <w:del w:id="614" w:author="William Lamb" w:date="2018-11-28T17:08:00Z">
        <w:r w:rsidR="00B55215" w:rsidDel="00056BB8">
          <w:rPr>
            <w:rFonts w:ascii="Calibri" w:eastAsia="Calibri" w:hAnsi="Calibri" w:cs="Calibri"/>
          </w:rPr>
          <w:delText>)</w:delText>
        </w:r>
      </w:del>
      <w:r w:rsidR="00B55215">
        <w:rPr>
          <w:rFonts w:ascii="Calibri" w:eastAsia="Calibri" w:hAnsi="Calibri" w:cs="Calibri"/>
        </w:rPr>
        <w:t xml:space="preserve">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51&lt;/sup&gt;","plainTextFormattedCitation":"51","previouslyFormattedCitation":"&lt;sup&gt;50&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51</w:t>
      </w:r>
      <w:r w:rsidR="00B55215">
        <w:rPr>
          <w:rFonts w:ascii="Calibri" w:eastAsia="Calibri" w:hAnsi="Calibri" w:cs="Calibri"/>
        </w:rPr>
        <w:fldChar w:fldCharType="end"/>
      </w:r>
      <w:r w:rsidR="00B55215">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5129BA33" w14:textId="77777777" w:rsidTr="00176007">
        <w:trPr>
          <w:trHeight w:val="300"/>
          <w:del w:id="615" w:author="William Lamb" w:date="2018-11-16T17:10:00Z"/>
        </w:trPr>
        <w:tc>
          <w:tcPr>
            <w:tcW w:w="5529" w:type="dxa"/>
            <w:tcBorders>
              <w:top w:val="single" w:sz="4" w:space="0" w:color="auto"/>
              <w:bottom w:val="single" w:sz="4" w:space="0" w:color="auto"/>
            </w:tcBorders>
            <w:shd w:val="clear" w:color="auto" w:fill="auto"/>
            <w:noWrap/>
            <w:vAlign w:val="bottom"/>
            <w:hideMark/>
          </w:tcPr>
          <w:p w14:paraId="712AE74E" w14:textId="77777777" w:rsidR="006C64A3" w:rsidRPr="00E00E4C" w:rsidRDefault="002D136F" w:rsidP="007179F3">
            <w:pPr>
              <w:spacing w:after="0" w:line="360" w:lineRule="auto"/>
              <w:rPr>
                <w:del w:id="616" w:author="William Lamb" w:date="2018-11-16T17:10:00Z"/>
                <w:rFonts w:ascii="Calibri" w:eastAsia="Times New Roman" w:hAnsi="Calibri" w:cs="Calibri"/>
                <w:b/>
                <w:bCs/>
                <w:color w:val="000000"/>
              </w:rPr>
            </w:pPr>
            <w:ins w:id="617" w:author="William Lamb" w:date="2018-11-16T17:10:00Z">
              <w:r>
                <w:rPr>
                  <w:rFonts w:ascii="Calibri" w:eastAsia="Calibri" w:hAnsi="Calibri" w:cs="Calibri"/>
                </w:rPr>
                <w:t xml:space="preserve">Formal evidence synthesis studies are arguably crucial for larger efforts at literature assessment </w:t>
              </w:r>
            </w:ins>
            <w:r>
              <w:rPr>
                <w:rFonts w:ascii="Calibri" w:eastAsia="Calibri" w:hAnsi="Calibri" w:cs="Calibri"/>
              </w:rPr>
              <w:fldChar w:fldCharType="begin" w:fldLock="1"/>
            </w:r>
            <w:r w:rsidR="00B15A24">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3</w:t>
            </w:r>
            <w:r>
              <w:rPr>
                <w:rFonts w:ascii="Calibri" w:eastAsia="Calibri" w:hAnsi="Calibri" w:cs="Calibri"/>
              </w:rPr>
              <w:fldChar w:fldCharType="end"/>
            </w:r>
            <w:del w:id="618" w:author="William Lamb" w:date="2018-11-16T17:10:00Z">
              <w:r w:rsidR="006C64A3" w:rsidRPr="00E00E4C">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15F89745" w14:textId="77777777" w:rsidR="006C64A3" w:rsidRPr="00E00E4C" w:rsidRDefault="006C64A3" w:rsidP="007179F3">
            <w:pPr>
              <w:spacing w:after="0" w:line="360" w:lineRule="auto"/>
              <w:rPr>
                <w:del w:id="619" w:author="William Lamb" w:date="2018-11-16T17:10:00Z"/>
                <w:rFonts w:ascii="Calibri" w:eastAsia="Times New Roman" w:hAnsi="Calibri" w:cs="Calibri"/>
                <w:b/>
                <w:bCs/>
                <w:color w:val="000000"/>
              </w:rPr>
            </w:pPr>
            <w:del w:id="620" w:author="William Lamb" w:date="2018-11-16T17:10:00Z">
              <w:r w:rsidRPr="00E00E4C">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7CCFF653" w14:textId="77777777" w:rsidR="006C64A3" w:rsidRPr="00E00E4C" w:rsidRDefault="006C64A3" w:rsidP="007179F3">
            <w:pPr>
              <w:spacing w:after="0" w:line="360" w:lineRule="auto"/>
              <w:rPr>
                <w:del w:id="621" w:author="William Lamb" w:date="2018-11-16T17:10:00Z"/>
                <w:rFonts w:ascii="Calibri" w:eastAsia="Times New Roman" w:hAnsi="Calibri" w:cs="Calibri"/>
                <w:b/>
                <w:bCs/>
                <w:color w:val="000000"/>
              </w:rPr>
            </w:pPr>
            <w:del w:id="622" w:author="William Lamb" w:date="2018-11-16T17:10:00Z">
              <w:r>
                <w:rPr>
                  <w:rFonts w:ascii="Calibri" w:eastAsia="Times New Roman" w:hAnsi="Calibri" w:cs="Calibri"/>
                  <w:b/>
                  <w:bCs/>
                  <w:color w:val="000000"/>
                </w:rPr>
                <w:delText>Reference</w:delText>
              </w:r>
            </w:del>
          </w:p>
        </w:tc>
      </w:tr>
      <w:tr w:rsidR="006C64A3" w:rsidRPr="00E00E4C" w14:paraId="45F2B623" w14:textId="77777777" w:rsidTr="00176007">
        <w:trPr>
          <w:trHeight w:val="624"/>
          <w:del w:id="623" w:author="William Lamb" w:date="2018-11-16T17:10:00Z"/>
        </w:trPr>
        <w:tc>
          <w:tcPr>
            <w:tcW w:w="5529" w:type="dxa"/>
            <w:tcBorders>
              <w:top w:val="single" w:sz="4" w:space="0" w:color="auto"/>
            </w:tcBorders>
            <w:shd w:val="clear" w:color="auto" w:fill="auto"/>
            <w:noWrap/>
            <w:hideMark/>
          </w:tcPr>
          <w:p w14:paraId="48D90DAB" w14:textId="77777777" w:rsidR="006C64A3" w:rsidRPr="00E00E4C" w:rsidRDefault="006C64A3" w:rsidP="007179F3">
            <w:pPr>
              <w:spacing w:after="0" w:line="360" w:lineRule="auto"/>
              <w:rPr>
                <w:del w:id="624" w:author="William Lamb" w:date="2018-11-16T17:10:00Z"/>
                <w:rFonts w:ascii="Calibri" w:eastAsia="Times New Roman" w:hAnsi="Calibri" w:cs="Calibri"/>
                <w:color w:val="000000"/>
              </w:rPr>
            </w:pPr>
            <w:del w:id="625" w:author="William Lamb" w:date="2018-11-16T17:10:00Z">
              <w:r w:rsidRPr="00E00E4C">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49EE3C7A" w14:textId="77777777" w:rsidR="006C64A3" w:rsidRPr="00E00E4C" w:rsidRDefault="006C64A3" w:rsidP="007179F3">
            <w:pPr>
              <w:spacing w:after="0" w:line="360" w:lineRule="auto"/>
              <w:rPr>
                <w:del w:id="626" w:author="William Lamb" w:date="2018-11-16T17:10:00Z"/>
                <w:rFonts w:ascii="Calibri" w:eastAsia="Times New Roman" w:hAnsi="Calibri" w:cs="Calibri"/>
                <w:color w:val="000000"/>
              </w:rPr>
            </w:pPr>
            <w:del w:id="627" w:author="William Lamb" w:date="2018-11-16T17:10:00Z">
              <w:r w:rsidRPr="00E00E4C">
                <w:rPr>
                  <w:rFonts w:ascii="Calibri" w:eastAsia="Times New Roman" w:hAnsi="Calibri" w:cs="Calibri"/>
                  <w:color w:val="000000"/>
                </w:rPr>
                <w:delText>Narrative review</w:delText>
              </w:r>
            </w:del>
          </w:p>
        </w:tc>
        <w:tc>
          <w:tcPr>
            <w:tcW w:w="1141" w:type="dxa"/>
            <w:tcBorders>
              <w:top w:val="single" w:sz="4" w:space="0" w:color="auto"/>
            </w:tcBorders>
          </w:tcPr>
          <w:p w14:paraId="5392E89D" w14:textId="77777777" w:rsidR="006C64A3" w:rsidRPr="003F6172" w:rsidRDefault="006C64A3" w:rsidP="006763E3">
            <w:pPr>
              <w:spacing w:after="0" w:line="360" w:lineRule="auto"/>
              <w:rPr>
                <w:del w:id="628" w:author="William Lamb" w:date="2018-11-16T17:10:00Z"/>
                <w:rFonts w:ascii="Calibri" w:eastAsia="Times New Roman" w:hAnsi="Calibri" w:cs="Calibri"/>
                <w:color w:val="000000"/>
              </w:rPr>
            </w:pPr>
            <w:del w:id="629"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29</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7E9735E2" w14:textId="77777777" w:rsidTr="00176007">
        <w:trPr>
          <w:trHeight w:val="624"/>
          <w:del w:id="630" w:author="William Lamb" w:date="2018-11-16T17:10:00Z"/>
        </w:trPr>
        <w:tc>
          <w:tcPr>
            <w:tcW w:w="5529" w:type="dxa"/>
            <w:shd w:val="clear" w:color="auto" w:fill="auto"/>
            <w:noWrap/>
            <w:hideMark/>
          </w:tcPr>
          <w:p w14:paraId="0B423429" w14:textId="77777777" w:rsidR="006C64A3" w:rsidRPr="00E00E4C" w:rsidRDefault="006C64A3" w:rsidP="007179F3">
            <w:pPr>
              <w:spacing w:after="0" w:line="360" w:lineRule="auto"/>
              <w:rPr>
                <w:del w:id="631" w:author="William Lamb" w:date="2018-11-16T17:10:00Z"/>
                <w:rFonts w:ascii="Calibri" w:eastAsia="Times New Roman" w:hAnsi="Calibri" w:cs="Calibri"/>
                <w:color w:val="000000"/>
              </w:rPr>
            </w:pPr>
            <w:del w:id="632" w:author="William Lamb" w:date="2018-11-16T17:10:00Z">
              <w:r w:rsidRPr="00E00E4C">
                <w:rPr>
                  <w:rFonts w:ascii="Calibri" w:eastAsia="Times New Roman" w:hAnsi="Calibri" w:cs="Calibri"/>
                  <w:color w:val="000000"/>
                </w:rPr>
                <w:lastRenderedPageBreak/>
                <w:delText>Urban and peri-urban agriculture and forestry: Transcending poverty alleviation to climate change mitigation and adaptation</w:delText>
              </w:r>
            </w:del>
          </w:p>
        </w:tc>
        <w:tc>
          <w:tcPr>
            <w:tcW w:w="2402" w:type="dxa"/>
            <w:shd w:val="clear" w:color="auto" w:fill="auto"/>
            <w:noWrap/>
            <w:hideMark/>
          </w:tcPr>
          <w:p w14:paraId="05D7BB66" w14:textId="77777777" w:rsidR="006C64A3" w:rsidRPr="00E00E4C" w:rsidRDefault="006C64A3" w:rsidP="007179F3">
            <w:pPr>
              <w:spacing w:after="0" w:line="360" w:lineRule="auto"/>
              <w:rPr>
                <w:del w:id="633" w:author="William Lamb" w:date="2018-11-16T17:10:00Z"/>
                <w:rFonts w:ascii="Calibri" w:eastAsia="Times New Roman" w:hAnsi="Calibri" w:cs="Calibri"/>
                <w:color w:val="000000"/>
              </w:rPr>
            </w:pPr>
            <w:del w:id="634" w:author="William Lamb" w:date="2018-11-16T17:10:00Z">
              <w:r w:rsidRPr="00E00E4C">
                <w:rPr>
                  <w:rFonts w:ascii="Calibri" w:eastAsia="Times New Roman" w:hAnsi="Calibri" w:cs="Calibri"/>
                  <w:color w:val="000000"/>
                </w:rPr>
                <w:delText>Narrative review</w:delText>
              </w:r>
            </w:del>
          </w:p>
        </w:tc>
        <w:tc>
          <w:tcPr>
            <w:tcW w:w="1141" w:type="dxa"/>
          </w:tcPr>
          <w:p w14:paraId="403CFBDD" w14:textId="77777777" w:rsidR="006C64A3" w:rsidRPr="003F6172" w:rsidRDefault="006C64A3" w:rsidP="006763E3">
            <w:pPr>
              <w:spacing w:after="0" w:line="360" w:lineRule="auto"/>
              <w:rPr>
                <w:del w:id="635" w:author="William Lamb" w:date="2018-11-16T17:10:00Z"/>
                <w:rFonts w:ascii="Calibri" w:eastAsia="Times New Roman" w:hAnsi="Calibri" w:cs="Calibri"/>
                <w:color w:val="000000"/>
              </w:rPr>
            </w:pPr>
            <w:del w:id="636"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30</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4685458E" w14:textId="77777777" w:rsidTr="00176007">
        <w:trPr>
          <w:trHeight w:val="624"/>
          <w:del w:id="637" w:author="William Lamb" w:date="2018-11-16T17:10:00Z"/>
        </w:trPr>
        <w:tc>
          <w:tcPr>
            <w:tcW w:w="5529" w:type="dxa"/>
            <w:shd w:val="clear" w:color="auto" w:fill="auto"/>
            <w:noWrap/>
            <w:hideMark/>
          </w:tcPr>
          <w:p w14:paraId="09FB0ED3" w14:textId="77777777" w:rsidR="006C64A3" w:rsidRPr="00E00E4C" w:rsidRDefault="006C64A3" w:rsidP="007179F3">
            <w:pPr>
              <w:spacing w:after="0" w:line="360" w:lineRule="auto"/>
              <w:rPr>
                <w:del w:id="638" w:author="William Lamb" w:date="2018-11-16T17:10:00Z"/>
                <w:rFonts w:ascii="Calibri" w:eastAsia="Times New Roman" w:hAnsi="Calibri" w:cs="Calibri"/>
                <w:color w:val="000000"/>
              </w:rPr>
            </w:pPr>
            <w:del w:id="639" w:author="William Lamb" w:date="2018-11-16T17:10:00Z">
              <w:r w:rsidRPr="00E00E4C">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7F746188" w14:textId="77777777" w:rsidR="006C64A3" w:rsidRPr="00E00E4C" w:rsidRDefault="006C64A3" w:rsidP="007179F3">
            <w:pPr>
              <w:spacing w:after="0" w:line="360" w:lineRule="auto"/>
              <w:rPr>
                <w:del w:id="640" w:author="William Lamb" w:date="2018-11-16T17:10:00Z"/>
                <w:rFonts w:ascii="Calibri" w:eastAsia="Times New Roman" w:hAnsi="Calibri" w:cs="Calibri"/>
                <w:color w:val="000000"/>
              </w:rPr>
            </w:pPr>
            <w:del w:id="641" w:author="William Lamb" w:date="2018-11-16T17:10:00Z">
              <w:r w:rsidRPr="00E00E4C">
                <w:rPr>
                  <w:rFonts w:ascii="Calibri" w:eastAsia="Times New Roman" w:hAnsi="Calibri" w:cs="Calibri"/>
                  <w:color w:val="000000"/>
                </w:rPr>
                <w:delText>Narrative review</w:delText>
              </w:r>
            </w:del>
          </w:p>
        </w:tc>
        <w:tc>
          <w:tcPr>
            <w:tcW w:w="1141" w:type="dxa"/>
          </w:tcPr>
          <w:p w14:paraId="2ECE970B" w14:textId="77777777" w:rsidR="006C64A3" w:rsidRPr="003F6172" w:rsidRDefault="006C64A3" w:rsidP="006763E3">
            <w:pPr>
              <w:spacing w:after="0" w:line="360" w:lineRule="auto"/>
              <w:rPr>
                <w:del w:id="642" w:author="William Lamb" w:date="2018-11-16T17:10:00Z"/>
                <w:rFonts w:ascii="Calibri" w:eastAsia="Times New Roman" w:hAnsi="Calibri" w:cs="Calibri"/>
                <w:color w:val="000000"/>
              </w:rPr>
            </w:pPr>
            <w:del w:id="643"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31</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5610BB9E" w14:textId="77777777" w:rsidTr="00176007">
        <w:trPr>
          <w:trHeight w:val="624"/>
          <w:del w:id="644" w:author="William Lamb" w:date="2018-11-16T17:10:00Z"/>
        </w:trPr>
        <w:tc>
          <w:tcPr>
            <w:tcW w:w="5529" w:type="dxa"/>
            <w:shd w:val="clear" w:color="auto" w:fill="auto"/>
            <w:noWrap/>
            <w:hideMark/>
          </w:tcPr>
          <w:p w14:paraId="01CA3A26" w14:textId="77777777" w:rsidR="006C64A3" w:rsidRPr="00E00E4C" w:rsidRDefault="006C64A3" w:rsidP="007179F3">
            <w:pPr>
              <w:spacing w:after="0" w:line="360" w:lineRule="auto"/>
              <w:rPr>
                <w:del w:id="645" w:author="William Lamb" w:date="2018-11-16T17:10:00Z"/>
                <w:rFonts w:ascii="Calibri" w:eastAsia="Times New Roman" w:hAnsi="Calibri" w:cs="Calibri"/>
                <w:color w:val="000000"/>
              </w:rPr>
            </w:pPr>
            <w:del w:id="646" w:author="William Lamb" w:date="2018-11-16T17:10:00Z">
              <w:r w:rsidRPr="00E00E4C">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462563F3" w14:textId="77777777" w:rsidR="006C64A3" w:rsidRPr="00E00E4C" w:rsidRDefault="006C64A3" w:rsidP="007179F3">
            <w:pPr>
              <w:spacing w:after="0" w:line="360" w:lineRule="auto"/>
              <w:rPr>
                <w:del w:id="647" w:author="William Lamb" w:date="2018-11-16T17:10:00Z"/>
                <w:rFonts w:ascii="Calibri" w:eastAsia="Times New Roman" w:hAnsi="Calibri" w:cs="Calibri"/>
                <w:color w:val="000000"/>
              </w:rPr>
            </w:pPr>
            <w:del w:id="648" w:author="William Lamb" w:date="2018-11-16T17:10:00Z">
              <w:r w:rsidRPr="00E00E4C">
                <w:rPr>
                  <w:rFonts w:ascii="Calibri" w:eastAsia="Times New Roman" w:hAnsi="Calibri" w:cs="Calibri"/>
                  <w:color w:val="000000"/>
                </w:rPr>
                <w:delText>Narrative review</w:delText>
              </w:r>
            </w:del>
          </w:p>
        </w:tc>
        <w:tc>
          <w:tcPr>
            <w:tcW w:w="1141" w:type="dxa"/>
          </w:tcPr>
          <w:p w14:paraId="23783833" w14:textId="77777777" w:rsidR="006C64A3" w:rsidRPr="003F6172" w:rsidRDefault="006C64A3" w:rsidP="006763E3">
            <w:pPr>
              <w:spacing w:after="0" w:line="360" w:lineRule="auto"/>
              <w:rPr>
                <w:del w:id="649" w:author="William Lamb" w:date="2018-11-16T17:10:00Z"/>
                <w:rFonts w:ascii="Calibri" w:eastAsia="Times New Roman" w:hAnsi="Calibri" w:cs="Calibri"/>
                <w:color w:val="000000"/>
              </w:rPr>
            </w:pPr>
            <w:del w:id="650"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32</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6C6CCB6" w14:textId="77777777" w:rsidTr="00176007">
        <w:trPr>
          <w:trHeight w:val="624"/>
          <w:del w:id="651" w:author="William Lamb" w:date="2018-11-16T17:10:00Z"/>
        </w:trPr>
        <w:tc>
          <w:tcPr>
            <w:tcW w:w="5529" w:type="dxa"/>
            <w:shd w:val="clear" w:color="auto" w:fill="auto"/>
            <w:noWrap/>
            <w:hideMark/>
          </w:tcPr>
          <w:p w14:paraId="5AFA73FD" w14:textId="77777777" w:rsidR="006C64A3" w:rsidRPr="00E00E4C" w:rsidRDefault="006C64A3" w:rsidP="007179F3">
            <w:pPr>
              <w:spacing w:after="0" w:line="360" w:lineRule="auto"/>
              <w:rPr>
                <w:del w:id="652" w:author="William Lamb" w:date="2018-11-16T17:10:00Z"/>
                <w:rFonts w:ascii="Calibri" w:eastAsia="Times New Roman" w:hAnsi="Calibri" w:cs="Calibri"/>
                <w:color w:val="000000"/>
              </w:rPr>
            </w:pPr>
            <w:del w:id="653" w:author="William Lamb" w:date="2018-11-16T17:10:00Z">
              <w:r w:rsidRPr="00E00E4C">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554097B6" w14:textId="77777777" w:rsidR="006C64A3" w:rsidRPr="00E00E4C" w:rsidRDefault="006C64A3" w:rsidP="007179F3">
            <w:pPr>
              <w:spacing w:after="0" w:line="360" w:lineRule="auto"/>
              <w:rPr>
                <w:del w:id="654" w:author="William Lamb" w:date="2018-11-16T17:10:00Z"/>
                <w:rFonts w:ascii="Calibri" w:eastAsia="Times New Roman" w:hAnsi="Calibri" w:cs="Calibri"/>
                <w:color w:val="000000"/>
              </w:rPr>
            </w:pPr>
            <w:del w:id="655" w:author="William Lamb" w:date="2018-11-16T17:10:00Z">
              <w:r w:rsidRPr="00E00E4C">
                <w:rPr>
                  <w:rFonts w:ascii="Calibri" w:eastAsia="Times New Roman" w:hAnsi="Calibri" w:cs="Calibri"/>
                  <w:color w:val="000000"/>
                </w:rPr>
                <w:delText>Narrative review</w:delText>
              </w:r>
            </w:del>
          </w:p>
        </w:tc>
        <w:tc>
          <w:tcPr>
            <w:tcW w:w="1141" w:type="dxa"/>
          </w:tcPr>
          <w:p w14:paraId="2A09030D" w14:textId="77777777" w:rsidR="006C64A3" w:rsidRPr="003F6172" w:rsidRDefault="006C64A3" w:rsidP="006763E3">
            <w:pPr>
              <w:spacing w:after="0" w:line="360" w:lineRule="auto"/>
              <w:rPr>
                <w:del w:id="656" w:author="William Lamb" w:date="2018-11-16T17:10:00Z"/>
                <w:rFonts w:ascii="Calibri" w:eastAsia="Times New Roman" w:hAnsi="Calibri" w:cs="Calibri"/>
                <w:color w:val="000000"/>
              </w:rPr>
            </w:pPr>
            <w:del w:id="657"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33</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2A26FB8" w14:textId="77777777" w:rsidTr="00176007">
        <w:trPr>
          <w:trHeight w:val="624"/>
          <w:del w:id="658" w:author="William Lamb" w:date="2018-11-16T17:10:00Z"/>
        </w:trPr>
        <w:tc>
          <w:tcPr>
            <w:tcW w:w="5529" w:type="dxa"/>
            <w:shd w:val="clear" w:color="auto" w:fill="auto"/>
            <w:noWrap/>
            <w:hideMark/>
          </w:tcPr>
          <w:p w14:paraId="03A8246F" w14:textId="77777777" w:rsidR="006C64A3" w:rsidRPr="00E00E4C" w:rsidRDefault="006C64A3" w:rsidP="007179F3">
            <w:pPr>
              <w:spacing w:after="0" w:line="360" w:lineRule="auto"/>
              <w:rPr>
                <w:del w:id="659" w:author="William Lamb" w:date="2018-11-16T17:10:00Z"/>
                <w:rFonts w:ascii="Calibri" w:eastAsia="Times New Roman" w:hAnsi="Calibri" w:cs="Calibri"/>
                <w:color w:val="000000"/>
              </w:rPr>
            </w:pPr>
            <w:del w:id="660" w:author="William Lamb" w:date="2018-11-16T17:10:00Z">
              <w:r w:rsidRPr="00E00E4C">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648A6048" w14:textId="77777777" w:rsidR="006C64A3" w:rsidRPr="00E00E4C" w:rsidRDefault="006C64A3" w:rsidP="007179F3">
            <w:pPr>
              <w:spacing w:after="0" w:line="360" w:lineRule="auto"/>
              <w:rPr>
                <w:del w:id="661" w:author="William Lamb" w:date="2018-11-16T17:10:00Z"/>
                <w:rFonts w:ascii="Calibri" w:eastAsia="Times New Roman" w:hAnsi="Calibri" w:cs="Calibri"/>
                <w:color w:val="000000"/>
              </w:rPr>
            </w:pPr>
            <w:del w:id="662"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del>
          </w:p>
        </w:tc>
        <w:tc>
          <w:tcPr>
            <w:tcW w:w="1141" w:type="dxa"/>
          </w:tcPr>
          <w:p w14:paraId="2B9C9F92" w14:textId="77777777" w:rsidR="006C64A3" w:rsidRPr="003F6172" w:rsidRDefault="006C64A3" w:rsidP="006763E3">
            <w:pPr>
              <w:spacing w:after="0" w:line="360" w:lineRule="auto"/>
              <w:rPr>
                <w:del w:id="663" w:author="William Lamb" w:date="2018-11-16T17:10:00Z"/>
                <w:rFonts w:ascii="Calibri" w:eastAsia="Times New Roman" w:hAnsi="Calibri" w:cs="Calibri"/>
                <w:color w:val="000000"/>
              </w:rPr>
            </w:pPr>
            <w:del w:id="664"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78399BA" w14:textId="77777777" w:rsidTr="00176007">
        <w:trPr>
          <w:trHeight w:val="624"/>
          <w:del w:id="665" w:author="William Lamb" w:date="2018-11-16T17:10:00Z"/>
        </w:trPr>
        <w:tc>
          <w:tcPr>
            <w:tcW w:w="5529" w:type="dxa"/>
            <w:shd w:val="clear" w:color="auto" w:fill="auto"/>
            <w:noWrap/>
            <w:hideMark/>
          </w:tcPr>
          <w:p w14:paraId="1CA4AADB" w14:textId="77777777" w:rsidR="006C64A3" w:rsidRPr="00E00E4C" w:rsidRDefault="006C64A3" w:rsidP="007179F3">
            <w:pPr>
              <w:spacing w:after="0" w:line="360" w:lineRule="auto"/>
              <w:rPr>
                <w:del w:id="666" w:author="William Lamb" w:date="2018-11-16T17:10:00Z"/>
                <w:rFonts w:ascii="Calibri" w:eastAsia="Times New Roman" w:hAnsi="Calibri" w:cs="Calibri"/>
                <w:color w:val="000000"/>
              </w:rPr>
            </w:pPr>
            <w:del w:id="667" w:author="William Lamb" w:date="2018-11-16T17:10:00Z">
              <w:r w:rsidRPr="00E00E4C">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743B5232" w14:textId="77777777" w:rsidR="006C64A3" w:rsidRPr="00E00E4C" w:rsidRDefault="006C64A3" w:rsidP="006C64A3">
            <w:pPr>
              <w:spacing w:after="0" w:line="360" w:lineRule="auto"/>
              <w:rPr>
                <w:del w:id="668" w:author="William Lamb" w:date="2018-11-16T17:10:00Z"/>
                <w:rFonts w:ascii="Calibri" w:eastAsia="Times New Roman" w:hAnsi="Calibri" w:cs="Calibri"/>
                <w:color w:val="000000"/>
              </w:rPr>
            </w:pPr>
            <w:del w:id="669"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xml:space="preserve"> </w:delText>
              </w:r>
              <w:r>
                <w:rPr>
                  <w:rFonts w:ascii="Calibri" w:eastAsia="Times New Roman" w:hAnsi="Calibri" w:cs="Calibri"/>
                  <w:color w:val="000000"/>
                </w:rPr>
                <w:delText>&amp;</w:delText>
              </w:r>
              <w:r w:rsidRPr="00E00E4C">
                <w:rPr>
                  <w:rFonts w:ascii="Calibri" w:eastAsia="Times New Roman" w:hAnsi="Calibri" w:cs="Calibri"/>
                  <w:color w:val="000000"/>
                </w:rPr>
                <w:delText xml:space="preserve"> narrative review</w:delText>
              </w:r>
            </w:del>
          </w:p>
        </w:tc>
        <w:tc>
          <w:tcPr>
            <w:tcW w:w="1141" w:type="dxa"/>
          </w:tcPr>
          <w:p w14:paraId="22CD42AD" w14:textId="77777777" w:rsidR="006C64A3" w:rsidRPr="003F6172" w:rsidRDefault="006C64A3" w:rsidP="006763E3">
            <w:pPr>
              <w:spacing w:after="0" w:line="360" w:lineRule="auto"/>
              <w:rPr>
                <w:del w:id="670" w:author="William Lamb" w:date="2018-11-16T17:10:00Z"/>
                <w:rFonts w:ascii="Calibri" w:eastAsia="Times New Roman" w:hAnsi="Calibri" w:cs="Calibri"/>
                <w:color w:val="000000"/>
              </w:rPr>
            </w:pPr>
            <w:del w:id="671"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6CB5F681" w14:textId="77777777" w:rsidTr="00176007">
        <w:trPr>
          <w:trHeight w:val="624"/>
          <w:del w:id="672" w:author="William Lamb" w:date="2018-11-16T17:10:00Z"/>
        </w:trPr>
        <w:tc>
          <w:tcPr>
            <w:tcW w:w="5529" w:type="dxa"/>
            <w:shd w:val="clear" w:color="auto" w:fill="auto"/>
            <w:noWrap/>
            <w:hideMark/>
          </w:tcPr>
          <w:p w14:paraId="4EAD34DC" w14:textId="77777777" w:rsidR="006C64A3" w:rsidRPr="00E00E4C" w:rsidRDefault="006C64A3" w:rsidP="007179F3">
            <w:pPr>
              <w:spacing w:after="0" w:line="360" w:lineRule="auto"/>
              <w:rPr>
                <w:del w:id="673" w:author="William Lamb" w:date="2018-11-16T17:10:00Z"/>
                <w:rFonts w:ascii="Calibri" w:eastAsia="Times New Roman" w:hAnsi="Calibri" w:cs="Calibri"/>
                <w:color w:val="000000"/>
              </w:rPr>
            </w:pPr>
            <w:del w:id="674" w:author="William Lamb" w:date="2018-11-16T17:10:00Z">
              <w:r w:rsidRPr="00E00E4C">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65D1AFEA" w14:textId="77777777" w:rsidR="006C64A3" w:rsidRPr="00E00E4C" w:rsidRDefault="006C64A3" w:rsidP="007179F3">
            <w:pPr>
              <w:spacing w:after="0" w:line="360" w:lineRule="auto"/>
              <w:rPr>
                <w:del w:id="675" w:author="William Lamb" w:date="2018-11-16T17:10:00Z"/>
                <w:rFonts w:ascii="Calibri" w:eastAsia="Times New Roman" w:hAnsi="Calibri" w:cs="Calibri"/>
                <w:color w:val="000000"/>
              </w:rPr>
            </w:pPr>
            <w:del w:id="676" w:author="William Lamb" w:date="2018-11-16T17:10:00Z">
              <w:r w:rsidRPr="00E00E4C">
                <w:rPr>
                  <w:rFonts w:ascii="Calibri" w:eastAsia="Times New Roman" w:hAnsi="Calibri" w:cs="Calibri"/>
                  <w:color w:val="000000"/>
                </w:rPr>
                <w:delText>Quantitative synthesis</w:delText>
              </w:r>
            </w:del>
          </w:p>
        </w:tc>
        <w:tc>
          <w:tcPr>
            <w:tcW w:w="1141" w:type="dxa"/>
          </w:tcPr>
          <w:p w14:paraId="3856959A" w14:textId="77777777" w:rsidR="006C64A3" w:rsidRPr="003F6172" w:rsidRDefault="006C64A3" w:rsidP="006763E3">
            <w:pPr>
              <w:spacing w:after="0" w:line="360" w:lineRule="auto"/>
              <w:rPr>
                <w:del w:id="677" w:author="William Lamb" w:date="2018-11-16T17:10:00Z"/>
                <w:rFonts w:ascii="Calibri" w:eastAsia="Times New Roman" w:hAnsi="Calibri" w:cs="Calibri"/>
                <w:color w:val="000000"/>
              </w:rPr>
            </w:pPr>
            <w:del w:id="678"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2F85802C" w14:textId="77777777" w:rsidTr="00176007">
        <w:trPr>
          <w:trHeight w:val="624"/>
          <w:del w:id="679" w:author="William Lamb" w:date="2018-11-16T17:10:00Z"/>
        </w:trPr>
        <w:tc>
          <w:tcPr>
            <w:tcW w:w="5529" w:type="dxa"/>
            <w:shd w:val="clear" w:color="auto" w:fill="auto"/>
            <w:noWrap/>
            <w:hideMark/>
          </w:tcPr>
          <w:p w14:paraId="1BBEB098" w14:textId="77777777" w:rsidR="006C64A3" w:rsidRPr="00E00E4C" w:rsidRDefault="006C64A3" w:rsidP="007179F3">
            <w:pPr>
              <w:spacing w:after="0" w:line="360" w:lineRule="auto"/>
              <w:rPr>
                <w:del w:id="680" w:author="William Lamb" w:date="2018-11-16T17:10:00Z"/>
                <w:rFonts w:ascii="Calibri" w:eastAsia="Times New Roman" w:hAnsi="Calibri" w:cs="Calibri"/>
                <w:color w:val="000000"/>
              </w:rPr>
            </w:pPr>
            <w:del w:id="681" w:author="William Lamb" w:date="2018-11-16T17:10:00Z">
              <w:r w:rsidRPr="00E00E4C">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D898943" w14:textId="77777777" w:rsidR="006C64A3" w:rsidRPr="00E00E4C" w:rsidRDefault="006C64A3" w:rsidP="007179F3">
            <w:pPr>
              <w:spacing w:after="0" w:line="360" w:lineRule="auto"/>
              <w:rPr>
                <w:del w:id="682" w:author="William Lamb" w:date="2018-11-16T17:10:00Z"/>
                <w:rFonts w:ascii="Calibri" w:eastAsia="Times New Roman" w:hAnsi="Calibri" w:cs="Calibri"/>
                <w:color w:val="000000"/>
              </w:rPr>
            </w:pPr>
            <w:del w:id="683" w:author="William Lamb" w:date="2018-11-16T17:10:00Z">
              <w:r w:rsidRPr="00E00E4C">
                <w:rPr>
                  <w:rFonts w:ascii="Calibri" w:eastAsia="Times New Roman" w:hAnsi="Calibri" w:cs="Calibri"/>
                  <w:color w:val="000000"/>
                </w:rPr>
                <w:delText>Meta-analysis</w:delText>
              </w:r>
            </w:del>
          </w:p>
        </w:tc>
        <w:tc>
          <w:tcPr>
            <w:tcW w:w="1141" w:type="dxa"/>
          </w:tcPr>
          <w:p w14:paraId="2063CB93" w14:textId="77777777" w:rsidR="006C64A3" w:rsidRPr="003F6172" w:rsidRDefault="006C64A3" w:rsidP="006763E3">
            <w:pPr>
              <w:spacing w:after="0" w:line="360" w:lineRule="auto"/>
              <w:rPr>
                <w:del w:id="684" w:author="William Lamb" w:date="2018-11-16T17:10:00Z"/>
                <w:rFonts w:ascii="Calibri" w:eastAsia="Times New Roman" w:hAnsi="Calibri" w:cs="Calibri"/>
                <w:color w:val="000000"/>
              </w:rPr>
            </w:pPr>
            <w:del w:id="685"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11BD0163" w14:textId="77777777" w:rsidTr="00176007">
        <w:trPr>
          <w:trHeight w:val="624"/>
          <w:del w:id="686" w:author="William Lamb" w:date="2018-11-16T17:10:00Z"/>
        </w:trPr>
        <w:tc>
          <w:tcPr>
            <w:tcW w:w="5529" w:type="dxa"/>
            <w:tcBorders>
              <w:bottom w:val="single" w:sz="4" w:space="0" w:color="auto"/>
            </w:tcBorders>
            <w:shd w:val="clear" w:color="auto" w:fill="auto"/>
            <w:noWrap/>
            <w:hideMark/>
          </w:tcPr>
          <w:p w14:paraId="2F92F38C" w14:textId="77777777" w:rsidR="006C64A3" w:rsidRPr="00E00E4C" w:rsidRDefault="006C64A3" w:rsidP="007179F3">
            <w:pPr>
              <w:spacing w:after="0" w:line="360" w:lineRule="auto"/>
              <w:rPr>
                <w:del w:id="687" w:author="William Lamb" w:date="2018-11-16T17:10:00Z"/>
                <w:rFonts w:ascii="Calibri" w:eastAsia="Times New Roman" w:hAnsi="Calibri" w:cs="Calibri"/>
                <w:color w:val="000000"/>
              </w:rPr>
            </w:pPr>
            <w:del w:id="688" w:author="William Lamb" w:date="2018-11-16T17:10:00Z">
              <w:r w:rsidRPr="00E00E4C">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33961A5A" w14:textId="77777777" w:rsidR="006C64A3" w:rsidRPr="00E00E4C" w:rsidRDefault="006C64A3" w:rsidP="006C64A3">
            <w:pPr>
              <w:keepNext/>
              <w:spacing w:after="0" w:line="360" w:lineRule="auto"/>
              <w:rPr>
                <w:del w:id="689" w:author="William Lamb" w:date="2018-11-16T17:10:00Z"/>
                <w:rFonts w:ascii="Calibri" w:eastAsia="Times New Roman" w:hAnsi="Calibri" w:cs="Calibri"/>
                <w:color w:val="000000"/>
              </w:rPr>
            </w:pPr>
            <w:del w:id="690"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quantitative synthesis</w:delText>
              </w:r>
              <w:r>
                <w:rPr>
                  <w:rFonts w:ascii="Calibri" w:eastAsia="Times New Roman" w:hAnsi="Calibri" w:cs="Calibri"/>
                  <w:color w:val="000000"/>
                </w:rPr>
                <w:delText xml:space="preserve"> &amp;</w:delText>
              </w:r>
              <w:r w:rsidRPr="00E00E4C">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207DB608" w14:textId="77777777" w:rsidR="006C64A3" w:rsidRPr="003F6172" w:rsidRDefault="006C64A3" w:rsidP="006763E3">
            <w:pPr>
              <w:keepNext/>
              <w:spacing w:after="0" w:line="360" w:lineRule="auto"/>
              <w:rPr>
                <w:del w:id="691" w:author="William Lamb" w:date="2018-11-16T17:10:00Z"/>
                <w:rFonts w:ascii="Calibri" w:eastAsia="Times New Roman" w:hAnsi="Calibri" w:cs="Calibri"/>
                <w:color w:val="000000"/>
              </w:rPr>
            </w:pPr>
            <w:del w:id="692"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26</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bl>
    <w:p w14:paraId="0B245968" w14:textId="77777777" w:rsidR="000C2710" w:rsidRDefault="00DC5918" w:rsidP="005A2F0C">
      <w:pPr>
        <w:pStyle w:val="Caption"/>
        <w:spacing w:line="480" w:lineRule="auto"/>
        <w:rPr>
          <w:del w:id="693" w:author="William Lamb" w:date="2018-11-16T17:10:00Z"/>
          <w:rFonts w:ascii="Calibri" w:eastAsia="Calibri" w:hAnsi="Calibri" w:cs="Calibri"/>
        </w:rPr>
      </w:pPr>
      <w:bookmarkStart w:id="694" w:name="_Ref512426317"/>
      <w:del w:id="695" w:author="William Lamb" w:date="2018-11-16T17:10:00Z">
        <w:r w:rsidRPr="00DC5918">
          <w:rPr>
            <w:b/>
          </w:rPr>
          <w:delText>Table :</w:delText>
        </w:r>
        <w:bookmarkEnd w:id="694"/>
        <w:r w:rsidRPr="00DC5918">
          <w:rPr>
            <w:b/>
          </w:rPr>
          <w:delText xml:space="preserve"> </w:delText>
        </w:r>
        <w:r w:rsidR="003F6172">
          <w:rPr>
            <w:b/>
          </w:rPr>
          <w:delText>Systematic</w:delText>
        </w:r>
        <w:r w:rsidRPr="00DC5918">
          <w:rPr>
            <w:b/>
          </w:rPr>
          <w:delText xml:space="preserve"> reviews of urban climate change mitigation.</w:delText>
        </w:r>
        <w:r>
          <w:delText xml:space="preserve"> The minimum criteria for a ‘</w:delText>
        </w:r>
        <w:r w:rsidR="003F6172">
          <w:delText>systematic</w:delText>
        </w:r>
        <w:r>
          <w:delText xml:space="preserve"> review’ </w:delText>
        </w:r>
        <w:r w:rsidR="003F6172">
          <w:delText xml:space="preserve">here </w:delText>
        </w:r>
        <w:r>
          <w:delText xml:space="preserve">is the </w:delText>
        </w:r>
        <w:r w:rsidR="003F6172">
          <w:delText>formal</w:delText>
        </w:r>
        <w:r w:rsidR="003003D2">
          <w:delText xml:space="preserve"> </w:delText>
        </w:r>
        <w:r>
          <w:delText>selection of literature via a database search</w:delText>
        </w:r>
        <w:r w:rsidR="003F6172">
          <w:delText xml:space="preserve"> query</w:delText>
        </w:r>
        <w:r>
          <w:delText>.</w:delText>
        </w:r>
        <w:r w:rsidR="003003D2">
          <w:delText xml:space="preserve"> </w:delText>
        </w:r>
        <w:r w:rsidR="00AD6217">
          <w:delText>Some reviews</w:delText>
        </w:r>
        <w:r w:rsidR="006C64A3">
          <w:delText xml:space="preserve"> </w:delText>
        </w:r>
        <w:r w:rsidR="006C64A3" w:rsidRPr="001500E5">
          <w:delText>()</w:delText>
        </w:r>
        <w:r w:rsidR="00AD6217" w:rsidRPr="001500E5">
          <w:delText xml:space="preserve"> </w:delText>
        </w:r>
        <w:r w:rsidR="00AD6217">
          <w:delText xml:space="preserve">focus on non-urban issues, but derive important conclusions for scientific learning at urban scale, and thus should be included in the relevant literature base on urban-scale climate change mitigation. </w:delText>
        </w:r>
        <w:r w:rsidR="003003D2">
          <w:delText>See methods for our identification procedure.</w:delText>
        </w:r>
      </w:del>
    </w:p>
    <w:p w14:paraId="272B4E25" w14:textId="61728471" w:rsidR="00973140" w:rsidRDefault="00123B4E" w:rsidP="005A2F0C">
      <w:pPr>
        <w:spacing w:line="480" w:lineRule="auto"/>
        <w:rPr>
          <w:del w:id="696" w:author="William Lamb" w:date="2018-11-16T17:10:00Z"/>
          <w:rFonts w:ascii="Calibri" w:eastAsia="Calibri" w:hAnsi="Calibri" w:cs="Calibri"/>
        </w:rPr>
      </w:pPr>
      <w:del w:id="697" w:author="William Lamb" w:date="2018-11-16T17:10:00Z">
        <w:r>
          <w:rPr>
            <w:rFonts w:ascii="Calibri" w:eastAsia="Calibri" w:hAnsi="Calibri" w:cs="Calibri"/>
          </w:rPr>
          <w:delText xml:space="preserve">The dearth of </w:delText>
        </w:r>
        <w:r w:rsidR="00D723A7">
          <w:rPr>
            <w:rFonts w:ascii="Calibri" w:eastAsia="Calibri" w:hAnsi="Calibri" w:cs="Calibri"/>
          </w:rPr>
          <w:delText xml:space="preserve">systematic </w:delText>
        </w:r>
        <w:r>
          <w:rPr>
            <w:rFonts w:ascii="Calibri" w:eastAsia="Calibri" w:hAnsi="Calibri" w:cs="Calibri"/>
          </w:rPr>
          <w:delText>reviews</w:delText>
        </w:r>
      </w:del>
      <w:ins w:id="698" w:author="William Lamb" w:date="2018-11-16T17:10:00Z">
        <w:r w:rsidR="002D136F">
          <w:rPr>
            <w:rFonts w:ascii="Calibri" w:eastAsia="Calibri" w:hAnsi="Calibri" w:cs="Calibri"/>
          </w:rPr>
          <w:t>The absence of evidence synthesis</w:t>
        </w:r>
      </w:ins>
      <w:r w:rsidR="002D136F">
        <w:rPr>
          <w:rFonts w:ascii="Calibri" w:eastAsia="Calibri" w:hAnsi="Calibri" w:cs="Calibri"/>
        </w:rPr>
        <w:t xml:space="preserve">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3,42&lt;/sup&gt;","plainTextFormattedCitation":"3,42","previouslyFormattedCitation":"&lt;sup&gt;3,42&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3,42</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del w:id="699" w:author="William Lamb" w:date="2018-11-16T17:10:00Z">
        <w:r w:rsidR="00B41EE8">
          <w:rPr>
            <w:rFonts w:ascii="Calibri" w:eastAsia="Calibri" w:hAnsi="Calibri" w:cs="Calibri"/>
          </w:rPr>
          <w:delText xml:space="preserve">The </w:delText>
        </w:r>
        <w:r w:rsidR="00CB1B11">
          <w:rPr>
            <w:rFonts w:ascii="Calibri" w:eastAsia="Calibri" w:hAnsi="Calibri" w:cs="Calibri"/>
          </w:rPr>
          <w:delText>nascent stage of comparative analysi</w:delText>
        </w:r>
        <w:r w:rsidR="00B41EE8">
          <w:rPr>
            <w:rFonts w:ascii="Calibri" w:eastAsia="Calibri" w:hAnsi="Calibri" w:cs="Calibri"/>
          </w:rPr>
          <w:delText xml:space="preserve">s has been equally noted, making it difficult to assess best practices or policies </w:delText>
        </w:r>
        <w:r w:rsidR="00B22F9B">
          <w:rPr>
            <w:rFonts w:ascii="Calibri" w:eastAsia="Calibri" w:hAnsi="Calibri" w:cs="Calibri"/>
          </w:rPr>
          <w:delText xml:space="preserve">across a large sample of cities </w:delText>
        </w:r>
        <w:r w:rsidR="00B41EE8">
          <w:rPr>
            <w:rFonts w:ascii="Calibri" w:eastAsia="Calibri" w:hAnsi="Calibri" w:cs="Calibri"/>
          </w:rPr>
          <w:delText xml:space="preserve">. </w:delText>
        </w:r>
        <w:r w:rsidR="00745665">
          <w:rPr>
            <w:rFonts w:ascii="Calibri" w:eastAsia="Calibri" w:hAnsi="Calibri" w:cs="Calibri"/>
          </w:rPr>
          <w:delText xml:space="preserve">While </w:delText>
        </w:r>
        <w:r w:rsidR="001A6A89">
          <w:rPr>
            <w:rFonts w:ascii="Calibri" w:eastAsia="Calibri" w:hAnsi="Calibri" w:cs="Calibri"/>
          </w:rPr>
          <w:delText xml:space="preserve">climate </w:delText>
        </w:r>
        <w:r w:rsidR="00745665">
          <w:rPr>
            <w:rFonts w:ascii="Calibri" w:eastAsia="Calibri" w:hAnsi="Calibri" w:cs="Calibri"/>
          </w:rPr>
          <w:delText>assessments show some</w:delText>
        </w:r>
      </w:del>
      <w:ins w:id="700" w:author="William Lamb" w:date="2018-11-16T17:10:00Z">
        <w:r w:rsidR="00EE3F4B">
          <w:rPr>
            <w:rFonts w:ascii="Calibri" w:eastAsia="Calibri" w:hAnsi="Calibri" w:cs="Calibri"/>
          </w:rPr>
          <w:t>Thus w</w:t>
        </w:r>
        <w:r w:rsidR="00B55215">
          <w:rPr>
            <w:rFonts w:ascii="Calibri" w:eastAsia="Calibri" w:hAnsi="Calibri" w:cs="Calibri"/>
          </w:rPr>
          <w:t xml:space="preserve">hile climate assessments </w:t>
        </w:r>
        <w:del w:id="701" w:author="Jan Minx" w:date="2018-11-26T05:27:00Z">
          <w:r w:rsidR="002D136F" w:rsidDel="000D2850">
            <w:rPr>
              <w:rFonts w:ascii="Calibri" w:eastAsia="Calibri" w:hAnsi="Calibri" w:cs="Calibri"/>
            </w:rPr>
            <w:delText>are making</w:delText>
          </w:r>
        </w:del>
      </w:ins>
      <w:del w:id="702" w:author="Jan Minx" w:date="2018-11-26T05:27:00Z">
        <w:r w:rsidR="00B55215" w:rsidDel="000D2850">
          <w:rPr>
            <w:rFonts w:ascii="Calibri" w:eastAsia="Calibri" w:hAnsi="Calibri" w:cs="Calibri"/>
          </w:rPr>
          <w:delText xml:space="preserve"> progress towards aggregating knowledge</w:delText>
        </w:r>
      </w:del>
      <w:ins w:id="703" w:author="Jan Minx" w:date="2018-11-26T05:27:00Z">
        <w:r w:rsidR="000D2850">
          <w:rPr>
            <w:rFonts w:ascii="Calibri" w:eastAsia="Calibri" w:hAnsi="Calibri" w:cs="Calibri"/>
          </w:rPr>
          <w:t>increasingly assess the available literature</w:t>
        </w:r>
      </w:ins>
      <w:r w:rsidR="00B55215">
        <w:rPr>
          <w:rFonts w:ascii="Calibri" w:eastAsia="Calibri" w:hAnsi="Calibri" w:cs="Calibri"/>
        </w:rPr>
        <w:t xml:space="preserve"> on cities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30,36,52&lt;/sup&gt;","plainTextFormattedCitation":"30,36,52","previouslyFormattedCitation":"&lt;sup&gt;30,36,51&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30,36,52</w:t>
      </w:r>
      <w:r w:rsidR="00B55215">
        <w:rPr>
          <w:rFonts w:ascii="Calibri" w:eastAsia="Calibri" w:hAnsi="Calibri" w:cs="Calibri"/>
        </w:rPr>
        <w:fldChar w:fldCharType="end"/>
      </w:r>
      <w:r w:rsidR="00B55215">
        <w:rPr>
          <w:rFonts w:ascii="Calibri" w:eastAsia="Calibri" w:hAnsi="Calibri" w:cs="Calibri"/>
        </w:rPr>
        <w:t xml:space="preserve">, </w:t>
      </w:r>
      <w:ins w:id="704" w:author="Jan Minx" w:date="2018-11-26T05:27:00Z">
        <w:r w:rsidR="000D2850">
          <w:rPr>
            <w:rFonts w:ascii="Calibri" w:eastAsia="Calibri" w:hAnsi="Calibri" w:cs="Calibri"/>
          </w:rPr>
          <w:t xml:space="preserve">learning appears limited as </w:t>
        </w:r>
      </w:ins>
      <w:r w:rsidR="00B55215">
        <w:rPr>
          <w:rFonts w:ascii="Calibri" w:eastAsia="Calibri" w:hAnsi="Calibri" w:cs="Calibri"/>
        </w:rPr>
        <w:t xml:space="preserve">a crucial layer of </w:t>
      </w:r>
      <w:del w:id="705" w:author="William Lamb" w:date="2018-11-16T17:10:00Z">
        <w:r w:rsidR="00745665">
          <w:rPr>
            <w:rFonts w:ascii="Calibri" w:eastAsia="Calibri" w:hAnsi="Calibri" w:cs="Calibri"/>
          </w:rPr>
          <w:delText xml:space="preserve">comparative studies and </w:delText>
        </w:r>
        <w:r w:rsidR="00745665">
          <w:rPr>
            <w:rFonts w:ascii="Calibri" w:eastAsia="Calibri" w:hAnsi="Calibri" w:cs="Calibri"/>
          </w:rPr>
          <w:lastRenderedPageBreak/>
          <w:delText>systematic reviews</w:delText>
        </w:r>
      </w:del>
      <w:ins w:id="706" w:author="William Lamb" w:date="2018-11-16T17:10:00Z">
        <w:r w:rsidR="000458BE">
          <w:rPr>
            <w:rFonts w:ascii="Calibri" w:eastAsia="Calibri" w:hAnsi="Calibri" w:cs="Calibri"/>
          </w:rPr>
          <w:t>evidence synthesis</w:t>
        </w:r>
      </w:ins>
      <w:r w:rsidR="000458BE">
        <w:rPr>
          <w:rFonts w:ascii="Calibri" w:eastAsia="Calibri" w:hAnsi="Calibri" w:cs="Calibri"/>
        </w:rPr>
        <w:t xml:space="preserve"> </w:t>
      </w:r>
      <w:del w:id="707" w:author="William Lamb" w:date="2018-11-26T14:18:00Z">
        <w:r w:rsidR="00B55215" w:rsidDel="00AE0313">
          <w:rPr>
            <w:rFonts w:ascii="Calibri" w:eastAsia="Calibri" w:hAnsi="Calibri" w:cs="Calibri"/>
          </w:rPr>
          <w:delText xml:space="preserve">appears to be </w:delText>
        </w:r>
      </w:del>
      <w:ins w:id="708" w:author="William Lamb" w:date="2018-11-26T14:18:00Z">
        <w:r w:rsidR="00AE0313">
          <w:rPr>
            <w:rFonts w:ascii="Calibri" w:eastAsia="Calibri" w:hAnsi="Calibri" w:cs="Calibri"/>
          </w:rPr>
          <w:t xml:space="preserve">is </w:t>
        </w:r>
      </w:ins>
      <w:r w:rsidR="00B55215">
        <w:rPr>
          <w:rFonts w:ascii="Calibri" w:eastAsia="Calibri" w:hAnsi="Calibri" w:cs="Calibri"/>
        </w:rPr>
        <w:t xml:space="preserve">missing. </w:t>
      </w:r>
      <w:ins w:id="709" w:author="William Lamb" w:date="2018-11-19T14:10:00Z">
        <w:r w:rsidR="009E14A2">
          <w:rPr>
            <w:rFonts w:ascii="Calibri" w:eastAsia="Calibri" w:hAnsi="Calibri" w:cs="Calibri"/>
          </w:rPr>
          <w:t xml:space="preserve">Detailed systematic maps of the available case study evidence </w:t>
        </w:r>
      </w:ins>
      <w:ins w:id="710" w:author="Jan Minx" w:date="2018-11-26T05:28:00Z">
        <w:r w:rsidR="000D2850">
          <w:rPr>
            <w:rFonts w:ascii="Calibri" w:eastAsia="Calibri" w:hAnsi="Calibri" w:cs="Calibri"/>
          </w:rPr>
          <w:t xml:space="preserve">as provided here </w:t>
        </w:r>
      </w:ins>
      <w:ins w:id="711" w:author="William Lamb" w:date="2018-11-19T14:10:00Z">
        <w:r w:rsidR="009E14A2">
          <w:rPr>
            <w:rFonts w:ascii="Calibri" w:eastAsia="Calibri" w:hAnsi="Calibri" w:cs="Calibri"/>
          </w:rPr>
          <w:t xml:space="preserve">are an important starting point </w:t>
        </w:r>
      </w:ins>
      <w:ins w:id="712" w:author="William Lamb" w:date="2018-11-19T14:12:00Z">
        <w:r w:rsidR="009E14A2">
          <w:rPr>
            <w:rFonts w:ascii="Calibri" w:eastAsia="Calibri" w:hAnsi="Calibri" w:cs="Calibri"/>
          </w:rPr>
          <w:fldChar w:fldCharType="begin" w:fldLock="1"/>
        </w:r>
      </w:ins>
      <w:r w:rsidR="00D54BA4">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53&lt;/sup&gt;","plainTextFormattedCitation":"53","previouslyFormattedCitation":"&lt;sup&gt;52&lt;/sup&gt;"},"properties":{"noteIndex":0},"schema":"https://github.com/citation-style-language/schema/raw/master/csl-citation.json"}</w:instrText>
      </w:r>
      <w:ins w:id="713" w:author="William Lamb" w:date="2018-11-19T14:12:00Z">
        <w:r w:rsidR="009E14A2">
          <w:rPr>
            <w:rFonts w:ascii="Calibri" w:eastAsia="Calibri" w:hAnsi="Calibri" w:cs="Calibri"/>
          </w:rPr>
          <w:fldChar w:fldCharType="separate"/>
        </w:r>
      </w:ins>
      <w:r w:rsidR="00D54BA4" w:rsidRPr="00D54BA4">
        <w:rPr>
          <w:rFonts w:ascii="Calibri" w:eastAsia="Calibri" w:hAnsi="Calibri" w:cs="Calibri"/>
          <w:noProof/>
          <w:vertAlign w:val="superscript"/>
        </w:rPr>
        <w:t>53</w:t>
      </w:r>
      <w:ins w:id="714" w:author="William Lamb" w:date="2018-11-19T14:12:00Z">
        <w:r w:rsidR="009E14A2">
          <w:rPr>
            <w:rFonts w:ascii="Calibri" w:eastAsia="Calibri" w:hAnsi="Calibri" w:cs="Calibri"/>
          </w:rPr>
          <w:fldChar w:fldCharType="end"/>
        </w:r>
      </w:ins>
      <w:ins w:id="715" w:author="William Lamb" w:date="2018-11-19T16:14:00Z">
        <w:r w:rsidR="008A0082">
          <w:rPr>
            <w:rFonts w:ascii="Calibri" w:eastAsia="Calibri" w:hAnsi="Calibri" w:cs="Calibri"/>
          </w:rPr>
          <w:t>. Indeed, stakeholders and decision makers are often interested in</w:t>
        </w:r>
      </w:ins>
      <w:ins w:id="716" w:author="William Lamb" w:date="2018-11-19T16:15:00Z">
        <w:r w:rsidR="008A0082">
          <w:rPr>
            <w:rFonts w:ascii="Calibri" w:eastAsia="Calibri" w:hAnsi="Calibri" w:cs="Calibri"/>
          </w:rPr>
          <w:t xml:space="preserve"> ‘mapping’ </w:t>
        </w:r>
      </w:ins>
      <w:ins w:id="717" w:author="William Lamb" w:date="2018-11-26T15:47:00Z">
        <w:r w:rsidR="00BD48F4">
          <w:rPr>
            <w:rFonts w:ascii="Calibri" w:eastAsia="Calibri" w:hAnsi="Calibri" w:cs="Calibri"/>
          </w:rPr>
          <w:t>type questions</w:t>
        </w:r>
      </w:ins>
      <w:ins w:id="718" w:author="William Lamb" w:date="2018-11-19T16:15:00Z">
        <w:r w:rsidR="008A0082">
          <w:rPr>
            <w:rFonts w:ascii="Calibri" w:eastAsia="Calibri" w:hAnsi="Calibri" w:cs="Calibri"/>
          </w:rPr>
          <w:t xml:space="preserve"> (e.g.</w:t>
        </w:r>
      </w:ins>
      <w:ins w:id="719" w:author="William Lamb" w:date="2018-11-19T16:16:00Z">
        <w:r w:rsidR="008A0082">
          <w:rPr>
            <w:rFonts w:ascii="Calibri" w:eastAsia="Calibri" w:hAnsi="Calibri" w:cs="Calibri"/>
          </w:rPr>
          <w:t xml:space="preserve"> </w:t>
        </w:r>
        <w:r w:rsidR="008A0082" w:rsidRPr="007277D5">
          <w:rPr>
            <w:rFonts w:ascii="Calibri" w:eastAsia="Calibri" w:hAnsi="Calibri" w:cs="Calibri"/>
            <w:i/>
          </w:rPr>
          <w:t>What policies and measures have been studied? How much evidence is there on outcomes?</w:t>
        </w:r>
        <w:r w:rsidR="008A0082">
          <w:rPr>
            <w:rFonts w:ascii="Calibri" w:eastAsia="Calibri" w:hAnsi="Calibri" w:cs="Calibri"/>
          </w:rPr>
          <w:t xml:space="preserve">) </w:t>
        </w:r>
      </w:ins>
      <w:ins w:id="720" w:author="William Lamb" w:date="2018-11-19T16:17:00Z">
        <w:r w:rsidR="008A0082">
          <w:rPr>
            <w:rFonts w:ascii="Calibri" w:eastAsia="Calibri" w:hAnsi="Calibri" w:cs="Calibri"/>
          </w:rPr>
          <w:fldChar w:fldCharType="begin" w:fldLock="1"/>
        </w:r>
      </w:ins>
      <w:r w:rsidR="00D54BA4">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54&lt;/sup&gt;","plainTextFormattedCitation":"54","previouslyFormattedCitation":"&lt;sup&gt;53&lt;/sup&gt;"},"properties":{"noteIndex":0},"schema":"https://github.com/citation-style-language/schema/raw/master/csl-citation.json"}</w:instrText>
      </w:r>
      <w:r w:rsidR="008A0082">
        <w:rPr>
          <w:rFonts w:ascii="Calibri" w:eastAsia="Calibri" w:hAnsi="Calibri" w:cs="Calibri"/>
        </w:rPr>
        <w:fldChar w:fldCharType="separate"/>
      </w:r>
      <w:r w:rsidR="00D54BA4" w:rsidRPr="00D54BA4">
        <w:rPr>
          <w:rFonts w:ascii="Calibri" w:eastAsia="Calibri" w:hAnsi="Calibri" w:cs="Calibri"/>
          <w:noProof/>
          <w:vertAlign w:val="superscript"/>
        </w:rPr>
        <w:t>54</w:t>
      </w:r>
      <w:ins w:id="721" w:author="William Lamb" w:date="2018-11-19T16:17:00Z">
        <w:r w:rsidR="008A0082">
          <w:rPr>
            <w:rFonts w:ascii="Calibri" w:eastAsia="Calibri" w:hAnsi="Calibri" w:cs="Calibri"/>
          </w:rPr>
          <w:fldChar w:fldCharType="end"/>
        </w:r>
        <w:r w:rsidR="008A0082">
          <w:rPr>
            <w:rFonts w:ascii="Calibri" w:eastAsia="Calibri" w:hAnsi="Calibri" w:cs="Calibri"/>
          </w:rPr>
          <w:t xml:space="preserve">. </w:t>
        </w:r>
      </w:ins>
      <w:ins w:id="722" w:author="William Lamb" w:date="2018-11-26T15:48:00Z">
        <w:r w:rsidR="003E7366">
          <w:rPr>
            <w:rFonts w:ascii="Calibri" w:eastAsia="Calibri" w:hAnsi="Calibri" w:cs="Calibri"/>
          </w:rPr>
          <w:t xml:space="preserve">Case study maps </w:t>
        </w:r>
      </w:ins>
      <w:ins w:id="723" w:author="William Lamb" w:date="2018-11-19T16:17:00Z">
        <w:r w:rsidR="008A0082">
          <w:rPr>
            <w:rFonts w:ascii="Calibri" w:eastAsia="Calibri" w:hAnsi="Calibri" w:cs="Calibri"/>
          </w:rPr>
          <w:t>therefore ought to be</w:t>
        </w:r>
      </w:ins>
      <w:ins w:id="724" w:author="William Lamb" w:date="2018-11-19T14:10:00Z">
        <w:r w:rsidR="009E14A2">
          <w:rPr>
            <w:rFonts w:ascii="Calibri" w:eastAsia="Calibri" w:hAnsi="Calibri" w:cs="Calibri"/>
          </w:rPr>
          <w:t xml:space="preserve"> developed alongside future assessment</w:t>
        </w:r>
      </w:ins>
      <w:ins w:id="725" w:author="William Lamb" w:date="2018-11-19T14:11:00Z">
        <w:r w:rsidR="009E14A2">
          <w:rPr>
            <w:rFonts w:ascii="Calibri" w:eastAsia="Calibri" w:hAnsi="Calibri" w:cs="Calibri"/>
          </w:rPr>
          <w:t>s by the IPCC and UCCRN.</w:t>
        </w:r>
      </w:ins>
      <w:ins w:id="726" w:author="William Lamb" w:date="2018-11-19T14:12:00Z">
        <w:r w:rsidR="009E14A2">
          <w:rPr>
            <w:rFonts w:ascii="Calibri" w:eastAsia="Calibri" w:hAnsi="Calibri" w:cs="Calibri"/>
          </w:rPr>
          <w:t xml:space="preserve"> </w:t>
        </w:r>
      </w:ins>
      <w:del w:id="727" w:author="William Lamb" w:date="2018-11-16T17:10:00Z">
        <w:r w:rsidR="00745665">
          <w:rPr>
            <w:rFonts w:ascii="Calibri" w:eastAsia="Calibri" w:hAnsi="Calibri" w:cs="Calibri"/>
          </w:rPr>
          <w:delText xml:space="preserve">This is a major obstacle </w:delText>
        </w:r>
        <w:r w:rsidR="00F96D31">
          <w:rPr>
            <w:rFonts w:ascii="Calibri" w:eastAsia="Calibri" w:hAnsi="Calibri" w:cs="Calibri"/>
          </w:rPr>
          <w:delText xml:space="preserve">on the road to a global </w:delText>
        </w:r>
        <w:r w:rsidR="00CA0623">
          <w:rPr>
            <w:rFonts w:ascii="Calibri" w:eastAsia="Calibri" w:hAnsi="Calibri" w:cs="Calibri"/>
          </w:rPr>
          <w:delText xml:space="preserve">and cumulative </w:delText>
        </w:r>
        <w:r w:rsidR="00F96D31">
          <w:rPr>
            <w:rFonts w:ascii="Calibri" w:eastAsia="Calibri" w:hAnsi="Calibri" w:cs="Calibri"/>
          </w:rPr>
          <w:delText>urban science.</w:delText>
        </w:r>
      </w:del>
    </w:p>
    <w:p w14:paraId="4361B583" w14:textId="77777777" w:rsidR="009C7258" w:rsidRDefault="002C0097" w:rsidP="005E0A73">
      <w:pPr>
        <w:pStyle w:val="Heading2"/>
        <w:rPr>
          <w:del w:id="728" w:author="William Lamb" w:date="2018-11-16T17:10:00Z"/>
        </w:rPr>
      </w:pPr>
      <w:del w:id="729" w:author="William Lamb" w:date="2018-11-16T17:10:00Z">
        <w:r>
          <w:delText>Towards learning about urban mitigation solutions</w:delText>
        </w:r>
      </w:del>
    </w:p>
    <w:p w14:paraId="4FB30662" w14:textId="77777777" w:rsidR="003E2F1E" w:rsidRDefault="002B1A6B" w:rsidP="003E2F1E">
      <w:pPr>
        <w:spacing w:line="480" w:lineRule="auto"/>
        <w:rPr>
          <w:del w:id="730" w:author="William Lamb" w:date="2018-11-16T17:10:00Z"/>
        </w:rPr>
      </w:pPr>
      <w:moveFromRangeStart w:id="731" w:author="William Lamb" w:date="2018-11-16T17:10:00Z" w:name="move530151539"/>
      <w:moveFrom w:id="732" w:author="William Lamb" w:date="2018-11-16T17:10:00Z">
        <w:r>
          <w:t xml:space="preserve">Learning about urban climate solutions requires the scientific exploration of what policies and measures work, under what conditions, and why. </w:t>
        </w:r>
      </w:moveFrom>
      <w:moveFromRangeEnd w:id="731"/>
      <w:del w:id="733" w:author="William Lamb" w:date="2018-11-16T17:10:00Z">
        <w:r w:rsidR="003E2F1E">
          <w:delText>Global, quantitative studies can elude to these questions in part</w:delText>
        </w:r>
        <w:r w:rsidR="008E40C9">
          <w:delText xml:space="preserve"> </w:delText>
        </w:r>
        <w:r w:rsidR="003E2F1E">
          <w:delText>.</w:delText>
        </w:r>
      </w:del>
      <w:moveFromRangeStart w:id="734" w:author="William Lamb" w:date="2018-11-16T17:10:00Z" w:name="move530151540"/>
      <w:moveFrom w:id="735" w:author="William Lamb" w:date="2018-11-16T17:10:00Z">
        <w:r>
          <w:t xml:space="preserve"> But for many mitigation topics, more fine-grained approaches are needed, particularly when it comes to the social and political economic conditions that hinder and shape reforms on the ground. </w:t>
        </w:r>
      </w:moveFrom>
      <w:moveFromRangeEnd w:id="734"/>
      <w:del w:id="736" w:author="William Lamb" w:date="2018-11-16T17:10:00Z">
        <w:r w:rsidR="003E2F1E">
          <w:delText>Case studies can do the work, but despite many recent commentaries highlighting the manifold challenges (and opportunities) of an urban focus in climate mitigation , there has been no reflection on how to best exploit this extensive body of knowledge. Dedicated efforts are needed to integrate them in a wider project of learning and research synthesis – else they will remain an unexploited resource.</w:delText>
        </w:r>
      </w:del>
    </w:p>
    <w:p w14:paraId="24CCADE6" w14:textId="77777777" w:rsidR="0065771C" w:rsidRDefault="00224063" w:rsidP="00BC1FEE">
      <w:pPr>
        <w:spacing w:line="480" w:lineRule="auto"/>
        <w:rPr>
          <w:del w:id="737" w:author="William Lamb" w:date="2018-11-16T17:10:00Z"/>
        </w:rPr>
      </w:pPr>
      <w:del w:id="738" w:author="William Lamb" w:date="2018-11-16T17:10:00Z">
        <w:r>
          <w:delText xml:space="preserve">Generalisability is </w:delText>
        </w:r>
        <w:r w:rsidR="00DB0C07">
          <w:delText xml:space="preserve">a central concern in the urban literature – and </w:delText>
        </w:r>
        <w:r>
          <w:delText>a</w:delText>
        </w:r>
        <w:r w:rsidR="0065771C">
          <w:delText xml:space="preserve"> </w:delText>
        </w:r>
        <w:r w:rsidR="00DB0C07">
          <w:delText xml:space="preserve">particular challenge to </w:delText>
        </w:r>
        <w:r w:rsidR="0065771C">
          <w:delText>the case study method</w:delText>
        </w:r>
        <w:r w:rsidR="00DB0C07">
          <w:delText xml:space="preserve"> . H</w:delText>
        </w:r>
        <w:r w:rsidR="0065771C">
          <w:delText xml:space="preserve">ow can an individual study speak to issues beyond the </w:delText>
        </w:r>
        <w:r w:rsidR="00DB0C07">
          <w:delText xml:space="preserve">city </w:delText>
        </w:r>
        <w:r w:rsidR="0065771C">
          <w:delText xml:space="preserve">in question? Since there is a close link between generalisability and theory </w:delText>
        </w:r>
        <w:r w:rsidR="00DC4ECC">
          <w:delText xml:space="preserve">development </w:delText>
        </w:r>
        <w:r w:rsidR="0065771C">
          <w:delText xml:space="preserve">in the social sciences, a perceived deficiency in this regard undermines the epistemic status of </w:delText>
        </w:r>
        <w:r w:rsidR="00DB0C07">
          <w:delText xml:space="preserve">urban </w:delText>
        </w:r>
        <w:r w:rsidR="0065771C">
          <w:delText>case studies</w:delText>
        </w:r>
        <w:r w:rsidR="00DC4ECC">
          <w:delText>, particularly in comparison</w:delText>
        </w:r>
        <w:r w:rsidR="0065771C">
          <w:delText xml:space="preserve"> to large-N statistical methods . </w:delText>
        </w:r>
        <w:r w:rsidR="00DC4ECC">
          <w:delText xml:space="preserve">Under such conditions, the safest way to treat </w:delText>
        </w:r>
        <w:r w:rsidR="008113F2">
          <w:delText xml:space="preserve">individual cases </w:delText>
        </w:r>
        <w:r w:rsidR="001A6A89">
          <w:delText>may be</w:delText>
        </w:r>
        <w:r w:rsidR="00DC4ECC">
          <w:delText xml:space="preserve"> in </w:delText>
        </w:r>
        <w:r w:rsidR="0013797E">
          <w:delText>an</w:delText>
        </w:r>
        <w:r w:rsidR="00DC4ECC">
          <w:delText xml:space="preserve"> anecdotal </w:delText>
        </w:r>
        <w:r w:rsidR="00DB0C07">
          <w:delText xml:space="preserve">or illustrative </w:delText>
        </w:r>
        <w:r w:rsidR="00DC4ECC">
          <w:delText>form</w:delText>
        </w:r>
        <w:r w:rsidR="0013797E">
          <w:delText xml:space="preserve"> (for instance, as ‘boxed’ examples in assessments</w:delText>
        </w:r>
        <w:r w:rsidR="00DB0C07">
          <w:delText xml:space="preserve">), or as </w:delText>
        </w:r>
        <w:r w:rsidR="0013797E">
          <w:delText>‘pre-quantitative’ exercise</w:delText>
        </w:r>
        <w:r w:rsidR="00DB0C07">
          <w:delText>s</w:delText>
        </w:r>
        <w:r w:rsidR="0013797E">
          <w:delText xml:space="preserve"> that</w:delText>
        </w:r>
        <w:r w:rsidR="00DB0C07">
          <w:delText xml:space="preserve"> identify</w:delText>
        </w:r>
        <w:r w:rsidR="0013797E">
          <w:delText xml:space="preserve"> </w:delText>
        </w:r>
        <w:r w:rsidR="00702907">
          <w:delText xml:space="preserve">or confirm </w:delText>
        </w:r>
        <w:r w:rsidR="0013797E">
          <w:delText>variables and hypotheses of interest</w:delText>
        </w:r>
        <w:r w:rsidR="009C76FF">
          <w:delText xml:space="preserve"> for follow-up analysis</w:delText>
        </w:r>
        <w:r w:rsidR="0013797E">
          <w:delText xml:space="preserve"> </w:delText>
        </w:r>
        <w:r w:rsidR="00DC4ECC">
          <w:delText>.</w:delText>
        </w:r>
      </w:del>
    </w:p>
    <w:p w14:paraId="0F7DF2E4" w14:textId="77777777" w:rsidR="00F40A33" w:rsidRDefault="000A637E" w:rsidP="00075470">
      <w:pPr>
        <w:spacing w:line="480" w:lineRule="auto"/>
        <w:rPr>
          <w:del w:id="739" w:author="William Lamb" w:date="2018-11-16T17:10:00Z"/>
        </w:rPr>
      </w:pPr>
      <w:del w:id="740" w:author="William Lamb" w:date="2018-11-16T17:10:00Z">
        <w:r>
          <w:delText xml:space="preserve">These are risky strategies. Anecdotes can tend towards prominent cities, </w:delText>
        </w:r>
        <w:r w:rsidR="00F40A33">
          <w:delText>contentious topics, or highly successful examples of urban mitigation</w:delText>
        </w:r>
        <w:r w:rsidR="001A6A89">
          <w:delText>. This might exclude</w:delText>
        </w:r>
        <w:r w:rsidR="00F40A33">
          <w:delText xml:space="preserve"> failures and their opportunities for </w:delText>
        </w:r>
        <w:r w:rsidR="00F40A33">
          <w:lastRenderedPageBreak/>
          <w:delText xml:space="preserve">learning, </w:delText>
        </w:r>
        <w:r w:rsidR="001A6A89">
          <w:delText>or potentially reproduce</w:delText>
        </w:r>
        <w:r w:rsidR="00F40A33">
          <w:delText xml:space="preserve"> the biases in urban case study coverage we already observe. </w:delText>
        </w:r>
        <w:r w:rsidR="00A83497">
          <w:delText xml:space="preserve">Nor does the </w:delText>
        </w:r>
        <w:r w:rsidR="004C09E5">
          <w:delText xml:space="preserve">scope of </w:delText>
        </w:r>
        <w:r w:rsidR="00A83497">
          <w:delText xml:space="preserve">current case study research </w:delText>
        </w:r>
        <w:r w:rsidR="00702907">
          <w:delText xml:space="preserve">guarantee that identified variables </w:delText>
        </w:r>
        <w:r w:rsidR="00A83497">
          <w:delText xml:space="preserve">and proposed hypotheses </w:delText>
        </w:r>
        <w:r w:rsidR="00702907">
          <w:delText xml:space="preserve">are broadly representative. </w:delText>
        </w:r>
        <w:r w:rsidR="001A6A89">
          <w:delText xml:space="preserve">Such </w:delText>
        </w:r>
        <w:r w:rsidR="00702907">
          <w:delText>risks are</w:delText>
        </w:r>
        <w:r w:rsidR="00F40A33">
          <w:delText xml:space="preserve"> compounded by the </w:delText>
        </w:r>
        <w:r w:rsidR="00A83497">
          <w:delText xml:space="preserve">exponential growth of literature, which prevents </w:delText>
        </w:r>
        <w:r w:rsidR="00702907">
          <w:delText xml:space="preserve">individuals </w:delText>
        </w:r>
        <w:r w:rsidR="00A83497">
          <w:delText>from comprehensively tracking new cases</w:delText>
        </w:r>
        <w:r w:rsidR="00702907">
          <w:delText xml:space="preserve"> </w:delText>
        </w:r>
        <w:r w:rsidR="00A83497">
          <w:delText xml:space="preserve">and maintaining </w:delText>
        </w:r>
        <w:r w:rsidR="00702907">
          <w:delText xml:space="preserve">a balanced overview of </w:delText>
        </w:r>
        <w:r w:rsidR="00A83497">
          <w:delText>developments in their field .</w:delText>
        </w:r>
      </w:del>
    </w:p>
    <w:p w14:paraId="252158AE" w14:textId="77777777" w:rsidR="00DD2739" w:rsidRDefault="004C09E5" w:rsidP="00075470">
      <w:pPr>
        <w:spacing w:line="480" w:lineRule="auto"/>
        <w:rPr>
          <w:del w:id="741" w:author="William Lamb" w:date="2018-11-16T17:10:00Z"/>
        </w:rPr>
      </w:pPr>
      <w:del w:id="742" w:author="William Lamb" w:date="2018-11-16T17:10:00Z">
        <w:r>
          <w:delText>D</w:delText>
        </w:r>
        <w:r w:rsidR="009C6539">
          <w:delText xml:space="preserve">espite these challenges, case studies have a </w:delText>
        </w:r>
        <w:r w:rsidR="001A6A89">
          <w:delText xml:space="preserve">critical </w:delText>
        </w:r>
        <w:r w:rsidR="009C6539">
          <w:delText>role in synthesising urban mitigation solutions</w:delText>
        </w:r>
        <w:r w:rsidR="00224063">
          <w:delText xml:space="preserve"> – </w:delText>
        </w:r>
        <w:r w:rsidR="00DD2739">
          <w:delText>where context is the final arbitrator of success or failure</w:delText>
        </w:r>
        <w:r w:rsidR="00157EFA">
          <w:delText xml:space="preserve"> in climate policy</w:delText>
        </w:r>
        <w:r w:rsidR="00DD2739">
          <w:delText xml:space="preserve">. It is unlikely that large-N </w:delText>
        </w:r>
        <w:r w:rsidR="00075470">
          <w:delText xml:space="preserve">statistical </w:delText>
        </w:r>
        <w:r w:rsidR="00DD2739">
          <w:delText>studies are able to specify how local agendas and vested interests shape urban climate policies</w:delText>
        </w:r>
        <w:r w:rsidR="00224063">
          <w:delText>;</w:delText>
        </w:r>
        <w:r w:rsidR="00075470">
          <w:delText xml:space="preserve"> </w:delText>
        </w:r>
        <w:r w:rsidR="00DD2739">
          <w:delText xml:space="preserve">nor how the </w:delText>
        </w:r>
        <w:r w:rsidR="00DB0C07">
          <w:delText xml:space="preserve">political </w:delText>
        </w:r>
        <w:r w:rsidR="00DD2739">
          <w:delText>autonomy of cities differ</w:delText>
        </w:r>
        <w:r w:rsidR="00DB0C07">
          <w:delText>s</w:delText>
        </w:r>
        <w:r w:rsidR="00DD2739">
          <w:delText xml:space="preserve"> with respect to national and global governance scales</w:delText>
        </w:r>
        <w:r w:rsidR="00224063">
          <w:delText>;</w:delText>
        </w:r>
        <w:r w:rsidR="00DD2739">
          <w:delText xml:space="preserve"> </w:delText>
        </w:r>
        <w:r w:rsidR="004C1C42">
          <w:delText xml:space="preserve">nor how the adoption of low-carbon </w:delText>
        </w:r>
        <w:r w:rsidR="00DD2739">
          <w:delText>technologies depends on their</w:delText>
        </w:r>
        <w:r w:rsidR="00075470">
          <w:delText xml:space="preserve"> convergence</w:delText>
        </w:r>
        <w:r w:rsidR="00DD2739">
          <w:delText xml:space="preserve"> with everyday practices and behaviours</w:delText>
        </w:r>
        <w:r w:rsidR="00075470">
          <w:delText xml:space="preserve"> </w:delText>
        </w:r>
        <w:r w:rsidR="00DB0C07">
          <w:delText xml:space="preserve">within cities </w:delText>
        </w:r>
        <w:r w:rsidR="00DD2739">
          <w:delText>.</w:delText>
        </w:r>
        <w:r w:rsidR="00075470">
          <w:delText xml:space="preserve"> These issues</w:delText>
        </w:r>
        <w:r w:rsidR="00D0736F">
          <w:delText xml:space="preserve"> and others lie at the heart of urban </w:delText>
        </w:r>
        <w:r w:rsidR="004C1C42">
          <w:delText>transformations</w:delText>
        </w:r>
        <w:r w:rsidR="00D0736F">
          <w:delText>, and urgently require wider attention in the mitigation literature.</w:delText>
        </w:r>
      </w:del>
    </w:p>
    <w:p w14:paraId="0B53D578" w14:textId="77777777" w:rsidR="00D0736F" w:rsidRDefault="00DB0C07" w:rsidP="00C13736">
      <w:pPr>
        <w:spacing w:line="480" w:lineRule="auto"/>
        <w:rPr>
          <w:del w:id="743" w:author="William Lamb" w:date="2018-11-16T17:10:00Z"/>
        </w:rPr>
      </w:pPr>
      <w:del w:id="744" w:author="William Lamb" w:date="2018-11-16T17:10:00Z">
        <w:r>
          <w:delText>The challenge of upscaling this knowled</w:delText>
        </w:r>
        <w:r w:rsidR="008113F2">
          <w:delText xml:space="preserve">ge is to strike a balance between the </w:delText>
        </w:r>
        <w:r w:rsidR="004C09E5">
          <w:delText xml:space="preserve">empirical </w:delText>
        </w:r>
        <w:r w:rsidR="008113F2">
          <w:delText>strengths of case study research</w:delText>
        </w:r>
        <w:r w:rsidR="004C09E5">
          <w:delText>,</w:delText>
        </w:r>
        <w:r w:rsidR="008113F2">
          <w:delText xml:space="preserve"> and the need for broader insights that can speak to different types of cities. </w:delText>
        </w:r>
        <w:r w:rsidR="004C1C42">
          <w:delText>We see two broad routes towards</w:delText>
        </w:r>
        <w:r w:rsidR="00224063">
          <w:delText xml:space="preserve"> such</w:delText>
        </w:r>
        <w:r w:rsidR="004C1C42">
          <w:delText xml:space="preserve"> learning. First, comprehensive reviews on individual cities across a wide breadth of </w:delText>
        </w:r>
        <w:r w:rsidR="004C09E5">
          <w:delText xml:space="preserve">linked </w:delText>
        </w:r>
        <w:r w:rsidR="004C1C42">
          <w:delText>topics. Second, the structured comparison of cases within groups of cities, in combination with data science approaches.</w:delText>
        </w:r>
      </w:del>
    </w:p>
    <w:p w14:paraId="374AF3D3" w14:textId="77777777" w:rsidR="00372A3B" w:rsidRDefault="00140402" w:rsidP="00C13736">
      <w:pPr>
        <w:spacing w:line="480" w:lineRule="auto"/>
        <w:rPr>
          <w:del w:id="745" w:author="William Lamb" w:date="2018-11-16T17:10:00Z"/>
        </w:rPr>
      </w:pPr>
      <w:del w:id="746" w:author="William Lamb" w:date="2018-11-16T17:10:00Z">
        <w:r>
          <w:delTex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 </w:delText>
        </w:r>
        <w:r w:rsidR="00820E68">
          <w:delText xml:space="preserve">Without integration, cases that only </w:delText>
        </w:r>
        <w:r w:rsidR="001A6A89">
          <w:delText xml:space="preserve">examine </w:delText>
        </w:r>
        <w:r w:rsidR="00820E68">
          <w:delText xml:space="preserve">mitigation </w:delText>
        </w:r>
        <w:r w:rsidR="001A6A89">
          <w:delText xml:space="preserve">from a single </w:delText>
        </w:r>
        <w:r w:rsidR="00B01A9F">
          <w:delText xml:space="preserve">sectoral or topical </w:delText>
        </w:r>
        <w:r w:rsidR="001A6A89">
          <w:delText xml:space="preserve">perspective will </w:delText>
        </w:r>
        <w:r w:rsidR="00820E68">
          <w:delText xml:space="preserve">overlook secondary effects and </w:delText>
        </w:r>
        <w:r w:rsidR="00224063">
          <w:delText>trade-offs with</w:delText>
        </w:r>
        <w:r w:rsidR="00820E68">
          <w:delText xml:space="preserve"> other issues. </w:delText>
        </w:r>
        <w:r>
          <w:delText>Key questions here include</w:delText>
        </w:r>
        <w:r w:rsidR="00B01A9F">
          <w:delText>, for instance</w:delText>
        </w:r>
        <w:r>
          <w:delText xml:space="preserve">: </w:delText>
        </w:r>
        <w:r w:rsidR="00820E68">
          <w:delText>what impacts do urban activities generate</w:delText>
        </w:r>
        <w:r w:rsidR="009C76FF">
          <w:delText>,</w:delText>
        </w:r>
        <w:r w:rsidR="00820E68">
          <w:delText xml:space="preserve"> within and outside the city? A</w:delText>
        </w:r>
        <w:r>
          <w:delText xml:space="preserve">re mitigation efforts synergetic across </w:delText>
        </w:r>
        <w:r w:rsidR="00820E68">
          <w:delText xml:space="preserve">urban </w:delText>
        </w:r>
        <w:r>
          <w:delText xml:space="preserve">sectors? Do they support or come at the expense of wider </w:delText>
        </w:r>
        <w:r w:rsidR="00224063">
          <w:delText xml:space="preserve">social and </w:delText>
        </w:r>
        <w:r>
          <w:delText>sustainability objectives?</w:delText>
        </w:r>
      </w:del>
    </w:p>
    <w:p w14:paraId="1E6B8C90" w14:textId="77777777" w:rsidR="009C76FF" w:rsidRDefault="00820E68" w:rsidP="00140402">
      <w:pPr>
        <w:spacing w:line="480" w:lineRule="auto"/>
        <w:rPr>
          <w:del w:id="747" w:author="William Lamb" w:date="2018-11-16T17:10:00Z"/>
        </w:rPr>
      </w:pPr>
      <w:del w:id="748" w:author="William Lamb" w:date="2018-11-16T17:10:00Z">
        <w:r>
          <w:lastRenderedPageBreak/>
          <w:delText xml:space="preserve">Research synthesis centred on individual cities can contribute to this </w:delText>
        </w:r>
        <w:r w:rsidR="00140402">
          <w:delText>ambitious agenda</w:delText>
        </w:r>
        <w:r>
          <w:delText xml:space="preserve">, </w:delText>
        </w:r>
        <w:r w:rsidR="009C76FF">
          <w:delText xml:space="preserve">by </w:delText>
        </w:r>
        <w:r>
          <w:delText xml:space="preserve">making use of existing </w:delText>
        </w:r>
        <w:r w:rsidR="00140402">
          <w:delText>efforts at smaller scales</w:delText>
        </w:r>
        <w:r>
          <w:delText>.</w:delText>
        </w:r>
        <w:r w:rsidR="009C76FF">
          <w:delTex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delText>
        </w:r>
        <w:r w:rsidR="00157EFA">
          <w:delText>a smaller set of</w:delText>
        </w:r>
        <w:r w:rsidR="009C76FF">
          <w:delText xml:space="preserve"> mega-cities. </w:delText>
        </w:r>
        <w:r w:rsidR="00140402">
          <w:delText xml:space="preserve">Nonetheless, </w:delText>
        </w:r>
        <w:r w:rsidR="00400AC1">
          <w:delText xml:space="preserve">these cities are not trivial in terms of aggregate impacts, and </w:delText>
        </w:r>
        <w:r w:rsidR="00140402">
          <w:delText xml:space="preserve">early efforts </w:delText>
        </w:r>
        <w:r w:rsidR="00B01A9F">
          <w:delText xml:space="preserve">could address </w:delText>
        </w:r>
        <w:r w:rsidR="00140402">
          <w:delText>the methodological challenge</w:delText>
        </w:r>
        <w:r w:rsidR="00B01A9F">
          <w:delText>s</w:delText>
        </w:r>
        <w:r w:rsidR="00140402">
          <w:delText xml:space="preserve"> of integrating diverse lines of evidence, paving the way for additional reviews as the literature expands on less studied cities. </w:delText>
        </w:r>
        <w:r w:rsidR="009C76FF">
          <w:delTex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delText>
        </w:r>
        <w:r w:rsidR="00C13736">
          <w:delText xml:space="preserve"> (see  for an overview)</w:delText>
        </w:r>
        <w:r w:rsidR="009C76FF">
          <w:delText>.</w:delText>
        </w:r>
      </w:del>
    </w:p>
    <w:p w14:paraId="1EFC3181" w14:textId="77777777" w:rsidR="009C76FF" w:rsidRDefault="001478B9" w:rsidP="00075470">
      <w:pPr>
        <w:spacing w:line="480" w:lineRule="auto"/>
        <w:rPr>
          <w:del w:id="749" w:author="William Lamb" w:date="2018-11-16T17:10:00Z"/>
        </w:rPr>
      </w:pPr>
      <w:del w:id="750" w:author="William Lamb" w:date="2018-11-16T17:10:00Z">
        <w:r>
          <w:delText xml:space="preserve">In this approach, case studies are not rendered generalizable to other contexts. </w:delText>
        </w:r>
        <w:r w:rsidR="00753500">
          <w:delText xml:space="preserve">Cases are </w:delText>
        </w:r>
        <w:r>
          <w:delText>confined to a geographically narrow scope, with the aim to initiate policy learning within that scope</w:delText>
        </w:r>
        <w:r w:rsidR="004C1C42">
          <w:delText xml:space="preserve"> by drawing on a wider set of study designs and</w:delText>
        </w:r>
        <w:r w:rsidR="00400AC1">
          <w:delText xml:space="preserve"> connected</w:delText>
        </w:r>
        <w:r w:rsidR="004C1C42">
          <w:delText xml:space="preserve"> topics.</w:delText>
        </w:r>
        <w:r>
          <w:delText xml:space="preserve"> </w:delText>
        </w:r>
        <w:r w:rsidR="008113F2">
          <w:delText xml:space="preserve">Reviews of this type are currently missing, even for the most studied cities. They would have the potential to directly engage </w:delText>
        </w:r>
        <w:r w:rsidR="00140402">
          <w:delText xml:space="preserve">municipal stakeholders, integrating prioritised </w:delText>
        </w:r>
        <w:r w:rsidR="00400AC1">
          <w:delText xml:space="preserve">agendas (such as the sustainable development goals) </w:delText>
        </w:r>
        <w:r w:rsidR="00140402">
          <w:delText>and enhancing the quality of urban science-policy advice</w:delText>
        </w:r>
        <w:r w:rsidR="004C1C42">
          <w:delText xml:space="preserve"> (as is common in evidence-based policy approaches)</w:delText>
        </w:r>
        <w:r w:rsidR="00140402">
          <w:delText xml:space="preserve">. </w:delText>
        </w:r>
        <w:r w:rsidR="009C76FF">
          <w:delText xml:space="preserve">Above all, </w:delText>
        </w:r>
        <w:r w:rsidR="00753500">
          <w:delText>such reviews would build a</w:delText>
        </w:r>
        <w:r w:rsidR="009C76FF">
          <w:delText xml:space="preserve"> more comprehensive picture of mitigation challenges and prospects</w:delText>
        </w:r>
        <w:r w:rsidR="00157EFA">
          <w:delText xml:space="preserve"> faced in </w:delText>
        </w:r>
        <w:r w:rsidR="00B01A9F">
          <w:delText xml:space="preserve">specific </w:delText>
        </w:r>
        <w:r w:rsidR="00157EFA">
          <w:delText>cities</w:delText>
        </w:r>
        <w:r w:rsidR="009C76FF">
          <w:delText>, hedging against narrow anecdotes</w:delText>
        </w:r>
        <w:r w:rsidR="00753500">
          <w:delText xml:space="preserve"> and underlining the trade-offs that often accompany success</w:delText>
        </w:r>
        <w:r w:rsidR="00C13736">
          <w:delText>es</w:delText>
        </w:r>
        <w:r w:rsidR="00753500">
          <w:delText xml:space="preserve">. </w:delText>
        </w:r>
      </w:del>
    </w:p>
    <w:p w14:paraId="2EFAF9EE" w14:textId="0782EBE0" w:rsidR="00B55215" w:rsidRDefault="00DE1D38" w:rsidP="00582A66">
      <w:pPr>
        <w:spacing w:line="480" w:lineRule="auto"/>
        <w:rPr>
          <w:ins w:id="751" w:author="William Lamb" w:date="2018-11-16T17:10:00Z"/>
          <w:rFonts w:ascii="Calibri" w:eastAsia="Calibri" w:hAnsi="Calibri" w:cs="Calibri"/>
        </w:rPr>
      </w:pPr>
      <w:del w:id="752" w:author="William Lamb" w:date="2018-11-16T17:10:00Z">
        <w:r>
          <w:delText xml:space="preserve">Yet, many cities have little or no scientific evidence at their disposable to guide informed policies on urban climate solutions. Worse, decision makers in cities may have </w:delText>
        </w:r>
        <w:r w:rsidR="00CE376A">
          <w:delText>no</w:delText>
        </w:r>
        <w:r>
          <w:delText xml:space="preserve"> idea who </w:delText>
        </w:r>
        <w:r w:rsidR="00CE376A">
          <w:delText xml:space="preserve">their </w:delText>
        </w:r>
        <w:r>
          <w:delText xml:space="preserve">relevant peers </w:delText>
        </w:r>
        <w:r w:rsidR="00CE376A">
          <w:delText xml:space="preserve">are to </w:delText>
        </w:r>
        <w:r>
          <w:delText xml:space="preserve">learn from. </w:delText>
        </w:r>
        <w:r w:rsidR="00CE376A">
          <w:delText>Typologies provide a</w:delText>
        </w:r>
      </w:del>
      <w:del w:id="753" w:author="William Lamb" w:date="2018-11-19T14:12:00Z">
        <w:r w:rsidR="002D136F" w:rsidDel="009E14A2">
          <w:rPr>
            <w:rFonts w:ascii="Calibri" w:eastAsia="Calibri" w:hAnsi="Calibri" w:cs="Calibri"/>
          </w:rPr>
          <w:delText xml:space="preserve"> starting point </w:delText>
        </w:r>
        <w:r w:rsidR="002D136F" w:rsidDel="009E14A2">
          <w:rPr>
            <w:rFonts w:ascii="Calibri" w:eastAsia="Calibri" w:hAnsi="Calibri" w:cs="Calibri"/>
          </w:rPr>
          <w:fldChar w:fldCharType="begin" w:fldLock="1"/>
        </w:r>
        <w:r w:rsidR="002D136F" w:rsidRPr="00582A66" w:rsidDel="009E14A2">
          <w:rPr>
            <w:rFonts w:ascii="Calibri" w:eastAsia="Calibri" w:hAnsi="Calibri" w:cs="Calibri"/>
          </w:rPr>
          <w:del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47&lt;/sup&gt;","plainTextFormattedCitation":"47","previouslyFormattedCitation":"&lt;sup&gt;47&lt;/sup&gt;"},"properties":{"noteIndex":0},"schema":"https://github.com/citation-style-language/schema/raw/master/csl-citation.json"}</w:delInstrText>
        </w:r>
        <w:r w:rsidR="002D136F" w:rsidDel="009E14A2">
          <w:rPr>
            <w:rFonts w:ascii="Calibri" w:eastAsia="Calibri" w:hAnsi="Calibri" w:cs="Calibri"/>
          </w:rPr>
          <w:fldChar w:fldCharType="separate"/>
        </w:r>
        <w:r w:rsidR="002D136F" w:rsidRPr="005F0850" w:rsidDel="009E14A2">
          <w:rPr>
            <w:rFonts w:ascii="Calibri" w:eastAsia="Calibri" w:hAnsi="Calibri" w:cs="Calibri"/>
            <w:noProof/>
            <w:vertAlign w:val="superscript"/>
          </w:rPr>
          <w:delText>47</w:delText>
        </w:r>
        <w:r w:rsidR="002D136F" w:rsidDel="009E14A2">
          <w:rPr>
            <w:rFonts w:ascii="Calibri" w:eastAsia="Calibri" w:hAnsi="Calibri" w:cs="Calibri"/>
          </w:rPr>
          <w:fldChar w:fldCharType="end"/>
        </w:r>
      </w:del>
      <w:del w:id="754" w:author="William Lamb" w:date="2018-11-16T17:10:00Z">
        <w:r w:rsidR="00CE376A">
          <w:delText xml:space="preserve">to build a more generalizable urban science, by </w:delText>
        </w:r>
        <w:r w:rsidR="001B4DF4">
          <w:delText>categoris</w:delText>
        </w:r>
        <w:r w:rsidR="00CE376A">
          <w:delText>ing</w:delText>
        </w:r>
        <w:r w:rsidR="001B4DF4">
          <w:delText xml:space="preserve"> </w:delText>
        </w:r>
        <w:r w:rsidR="00400AC1">
          <w:delText xml:space="preserve">cities </w:delText>
        </w:r>
        <w:r w:rsidR="001B4DF4">
          <w:delText xml:space="preserve">and </w:delText>
        </w:r>
        <w:r w:rsidR="00CE376A">
          <w:delText xml:space="preserve">stimulating </w:delText>
        </w:r>
        <w:r w:rsidR="001B4DF4">
          <w:delText xml:space="preserve">learning </w:delText>
        </w:r>
        <w:r w:rsidR="00400AC1">
          <w:delText xml:space="preserve">within peer groups </w:delText>
        </w:r>
        <w:r w:rsidR="001B4DF4">
          <w:delText xml:space="preserve">. </w:delText>
        </w:r>
        <w:r w:rsidR="008113F2">
          <w:delText xml:space="preserve">They </w:delText>
        </w:r>
        <w:r w:rsidR="001B4DF4">
          <w:delText>allow for controlled forms of comparison, on the premise that cities facing the same</w:delText>
        </w:r>
      </w:del>
      <w:ins w:id="755" w:author="William Lamb" w:date="2018-11-16T17:10:00Z">
        <w:r w:rsidR="002D136F">
          <w:rPr>
            <w:rFonts w:ascii="Calibri" w:eastAsia="Calibri" w:hAnsi="Calibri" w:cs="Calibri"/>
          </w:rPr>
          <w:t xml:space="preserve">But more than this, new innovations are needed in knowledge synthesis to make best use of the </w:t>
        </w:r>
      </w:ins>
      <w:ins w:id="756" w:author="William Lamb" w:date="2018-11-26T15:48:00Z">
        <w:r w:rsidR="00E00299">
          <w:rPr>
            <w:rFonts w:ascii="Calibri" w:eastAsia="Calibri" w:hAnsi="Calibri" w:cs="Calibri"/>
          </w:rPr>
          <w:t xml:space="preserve">developing </w:t>
        </w:r>
      </w:ins>
      <w:ins w:id="757" w:author="William Lamb" w:date="2018-11-16T17:10:00Z">
        <w:r w:rsidR="002D136F">
          <w:rPr>
            <w:rFonts w:ascii="Calibri" w:eastAsia="Calibri" w:hAnsi="Calibri" w:cs="Calibri"/>
          </w:rPr>
          <w:t>literature.</w:t>
        </w:r>
      </w:ins>
    </w:p>
    <w:p w14:paraId="797CD5DC" w14:textId="1AAAB362" w:rsidR="00B60EC4" w:rsidRDefault="00B60EC4" w:rsidP="00F351C8">
      <w:pPr>
        <w:pStyle w:val="Heading2"/>
        <w:spacing w:line="480" w:lineRule="auto"/>
        <w:rPr>
          <w:ins w:id="758" w:author="William Lamb" w:date="2018-11-16T17:10:00Z"/>
        </w:rPr>
      </w:pPr>
      <w:ins w:id="759" w:author="William Lamb" w:date="2018-11-16T17:10:00Z">
        <w:del w:id="760" w:author="Felix Creutzig" w:date="2018-11-23T11:19:00Z">
          <w:r w:rsidRPr="00B60EC4" w:rsidDel="009C035D">
            <w:lastRenderedPageBreak/>
            <w:delText>Bridging</w:delText>
          </w:r>
        </w:del>
      </w:ins>
      <w:ins w:id="761" w:author="Felix Creutzig" w:date="2018-11-23T11:19:00Z">
        <w:r w:rsidR="009C035D">
          <w:t>Synthesizing</w:t>
        </w:r>
      </w:ins>
      <w:ins w:id="762" w:author="William Lamb" w:date="2018-11-16T17:10:00Z">
        <w:r w:rsidRPr="00B60EC4">
          <w:t xml:space="preserve"> </w:t>
        </w:r>
        <w:r w:rsidR="00C93202">
          <w:t xml:space="preserve">urban </w:t>
        </w:r>
        <w:r w:rsidR="006D30F4">
          <w:t>typologies</w:t>
        </w:r>
        <w:r w:rsidRPr="00B60EC4">
          <w:t xml:space="preserve"> and case study evidence</w:t>
        </w:r>
      </w:ins>
    </w:p>
    <w:p w14:paraId="625E2C01" w14:textId="31BD13C4" w:rsidR="00C0102B" w:rsidRPr="00B15A24" w:rsidRDefault="009C035D" w:rsidP="008B6A27">
      <w:pPr>
        <w:spacing w:line="480" w:lineRule="auto"/>
        <w:rPr>
          <w:ins w:id="763" w:author="William Lamb" w:date="2018-11-16T17:10:00Z"/>
        </w:rPr>
      </w:pPr>
      <w:ins w:id="764" w:author="Felix Creutzig" w:date="2018-11-23T11:19:00Z">
        <w:r>
          <w:t xml:space="preserve">Urban typologies </w:t>
        </w:r>
      </w:ins>
      <w:ins w:id="765" w:author="William Lamb" w:date="2018-11-26T22:27:00Z">
        <w:r w:rsidR="00952CE0">
          <w:t xml:space="preserve">– taxonomies of city types – are </w:t>
        </w:r>
      </w:ins>
      <w:ins w:id="766" w:author="Felix Creutzig" w:date="2018-11-23T11:19:00Z">
        <w:del w:id="767" w:author="William Lamb" w:date="2018-11-26T22:27:00Z">
          <w:r w:rsidDel="00952CE0">
            <w:delText xml:space="preserve">are </w:delText>
          </w:r>
        </w:del>
        <w:r>
          <w:t xml:space="preserve">powerful tools </w:t>
        </w:r>
      </w:ins>
      <w:ins w:id="768" w:author="William Lamb" w:date="2018-11-26T22:27:00Z">
        <w:r w:rsidR="00952CE0">
          <w:t xml:space="preserve">for </w:t>
        </w:r>
      </w:ins>
      <w:ins w:id="769" w:author="Felix Creutzig" w:date="2018-11-23T11:19:00Z">
        <w:del w:id="770" w:author="William Lamb" w:date="2018-11-26T22:26:00Z">
          <w:r w:rsidDel="00952CE0">
            <w:delText xml:space="preserve">to </w:delText>
          </w:r>
        </w:del>
      </w:ins>
      <w:ins w:id="771" w:author="William Lamb" w:date="2018-11-26T22:33:00Z">
        <w:r w:rsidR="00C37153">
          <w:t>comparing and aggregating knowledge on cities while preserv</w:t>
        </w:r>
      </w:ins>
      <w:ins w:id="772" w:author="William Lamb" w:date="2018-11-26T22:34:00Z">
        <w:r w:rsidR="00C37153">
          <w:t xml:space="preserve">ing </w:t>
        </w:r>
      </w:ins>
      <w:ins w:id="773" w:author="William Lamb" w:date="2018-11-27T11:29:00Z">
        <w:r w:rsidR="007A362F">
          <w:t xml:space="preserve">elements of </w:t>
        </w:r>
      </w:ins>
      <w:ins w:id="774" w:author="William Lamb" w:date="2018-11-26T22:34:00Z">
        <w:r w:rsidR="00C37153">
          <w:t>context.</w:t>
        </w:r>
      </w:ins>
      <w:ins w:id="775" w:author="Felix Creutzig" w:date="2018-11-23T11:19:00Z">
        <w:del w:id="776" w:author="William Lamb" w:date="2018-11-26T22:24:00Z">
          <w:r w:rsidDel="00952CE0">
            <w:delText xml:space="preserve">relate </w:delText>
          </w:r>
        </w:del>
        <w:del w:id="777" w:author="William Lamb" w:date="2018-11-26T16:01:00Z">
          <w:r w:rsidDel="00BD0568">
            <w:delText>place-spe</w:delText>
          </w:r>
        </w:del>
      </w:ins>
      <w:ins w:id="778" w:author="Felix Creutzig" w:date="2018-11-23T11:20:00Z">
        <w:del w:id="779" w:author="William Lamb" w:date="2018-11-26T16:01:00Z">
          <w:r w:rsidDel="00BD0568">
            <w:delText>cific</w:delText>
          </w:r>
        </w:del>
        <w:del w:id="780" w:author="William Lamb" w:date="2018-11-26T22:24:00Z">
          <w:r w:rsidDel="00952CE0">
            <w:delText xml:space="preserve"> insights with r</w:delText>
          </w:r>
        </w:del>
        <w:del w:id="781" w:author="William Lamb" w:date="2018-11-26T22:34:00Z">
          <w:r w:rsidDel="00C37153">
            <w:delText>egional or global consequences.</w:delText>
          </w:r>
        </w:del>
        <w:r>
          <w:t xml:space="preserve"> </w:t>
        </w:r>
      </w:ins>
      <w:ins w:id="782" w:author="William Lamb" w:date="2018-11-16T17:10:00Z">
        <w:del w:id="783" w:author="Felix Creutzig" w:date="2018-11-23T11:20:00Z">
          <w:r w:rsidR="00B23EBC" w:rsidDel="009C035D">
            <w:delText>Typologies are an important feature of urban sustainability research</w:delText>
          </w:r>
        </w:del>
      </w:ins>
      <w:ins w:id="784" w:author="William Lamb" w:date="2018-11-19T16:22:00Z">
        <w:del w:id="785" w:author="Felix Creutzig" w:date="2018-11-23T11:20:00Z">
          <w:r w:rsidR="007520C3" w:rsidDel="009C035D">
            <w:delText xml:space="preserve"> and</w:delText>
          </w:r>
        </w:del>
      </w:ins>
      <w:ins w:id="786" w:author="Felix Creutzig" w:date="2018-11-23T11:20:00Z">
        <w:r>
          <w:t xml:space="preserve">Here we claim that </w:t>
        </w:r>
        <w:del w:id="787" w:author="William Lamb" w:date="2018-11-26T15:59:00Z">
          <w:r w:rsidDel="00BD0568">
            <w:delText>they also</w:delText>
          </w:r>
        </w:del>
      </w:ins>
      <w:ins w:id="788" w:author="William Lamb" w:date="2018-11-26T15:59:00Z">
        <w:r w:rsidR="00BD0568">
          <w:t xml:space="preserve">typologies partnered with case studies could enhance learning on </w:t>
        </w:r>
      </w:ins>
      <w:ins w:id="789" w:author="Jan Minx" w:date="2018-11-26T05:32:00Z">
        <w:del w:id="790" w:author="William Lamb" w:date="2018-11-26T15:59:00Z">
          <w:r w:rsidR="000D2850" w:rsidDel="00BD0568">
            <w:delText xml:space="preserve"> for an enhanced learning </w:delText>
          </w:r>
        </w:del>
      </w:ins>
      <w:ins w:id="791" w:author="Jan Minx" w:date="2018-11-26T05:33:00Z">
        <w:del w:id="792" w:author="William Lamb" w:date="2018-11-26T15:59:00Z">
          <w:r w:rsidR="008C6483" w:rsidDel="00BD0568">
            <w:delText xml:space="preserve">about the conditions of success and failure of </w:delText>
          </w:r>
        </w:del>
        <w:r w:rsidR="008C6483">
          <w:t>urban climate solutions</w:t>
        </w:r>
      </w:ins>
      <w:ins w:id="793" w:author="William Lamb" w:date="2018-11-16T17:10:00Z">
        <w:r w:rsidR="00BD0568">
          <w:t xml:space="preserve">, on the basis </w:t>
        </w:r>
      </w:ins>
      <w:ins w:id="794" w:author="William Lamb" w:date="2018-11-26T16:02:00Z">
        <w:r w:rsidR="00BD0568">
          <w:t>that similar structural conditions</w:t>
        </w:r>
      </w:ins>
      <w:ins w:id="795" w:author="William Lamb" w:date="2018-11-26T16:03:00Z">
        <w:r w:rsidR="00BD0568">
          <w:t xml:space="preserve"> (</w:t>
        </w:r>
      </w:ins>
      <w:ins w:id="796" w:author="William Lamb" w:date="2018-11-27T11:34:00Z">
        <w:r w:rsidR="007A362F">
          <w:t xml:space="preserve">i.e. captured through typologies of </w:t>
        </w:r>
      </w:ins>
      <w:ins w:id="797" w:author="William Lamb" w:date="2018-11-26T16:03:00Z">
        <w:r w:rsidR="00BD0568">
          <w:t xml:space="preserve">urban form, socio-economic development </w:t>
        </w:r>
      </w:ins>
      <w:ins w:id="798" w:author="William Lamb" w:date="2018-11-27T11:29:00Z">
        <w:r w:rsidR="007A362F">
          <w:t xml:space="preserve">or </w:t>
        </w:r>
      </w:ins>
      <w:ins w:id="799" w:author="William Lamb" w:date="2018-11-26T16:03:00Z">
        <w:r w:rsidR="00BD0568">
          <w:t>types of governance)</w:t>
        </w:r>
      </w:ins>
      <w:ins w:id="800" w:author="William Lamb" w:date="2018-11-26T16:02:00Z">
        <w:r w:rsidR="00BD0568">
          <w:t xml:space="preserve"> imply similar solution spaces. </w:t>
        </w:r>
      </w:ins>
      <w:del w:id="801" w:author="William Lamb" w:date="2018-11-26T16:03:00Z">
        <w:r w:rsidR="002B1A6B" w:rsidDel="00BD0568">
          <w:delText xml:space="preserve"> </w:delText>
        </w:r>
        <w:r w:rsidR="000E6B8F" w:rsidDel="00BD0568">
          <w:delText xml:space="preserve">structural conditions </w:delText>
        </w:r>
      </w:del>
      <w:ins w:id="802" w:author="William Lamb" w:date="2018-11-26T22:35:00Z">
        <w:r w:rsidR="00C37153">
          <w:t>T</w:t>
        </w:r>
      </w:ins>
      <w:ins w:id="803" w:author="William Lamb" w:date="2018-11-26T16:04:00Z">
        <w:r w:rsidR="00BD0568">
          <w:t xml:space="preserve">he </w:t>
        </w:r>
      </w:ins>
      <w:ins w:id="804" w:author="William Lamb" w:date="2018-11-16T17:10:00Z">
        <w:r w:rsidR="00B23EBC">
          <w:t xml:space="preserve">Atkins </w:t>
        </w:r>
        <w:r w:rsidR="00B23EBC">
          <w:rPr>
            <w:i/>
          </w:rPr>
          <w:t xml:space="preserve">Future Proofing Cities </w:t>
        </w:r>
        <w:r w:rsidR="00B23EBC" w:rsidRPr="00F351C8">
          <w:t>report</w:t>
        </w:r>
      </w:ins>
      <w:ins w:id="805" w:author="William Lamb" w:date="2018-11-26T22:35:00Z">
        <w:r w:rsidR="00C37153">
          <w:t xml:space="preserve"> pioneered such an approach by grouping</w:t>
        </w:r>
      </w:ins>
      <w:ins w:id="806" w:author="William Lamb" w:date="2018-11-16T17:10:00Z">
        <w:r w:rsidR="00B23EBC">
          <w:t xml:space="preserve"> 129</w:t>
        </w:r>
      </w:ins>
      <w:ins w:id="807" w:author="William Lamb" w:date="2018-11-26T22:36:00Z">
        <w:r w:rsidR="00C37153">
          <w:t xml:space="preserve"> cities</w:t>
        </w:r>
      </w:ins>
      <w:ins w:id="808" w:author="William Lamb" w:date="2018-11-16T17:10:00Z">
        <w:r w:rsidR="00B23EBC">
          <w:t xml:space="preserve"> </w:t>
        </w:r>
      </w:ins>
      <w:ins w:id="809" w:author="William Lamb" w:date="2018-11-26T22:35:00Z">
        <w:r w:rsidR="00C37153">
          <w:t xml:space="preserve">into </w:t>
        </w:r>
      </w:ins>
      <w:ins w:id="810" w:author="William Lamb" w:date="2018-11-16T17:10:00Z">
        <w:r w:rsidR="00B23EBC">
          <w:t xml:space="preserve">5 different types </w:t>
        </w:r>
      </w:ins>
      <w:ins w:id="811" w:author="William Lamb" w:date="2018-11-26T22:36:00Z">
        <w:r w:rsidR="00C37153">
          <w:t>(</w:t>
        </w:r>
      </w:ins>
      <w:ins w:id="812" w:author="William Lamb" w:date="2018-11-16T17:10:00Z">
        <w:r w:rsidR="00B23EBC">
          <w:t>based on qualitative criteria</w:t>
        </w:r>
      </w:ins>
      <w:ins w:id="813" w:author="William Lamb" w:date="2018-11-26T22:36:00Z">
        <w:r w:rsidR="00C37153">
          <w:t>), linking these</w:t>
        </w:r>
      </w:ins>
      <w:ins w:id="814" w:author="William Lamb" w:date="2018-11-26T16:04:00Z">
        <w:r w:rsidR="00BD0568">
          <w:t xml:space="preserve"> </w:t>
        </w:r>
      </w:ins>
      <w:ins w:id="815" w:author="William Lamb" w:date="2018-11-16T17:10:00Z">
        <w:r w:rsidR="00B23EBC">
          <w:t xml:space="preserve">to more than 100 </w:t>
        </w:r>
      </w:ins>
      <w:ins w:id="816" w:author="William Lamb" w:date="2018-11-26T22:36:00Z">
        <w:r w:rsidR="00C37153">
          <w:t xml:space="preserve">different </w:t>
        </w:r>
      </w:ins>
      <w:ins w:id="817" w:author="William Lamb" w:date="2018-11-16T17:10:00Z">
        <w:r w:rsidR="00B23EBC">
          <w:t>policy options</w:t>
        </w:r>
      </w:ins>
      <w:ins w:id="818" w:author="William Lamb" w:date="2018-11-26T22:36:00Z">
        <w:r w:rsidR="00C37153">
          <w:t xml:space="preserve"> </w:t>
        </w:r>
        <w:r w:rsidR="00C37153">
          <w:fldChar w:fldCharType="begin" w:fldLock="1"/>
        </w:r>
      </w:ins>
      <w:r w:rsidR="00D54BA4">
        <w:instrText>ADDIN CSL_CITATION {"citationItems":[{"id":"ITEM-1","itemData":{"author":[{"dropping-particle":"","family":"Atkins","given":"","non-dropping-particle":"","parse-names":false,"suffix":""}],"id":"ITEM-1","issued":{"date-parts":[["2013"]]},"publisher-place":"London","title":"Future Proofing Cities: Risks and opportunities for inclusive urban growth in developing countries.","type":"report"},"uris":["http://www.mendeley.com/documents/?uuid=96ce6d08-e879-421a-a043-a3fe6eb0f2db"]}],"mendeley":{"formattedCitation":"&lt;sup&gt;55&lt;/sup&gt;","plainTextFormattedCitation":"55","previouslyFormattedCitation":"&lt;sup&gt;54&lt;/sup&gt;"},"properties":{"noteIndex":0},"schema":"https://github.com/citation-style-language/schema/raw/master/csl-citation.json"}</w:instrText>
      </w:r>
      <w:ins w:id="819" w:author="William Lamb" w:date="2018-11-26T22:36:00Z">
        <w:r w:rsidR="00C37153">
          <w:fldChar w:fldCharType="separate"/>
        </w:r>
      </w:ins>
      <w:r w:rsidR="00D54BA4" w:rsidRPr="00D54BA4">
        <w:rPr>
          <w:noProof/>
          <w:vertAlign w:val="superscript"/>
        </w:rPr>
        <w:t>55</w:t>
      </w:r>
      <w:ins w:id="820" w:author="William Lamb" w:date="2018-11-26T22:36:00Z">
        <w:r w:rsidR="00C37153">
          <w:fldChar w:fldCharType="end"/>
        </w:r>
        <w:r w:rsidR="00C37153">
          <w:t xml:space="preserve">. </w:t>
        </w:r>
      </w:ins>
      <w:ins w:id="821" w:author="William Lamb" w:date="2018-11-27T11:30:00Z">
        <w:r w:rsidR="007A362F">
          <w:t xml:space="preserve">In the academic literature typologies </w:t>
        </w:r>
      </w:ins>
      <w:ins w:id="822" w:author="William Lamb" w:date="2018-11-26T22:37:00Z">
        <w:r w:rsidR="00C37153">
          <w:t>have proliferated, using new</w:t>
        </w:r>
      </w:ins>
      <w:ins w:id="823" w:author="William Lamb" w:date="2018-11-26T22:38:00Z">
        <w:r w:rsidR="00C37153">
          <w:t>ly compiled</w:t>
        </w:r>
      </w:ins>
      <w:ins w:id="824" w:author="William Lamb" w:date="2018-11-26T22:37:00Z">
        <w:r w:rsidR="00C37153">
          <w:t xml:space="preserve"> databases, </w:t>
        </w:r>
      </w:ins>
      <w:ins w:id="825" w:author="William Lamb" w:date="2018-11-26T22:38:00Z">
        <w:r w:rsidR="00C37153">
          <w:t xml:space="preserve">as well as </w:t>
        </w:r>
      </w:ins>
      <w:ins w:id="826" w:author="William Lamb" w:date="2018-11-16T17:10:00Z">
        <w:r w:rsidR="000E6B8F">
          <w:t xml:space="preserve">spatial, crowdsourced and ‘big’ data </w:t>
        </w:r>
      </w:ins>
      <w:r w:rsidR="000E6B8F">
        <w:fldChar w:fldCharType="begin" w:fldLock="1"/>
      </w:r>
      <w:r w:rsidR="00D54BA4">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id":"ITEM-4","itemData":{"DOI":"10.1098/rsif.2014.0924","author":[{"dropping-particle":"","family":"Louf","given":"Rémi","non-dropping-particle":"","parse-names":false,"suffix":""},{"dropping-particle":"","family":"Barthelemy","given":"Marc","non-dropping-particle":"","parse-names":false,"suffix":""}],"container-title":"Journal of the Royal Society Interface","id":"ITEM-4","issue":"20140924","issued":{"date-parts":[["2014"]]},"title":"A Typology of Street Patterns","type":"article-journal","volume":"11"},"uris":["http://www.mendeley.com/documents/?uuid=1be6378b-913b-4770-9fde-e4bb1b2a4f77"]}],"mendeley":{"formattedCitation":"&lt;sup&gt;4,32,56,57&lt;/sup&gt;","plainTextFormattedCitation":"4,32,56,57","previouslyFormattedCitation":"&lt;sup&gt;4,32,55,56&lt;/sup&gt;"},"properties":{"noteIndex":0},"schema":"https://github.com/citation-style-language/schema/raw/master/csl-citation.json"}</w:instrText>
      </w:r>
      <w:r w:rsidR="000E6B8F">
        <w:fldChar w:fldCharType="separate"/>
      </w:r>
      <w:r w:rsidR="00D54BA4" w:rsidRPr="00D54BA4">
        <w:rPr>
          <w:noProof/>
          <w:vertAlign w:val="superscript"/>
        </w:rPr>
        <w:t>4,32,56,57</w:t>
      </w:r>
      <w:r w:rsidR="000E6B8F">
        <w:fldChar w:fldCharType="end"/>
      </w:r>
      <w:ins w:id="827" w:author="William Lamb" w:date="2018-11-26T22:38:00Z">
        <w:r w:rsidR="00C37153">
          <w:t>. However, as yet there have been no</w:t>
        </w:r>
      </w:ins>
      <w:ins w:id="828" w:author="William Lamb" w:date="2018-11-26T22:40:00Z">
        <w:r w:rsidR="00C37153">
          <w:t xml:space="preserve"> systematic</w:t>
        </w:r>
      </w:ins>
      <w:ins w:id="829" w:author="William Lamb" w:date="2018-11-26T22:38:00Z">
        <w:r w:rsidR="00C37153">
          <w:t xml:space="preserve"> </w:t>
        </w:r>
      </w:ins>
      <w:ins w:id="830" w:author="William Lamb" w:date="2018-11-26T16:08:00Z">
        <w:r w:rsidR="0044336D">
          <w:t xml:space="preserve">attempts to </w:t>
        </w:r>
      </w:ins>
      <w:ins w:id="831" w:author="William Lamb" w:date="2018-11-26T16:09:00Z">
        <w:r w:rsidR="0044336D">
          <w:t xml:space="preserve">link </w:t>
        </w:r>
      </w:ins>
      <w:ins w:id="832" w:author="William Lamb" w:date="2018-11-27T11:30:00Z">
        <w:r w:rsidR="007A362F">
          <w:t xml:space="preserve">typologies of cities </w:t>
        </w:r>
      </w:ins>
      <w:ins w:id="833" w:author="William Lamb" w:date="2018-11-26T16:09:00Z">
        <w:r w:rsidR="0044336D">
          <w:t>to</w:t>
        </w:r>
      </w:ins>
      <w:ins w:id="834" w:author="William Lamb" w:date="2018-11-27T11:30:00Z">
        <w:r w:rsidR="007A362F">
          <w:t xml:space="preserve"> case study knowledge</w:t>
        </w:r>
      </w:ins>
      <w:ins w:id="835" w:author="William Lamb" w:date="2018-11-27T11:34:00Z">
        <w:r w:rsidR="007A362F">
          <w:t xml:space="preserve">, and on this basis </w:t>
        </w:r>
        <w:r w:rsidR="00CD184E">
          <w:t xml:space="preserve">aggregate </w:t>
        </w:r>
        <w:r w:rsidR="007A362F">
          <w:t>tailored policy advice.</w:t>
        </w:r>
      </w:ins>
      <w:del w:id="836" w:author="William Lamb" w:date="2018-11-16T17:10:00Z">
        <w:r w:rsidR="00685F2B">
          <w:delText xml:space="preserve">may also share similar solution spaces. </w:delText>
        </w:r>
      </w:del>
    </w:p>
    <w:p w14:paraId="16D4637F" w14:textId="5D0530F9" w:rsidR="00B15A24" w:rsidRDefault="000E6B8F">
      <w:pPr>
        <w:spacing w:line="480" w:lineRule="auto"/>
      </w:pPr>
      <w:r>
        <w:t xml:space="preserve">Typologies are highly complementary with the case study method </w:t>
      </w:r>
      <w:r>
        <w:fldChar w:fldCharType="begin" w:fldLock="1"/>
      </w:r>
      <w:r w:rsidR="00D54BA4">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58&lt;/sup&gt;","plainTextFormattedCitation":"58","previouslyFormattedCitation":"&lt;sup&gt;57&lt;/sup&gt;"},"properties":{"noteIndex":0},"schema":"https://github.com/citation-style-language/schema/raw/master/csl-citation.json"}</w:instrText>
      </w:r>
      <w:r>
        <w:fldChar w:fldCharType="separate"/>
      </w:r>
      <w:r w:rsidR="00D54BA4" w:rsidRPr="00D54BA4">
        <w:rPr>
          <w:noProof/>
          <w:vertAlign w:val="superscript"/>
        </w:rPr>
        <w:t>58</w:t>
      </w:r>
      <w:r>
        <w:fldChar w:fldCharType="end"/>
      </w:r>
      <w:ins w:id="837" w:author="William Lamb" w:date="2018-11-16T17:10:00Z">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ins>
      <w:r w:rsidR="00B15A24">
        <w:fldChar w:fldCharType="begin" w:fldLock="1"/>
      </w:r>
      <w:r w:rsidR="00DC374A">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DC374A" w:rsidRPr="00DC374A">
        <w:rPr>
          <w:noProof/>
          <w:vertAlign w:val="superscript"/>
        </w:rPr>
        <w:t>23</w:t>
      </w:r>
      <w:r w:rsidR="00B15A24">
        <w:fldChar w:fldCharType="end"/>
      </w:r>
      <w:del w:id="838" w:author="William Lamb" w:date="2018-11-16T17:10:00Z">
        <w:r w:rsidR="00CE376A">
          <w:delText xml:space="preserve">. </w:delText>
        </w:r>
        <w:r w:rsidR="00400AC1">
          <w:delText>K</w:delText>
        </w:r>
        <w:r w:rsidR="002A1266">
          <w:delText xml:space="preserve">ey questions here </w:delText>
        </w:r>
        <w:r w:rsidR="00B01A9F">
          <w:delText xml:space="preserve">might </w:delText>
        </w:r>
        <w:r w:rsidR="002A1266">
          <w:delText xml:space="preserve">focus </w:delText>
        </w:r>
        <w:r w:rsidR="00685F2B">
          <w:delText>more narrowly on specific sectors or clusters of mitigation issues,</w:delText>
        </w:r>
        <w:r w:rsidR="002A1266">
          <w:delText xml:space="preserve"> includ</w:delText>
        </w:r>
        <w:r w:rsidR="00400AC1">
          <w:delText>ing</w:delText>
        </w:r>
      </w:del>
      <w:ins w:id="839" w:author="William Lamb" w:date="2018-11-16T17:10:00Z">
        <w:r w:rsidR="00B15A24">
          <w:t>.</w:t>
        </w:r>
        <w:r w:rsidR="002B1A6B">
          <w:t xml:space="preserve"> </w:t>
        </w:r>
      </w:ins>
      <w:ins w:id="840" w:author="Jan Minx" w:date="2018-11-26T05:36:00Z">
        <w:r w:rsidR="008C6483">
          <w:t xml:space="preserve">But </w:t>
        </w:r>
      </w:ins>
      <w:ins w:id="841" w:author="Jan Minx" w:date="2018-11-26T05:38:00Z">
        <w:r w:rsidR="008C6483">
          <w:t xml:space="preserve">qualitative information from </w:t>
        </w:r>
      </w:ins>
      <w:ins w:id="842" w:author="Jan Minx" w:date="2018-11-26T05:37:00Z">
        <w:r w:rsidR="008C6483">
          <w:t xml:space="preserve">accessible and synthesized urban cases may also </w:t>
        </w:r>
      </w:ins>
      <w:ins w:id="843" w:author="Jan Minx" w:date="2018-11-26T05:38:00Z">
        <w:r w:rsidR="008C6483">
          <w:t xml:space="preserve">directly </w:t>
        </w:r>
      </w:ins>
      <w:ins w:id="844" w:author="Jan Minx" w:date="2018-11-26T05:37:00Z">
        <w:r w:rsidR="008C6483">
          <w:t xml:space="preserve">improve </w:t>
        </w:r>
      </w:ins>
      <w:ins w:id="845" w:author="Jan Minx" w:date="2018-11-26T05:38:00Z">
        <w:r w:rsidR="008C6483">
          <w:t>typology development</w:t>
        </w:r>
      </w:ins>
      <w:ins w:id="846" w:author="Jan Minx" w:date="2018-11-26T05:39:00Z">
        <w:r w:rsidR="008C6483">
          <w:t xml:space="preserve"> itself.</w:t>
        </w:r>
      </w:ins>
      <w:ins w:id="847" w:author="Jan Minx" w:date="2018-11-26T05:38:00Z">
        <w:r w:rsidR="008C6483">
          <w:t xml:space="preserve"> </w:t>
        </w:r>
      </w:ins>
      <w:ins w:id="848" w:author="William Lamb" w:date="2018-11-16T17:10:00Z">
        <w:r w:rsidR="002B1A6B">
          <w:t>Linking together detailed case studies within a typology framework therefore allows a series of policy relevant questions to be asked, such as</w:t>
        </w:r>
      </w:ins>
      <w:r w:rsidR="002B1A6B">
        <w:t>: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26AA5785" w:rsidR="006D30F4" w:rsidRDefault="002A1266">
      <w:pPr>
        <w:spacing w:line="480" w:lineRule="auto"/>
      </w:pPr>
      <w:del w:id="849" w:author="William Lamb" w:date="2018-11-16T17:10:00Z">
        <w:r>
          <w:lastRenderedPageBreak/>
          <w:delText>T</w:delText>
        </w:r>
        <w:r w:rsidR="00C26ED6">
          <w:delText xml:space="preserve">he </w:delText>
        </w:r>
        <w:r w:rsidR="00BE6CAA">
          <w:delText xml:space="preserve">means to develop quantitative </w:delText>
        </w:r>
        <w:r w:rsidR="00C26ED6">
          <w:delText xml:space="preserve">city typologies </w:delText>
        </w:r>
        <w:r>
          <w:delText xml:space="preserve">are </w:delText>
        </w:r>
        <w:r w:rsidR="00C26ED6">
          <w:delText xml:space="preserve">already </w:delText>
        </w:r>
        <w:r w:rsidR="00DE1D38">
          <w:delText>emerging</w:delText>
        </w:r>
        <w:r>
          <w:delText xml:space="preserve">, making use of new developments in spatial, crowdsourced and ‘big’ data . </w:delText>
        </w:r>
        <w:r w:rsidR="00563BEA">
          <w:delText>E</w:delText>
        </w:r>
        <w:r>
          <w:delText>fforts</w:delText>
        </w:r>
      </w:del>
      <w:ins w:id="850" w:author="William Lamb" w:date="2018-11-16T17:10:00Z">
        <w:r w:rsidR="002B1A6B">
          <w:t>Typology e</w:t>
        </w:r>
        <w:r>
          <w:t>fforts</w:t>
        </w:r>
        <w:r w:rsidR="003E4904">
          <w:t xml:space="preserve"> </w:t>
        </w:r>
        <w:r w:rsidR="002B1A6B">
          <w:t>in the peer-reviewed literature</w:t>
        </w:r>
      </w:ins>
      <w:r w:rsidR="002B1A6B">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del w:id="851" w:author="Felix Creutzig" w:date="2018-11-23T11:22:00Z">
        <w:r w:rsidR="00563BEA" w:rsidDel="009C035D">
          <w:delText xml:space="preserve">agglomeration </w:delText>
        </w:r>
        <w:r w:rsidR="00B01A9F" w:rsidDel="009C035D">
          <w:delText>patterns</w:delText>
        </w:r>
      </w:del>
      <w:ins w:id="852" w:author="Felix Creutzig" w:date="2018-11-23T11:22:00Z">
        <w:r w:rsidR="009C035D">
          <w:t>urban form and street patterns</w:t>
        </w:r>
      </w:ins>
      <w:r w:rsidR="00563BEA">
        <w:t xml:space="preserve">, </w:t>
      </w:r>
      <w:r w:rsidR="00B01A9F">
        <w:t>income</w:t>
      </w:r>
      <w:r w:rsidR="003E4904">
        <w:t>, energy demand and travel behaviours</w:t>
      </w:r>
      <w:r w:rsidR="00563BEA">
        <w:t xml:space="preserve">. </w:t>
      </w:r>
      <w:del w:id="853" w:author="William Lamb" w:date="2018-11-16T17:10:00Z">
        <w:r w:rsidR="00ED0E6E">
          <w:delText xml:space="preserve">These </w:delText>
        </w:r>
        <w:r w:rsidR="00563BEA">
          <w:delText xml:space="preserve">structural conditions drastically </w:delText>
        </w:r>
        <w:r w:rsidR="00113953">
          <w:delText>narrow</w:delText>
        </w:r>
        <w:r w:rsidR="00563BEA">
          <w:delText xml:space="preserve"> the scope of </w:delText>
        </w:r>
        <w:r w:rsidR="00ED0E6E">
          <w:delText>peers that a city might have</w:delText>
        </w:r>
        <w:r w:rsidR="00CE376A">
          <w:delText xml:space="preserve">, even though </w:delText>
        </w:r>
        <w:r w:rsidR="00ED0E6E">
          <w:delText>the current data</w:delText>
        </w:r>
        <w:r w:rsidR="00CE376A">
          <w:delText xml:space="preserve"> is fragmented. Ultimately, a new generation of urban</w:delText>
        </w:r>
      </w:del>
      <w:ins w:id="854" w:author="William Lamb" w:date="2018-11-16T17:10:00Z">
        <w:r w:rsidR="006D30F4">
          <w:t>Qualitative</w:t>
        </w:r>
      </w:ins>
      <w:r w:rsidR="006D30F4">
        <w:t xml:space="preserve"> typologies </w:t>
      </w:r>
      <w:del w:id="855" w:author="William Lamb" w:date="2018-11-16T17:10:00Z">
        <w:r w:rsidR="00CE376A">
          <w:delText xml:space="preserve">is required </w:delText>
        </w:r>
      </w:del>
      <w:r w:rsidR="006D30F4">
        <w:t xml:space="preserve">that </w:t>
      </w:r>
      <w:del w:id="856" w:author="William Lamb" w:date="2018-11-16T17:10:00Z">
        <w:r w:rsidR="00CE376A">
          <w:delText>focuses</w:delText>
        </w:r>
      </w:del>
      <w:ins w:id="857" w:author="William Lamb" w:date="2018-11-16T17:10:00Z">
        <w:r w:rsidR="00CE376A">
          <w:t>focus</w:t>
        </w:r>
      </w:ins>
      <w:r w:rsidR="00CE376A">
        <w:t xml:space="preserve"> on the available policy option space</w:t>
      </w:r>
      <w:del w:id="858" w:author="William Lamb" w:date="2018-11-16T17:10:00Z">
        <w:r w:rsidR="00CE376A">
          <w:delText xml:space="preserve">, for instance </w:delText>
        </w:r>
        <w:r w:rsidR="002975BD">
          <w:delText>based</w:delText>
        </w:r>
        <w:r w:rsidR="003E4904">
          <w:delText xml:space="preserve"> on urban</w:delText>
        </w:r>
      </w:del>
      <w:ins w:id="859" w:author="William Lamb" w:date="2018-11-16T17:10:00Z">
        <w:r w:rsidR="006D30F4">
          <w:t xml:space="preserve"> are still missing</w:t>
        </w:r>
      </w:ins>
      <w:ins w:id="860" w:author="Max Callaghan" w:date="2018-11-21T16:35:00Z">
        <w:r w:rsidR="001A42F7">
          <w:t xml:space="preserve">. </w:t>
        </w:r>
      </w:ins>
      <w:ins w:id="861" w:author="William Lamb" w:date="2018-11-16T17:10:00Z">
        <w:del w:id="862" w:author="Max Callaghan" w:date="2018-11-21T16:35:00Z">
          <w:r w:rsidR="006D30F4" w:rsidDel="001A42F7">
            <w:delText xml:space="preserve">, i.e. </w:delText>
          </w:r>
          <w:r w:rsidR="00182A43" w:rsidDel="001A42F7">
            <w:delText>which</w:delText>
          </w:r>
        </w:del>
      </w:ins>
      <w:ins w:id="863" w:author="Max Callaghan" w:date="2018-11-21T16:35:00Z">
        <w:r w:rsidR="001A42F7">
          <w:t>These would</w:t>
        </w:r>
      </w:ins>
      <w:ins w:id="864" w:author="William Lamb" w:date="2018-11-16T17:10:00Z">
        <w:r w:rsidR="00182A43">
          <w:t xml:space="preserve"> </w:t>
        </w:r>
        <w:r w:rsidR="006D30F4">
          <w:t>group</w:t>
        </w:r>
        <w:del w:id="865" w:author="Max Callaghan" w:date="2018-11-21T16:35:00Z">
          <w:r w:rsidR="006D30F4" w:rsidDel="001A42F7">
            <w:delText>s</w:delText>
          </w:r>
        </w:del>
        <w:r w:rsidR="006D30F4">
          <w:t xml:space="preserve"> </w:t>
        </w:r>
        <w:del w:id="866" w:author="Max Callaghan" w:date="2018-11-21T16:35:00Z">
          <w:r w:rsidR="006D30F4" w:rsidDel="001A42F7">
            <w:delText xml:space="preserve">of </w:delText>
          </w:r>
        </w:del>
        <w:r w:rsidR="006D30F4">
          <w:t>cities that share similar</w:t>
        </w:r>
      </w:ins>
      <w:r w:rsidR="006D30F4">
        <w:t xml:space="preserve">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del w:id="867" w:author="William Lamb" w:date="2018-11-16T17:10:00Z">
        <w:r w:rsidR="002975BD">
          <w:delText>)</w:delText>
        </w:r>
        <w:r w:rsidR="00ED0E6E">
          <w:delText>.</w:delText>
        </w:r>
        <w:r w:rsidR="00ED6239">
          <w:delText xml:space="preserve"> The wealth of available case-study evidence might help to shift towards such a new paradigm.</w:delText>
        </w:r>
      </w:del>
      <w:ins w:id="868" w:author="William Lamb" w:date="2018-11-16T17:10:00Z">
        <w:r w:rsidR="002975BD">
          <w:t>)</w:t>
        </w:r>
      </w:ins>
      <w:ins w:id="869" w:author="William Lamb" w:date="2018-11-27T11:38:00Z">
        <w:r w:rsidR="00293FDD">
          <w:t>.</w:t>
        </w:r>
      </w:ins>
    </w:p>
    <w:p w14:paraId="3A9FCB70" w14:textId="76663625" w:rsidR="009E532C" w:rsidRDefault="006D30F4">
      <w:pPr>
        <w:spacing w:line="480" w:lineRule="auto"/>
        <w:rPr>
          <w:del w:id="870" w:author="William Lamb" w:date="2018-11-16T17:10:00Z"/>
        </w:rPr>
      </w:pPr>
      <w:ins w:id="871" w:author="William Lamb" w:date="2018-11-16T17:10:00Z">
        <w:r>
          <w:t xml:space="preserve">What methods could bridge urban typologies and case study evidence? In the first instance, a systematic mapping of the literature in combination with available typologies </w:t>
        </w:r>
        <w:r w:rsidR="00182A43">
          <w:t>can be used to identify 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ins>
      <w:r w:rsidR="00AD24BA">
        <w:t>As a</w:t>
      </w:r>
      <w:r w:rsidR="00AC5474">
        <w:t xml:space="preserve"> demonstration, </w:t>
      </w:r>
      <w:r w:rsidR="003374FE" w:rsidRPr="009F58C6">
        <w:fldChar w:fldCharType="begin"/>
      </w:r>
      <w:r w:rsidR="003374FE" w:rsidRPr="00293FDD">
        <w:instrText xml:space="preserve"> REF _Ref530149062 \h </w:instrText>
      </w:r>
      <w:r w:rsidR="00293FDD" w:rsidRPr="007277D5">
        <w:instrText xml:space="preserve"> \* MERGEFORMAT </w:instrText>
      </w:r>
      <w:r w:rsidR="003374FE" w:rsidRPr="009F58C6">
        <w:fldChar w:fldCharType="separate"/>
      </w:r>
      <w:r w:rsidR="003374FE" w:rsidRPr="007277D5">
        <w:t xml:space="preserve">Figure </w:t>
      </w:r>
      <w:r w:rsidR="003374FE" w:rsidRPr="007277D5">
        <w:rPr>
          <w:noProof/>
        </w:rPr>
        <w:t>5</w:t>
      </w:r>
      <w:r w:rsidR="003374FE" w:rsidRPr="009F58C6">
        <w:fldChar w:fldCharType="end"/>
      </w:r>
      <w:ins w:id="872" w:author="William Lamb" w:date="2018-11-16T17:10:00Z">
        <w:r w:rsidR="003374FE">
          <w:t xml:space="preserve"> </w:t>
        </w:r>
        <w:r w:rsidR="00182A43">
          <w:t xml:space="preserve">links the case study literature identified here with </w:t>
        </w:r>
        <w:r w:rsidR="00557578">
          <w:t xml:space="preserve">a typology of city types characterised </w:t>
        </w:r>
        <w:r w:rsidR="00F73A34">
          <w:t>by their drivers of energy use (from</w:t>
        </w:r>
        <w:r w:rsidR="00113953">
          <w:t xml:space="preserve"> ref</w:t>
        </w:r>
        <w:r w:rsidR="00F73A34">
          <w:t xml:space="preserve"> </w:t>
        </w:r>
      </w:ins>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del w:id="873" w:author="William Lamb" w:date="2018-11-16T17:10:00Z">
        <w:r w:rsidR="00563BEA">
          <w:delText xml:space="preserve">Methods to synthesise case study research have </w:delText>
        </w:r>
        <w:r w:rsidR="00934168">
          <w:delText xml:space="preserve">also </w:delText>
        </w:r>
        <w:r w:rsidR="00563BEA">
          <w:delText>been developed, but so far not applied in the urban mitigation field. These include</w:delText>
        </w:r>
        <w:r w:rsidR="005A153D">
          <w:rPr>
            <w:rFonts w:ascii="Calibri" w:eastAsia="Calibri" w:hAnsi="Calibri" w:cs="Calibri"/>
          </w:rPr>
          <w:delText xml:space="preserve"> case surveys, case meta-analysis and qualitative comparative analysis</w:delText>
        </w:r>
        <w:r w:rsidR="002975BD">
          <w:rPr>
            <w:rFonts w:ascii="Calibri" w:eastAsia="Calibri" w:hAnsi="Calibri" w:cs="Calibri"/>
          </w:rPr>
          <w:delText>.</w:delText>
        </w:r>
        <w:r w:rsidR="00563BEA">
          <w:rPr>
            <w:rFonts w:ascii="Calibri" w:eastAsia="Calibri" w:hAnsi="Calibri" w:cs="Calibri"/>
          </w:rPr>
          <w:delText xml:space="preserve"> </w:delText>
        </w:r>
        <w:r w:rsidR="002975BD">
          <w:rPr>
            <w:rFonts w:ascii="Calibri" w:eastAsia="Calibri" w:hAnsi="Calibri" w:cs="Calibri"/>
          </w:rPr>
          <w:delText>I</w:delText>
        </w:r>
        <w:r w:rsidR="00B01A9F">
          <w:rPr>
            <w:rFonts w:ascii="Calibri" w:eastAsia="Calibri" w:hAnsi="Calibri" w:cs="Calibri"/>
          </w:rPr>
          <w:delText>n essence</w:delText>
        </w:r>
        <w:r w:rsidR="00563BEA">
          <w:rPr>
            <w:rFonts w:ascii="Calibri" w:eastAsia="Calibri" w:hAnsi="Calibri" w:cs="Calibri"/>
          </w:rPr>
          <w:delText xml:space="preserve"> </w:delText>
        </w:r>
        <w:r w:rsidR="002975BD">
          <w:rPr>
            <w:rFonts w:ascii="Calibri" w:eastAsia="Calibri" w:hAnsi="Calibri" w:cs="Calibri"/>
          </w:rPr>
          <w:delText>these methods</w:delText>
        </w:r>
        <w:r w:rsidR="00563BEA">
          <w:rPr>
            <w:rFonts w:ascii="Calibri" w:eastAsia="Calibri" w:hAnsi="Calibri" w:cs="Calibri"/>
          </w:rPr>
          <w:delText xml:space="preserve"> extract and code individual study</w:delText>
        </w:r>
        <w:r w:rsidR="006D6A87">
          <w:rPr>
            <w:rFonts w:ascii="Calibri" w:eastAsia="Calibri" w:hAnsi="Calibri" w:cs="Calibri"/>
          </w:rPr>
          <w:delText xml:space="preserve"> features such as design, context, results and other </w:delText>
        </w:r>
        <w:r w:rsidR="005A153D">
          <w:rPr>
            <w:rFonts w:ascii="Calibri" w:eastAsia="Calibri" w:hAnsi="Calibri" w:cs="Calibri"/>
          </w:rPr>
          <w:delText xml:space="preserve">information, allowing structured comparisons and </w:delText>
        </w:r>
        <w:r w:rsidR="00563BEA">
          <w:rPr>
            <w:rFonts w:ascii="Calibri" w:eastAsia="Calibri" w:hAnsi="Calibri" w:cs="Calibri"/>
          </w:rPr>
          <w:delText xml:space="preserve">even quantitative analysis </w:delText>
        </w:r>
        <w:r w:rsidR="00557578">
          <w:rPr>
            <w:rFonts w:ascii="Calibri" w:eastAsia="Calibri" w:hAnsi="Calibri" w:cs="Calibri"/>
          </w:rPr>
          <w:delText>across cases</w:delText>
        </w:r>
        <w:r w:rsidR="005A153D">
          <w:rPr>
            <w:rFonts w:ascii="Calibri" w:eastAsia="Calibri" w:hAnsi="Calibri" w:cs="Calibri"/>
          </w:rPr>
          <w:delText xml:space="preserve"> .</w:delText>
        </w:r>
        <w:r w:rsidR="00113953">
          <w:rPr>
            <w:rFonts w:ascii="Calibri" w:eastAsia="Calibri" w:hAnsi="Calibri" w:cs="Calibri"/>
          </w:rPr>
          <w:delText xml:space="preserve"> </w:delText>
        </w:r>
        <w:r w:rsidR="00AC7706">
          <w:rPr>
            <w:rFonts w:ascii="Calibri" w:eastAsia="Calibri" w:hAnsi="Calibri" w:cs="Calibri"/>
          </w:rPr>
          <w:delText>Applying these methods</w:delText>
        </w:r>
        <w:r w:rsidR="00113953">
          <w:rPr>
            <w:rFonts w:ascii="Calibri" w:eastAsia="Calibri" w:hAnsi="Calibri" w:cs="Calibri"/>
          </w:rPr>
          <w:delText xml:space="preserve"> within and across typologies of cities</w:delText>
        </w:r>
        <w:r w:rsidR="00AC7706">
          <w:rPr>
            <w:rFonts w:ascii="Calibri" w:eastAsia="Calibri" w:hAnsi="Calibri" w:cs="Calibri"/>
          </w:rPr>
          <w:delText xml:space="preserve"> </w:delText>
        </w:r>
        <w:r w:rsidR="00113953">
          <w:rPr>
            <w:rFonts w:ascii="Calibri" w:eastAsia="Calibri" w:hAnsi="Calibri" w:cs="Calibri"/>
          </w:rPr>
          <w:delText>can capture qualitative contexts that are so far missing from urban data science, iteratively leading to new</w:delText>
        </w:r>
        <w:r w:rsidR="009E532C">
          <w:delText xml:space="preserve"> typologies that have greater explanatory and comparative power.</w:delText>
        </w:r>
        <w:r w:rsidR="00CC5CB1">
          <w:delText xml:space="preserve"> </w:delText>
        </w:r>
        <w:r w:rsidR="00934168">
          <w:delText>W</w:delText>
        </w:r>
        <w:r w:rsidR="00113953">
          <w:delText xml:space="preserve">here urban-scale reforms and initiatives have taken place and been documented in the extant literature, case study synthesis </w:delText>
        </w:r>
        <w:r w:rsidR="00113953">
          <w:lastRenderedPageBreak/>
          <w:delText>methods enable structurally similar cities to learn from successes and failures, enhancing our understanding of climate solutions.</w:delText>
        </w:r>
      </w:del>
    </w:p>
    <w:p w14:paraId="5DC3F42D" w14:textId="21979D04" w:rsidR="00182A43" w:rsidRDefault="00435728" w:rsidP="00274FC7">
      <w:pPr>
        <w:spacing w:line="480" w:lineRule="auto"/>
        <w:rPr>
          <w:rFonts w:ascii="Calibri" w:eastAsia="Calibri" w:hAnsi="Calibri" w:cs="Calibri"/>
        </w:rPr>
      </w:pPr>
      <w:del w:id="874" w:author="William Lamb" w:date="2018-11-16T17:10:00Z">
        <w:r>
          <w:delText xml:space="preserve"> </w:delText>
        </w:r>
        <w:r w:rsidR="00F73A34">
          <w:delText xml:space="preserve">conceptualises </w:delText>
        </w:r>
        <w:r w:rsidR="00557578">
          <w:delText xml:space="preserve">an approach that combines case study knowledge with a typology of city types, characterised </w:delText>
        </w:r>
        <w:r w:rsidR="00F73A34">
          <w:delText>by their drivers of energy use (from</w:delText>
        </w:r>
        <w:r w:rsidR="00113953">
          <w:delText xml:space="preserve"> ref</w:delText>
        </w:r>
        <w:r w:rsidR="00F73A34">
          <w:delText xml:space="preserve"> ).</w:delText>
        </w:r>
      </w:del>
      <w:ins w:id="875" w:author="William Lamb" w:date="2018-11-16T17:10:00Z">
        <w:r w:rsidR="00F73A34">
          <w:t>).</w:t>
        </w:r>
      </w:ins>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del w:id="876" w:author="William Lamb" w:date="2018-11-16T17:10:00Z">
        <w:r w:rsidR="00F73A34">
          <w:rPr>
            <w:rFonts w:ascii="Calibri" w:eastAsia="Calibri" w:hAnsi="Calibri" w:cs="Calibri"/>
          </w:rPr>
          <w:delText>). Types 2 and 8 belong to different income segments (e.g. Harbin versus Oslo), but in both types, heating degree days emerge as key driver of energy use.</w:delText>
        </w:r>
      </w:del>
      <w:ins w:id="877" w:author="William Lamb" w:date="2018-11-16T17:10:00Z">
        <w:r w:rsidR="00F73A34">
          <w:rPr>
            <w:rFonts w:ascii="Calibri" w:eastAsia="Calibri" w:hAnsi="Calibri" w:cs="Calibri"/>
          </w:rPr>
          <w:t>).</w:t>
        </w:r>
      </w:ins>
      <w:r w:rsidR="00F73A34">
        <w:rPr>
          <w:rFonts w:ascii="Calibri" w:eastAsia="Calibri" w:hAnsi="Calibri" w:cs="Calibri"/>
        </w:rPr>
        <w:t xml:space="preserve"> </w:t>
      </w:r>
    </w:p>
    <w:p w14:paraId="1B3FC903" w14:textId="77777777" w:rsidR="00AC7706" w:rsidRDefault="00F507EC" w:rsidP="00AC7706">
      <w:pPr>
        <w:spacing w:line="480" w:lineRule="auto"/>
        <w:rPr>
          <w:del w:id="878" w:author="William Lamb" w:date="2018-11-16T17:10:00Z"/>
          <w:rFonts w:ascii="Calibri" w:eastAsia="Calibri" w:hAnsi="Calibri" w:cs="Calibri"/>
        </w:rPr>
      </w:pPr>
      <w:del w:id="879" w:author="William Lamb" w:date="2018-11-16T17:10:00Z">
        <w:r>
          <w:rPr>
            <w:rFonts w:ascii="Calibri" w:eastAsia="Calibri" w:hAnsi="Calibri" w:cs="Calibri"/>
          </w:rPr>
          <w:delTex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delText>
        </w:r>
        <w:r w:rsidR="00176007">
          <w:rPr>
            <w:rFonts w:ascii="Calibri" w:eastAsia="Calibri" w:hAnsi="Calibri" w:cs="Calibri"/>
          </w:rPr>
          <w:delText xml:space="preserve"> </w:delText>
        </w:r>
        <w:r>
          <w:rPr>
            <w:rFonts w:ascii="Calibri" w:eastAsia="Calibri" w:hAnsi="Calibri" w:cs="Calibri"/>
          </w:rPr>
          <w:delText xml:space="preserve"> are </w:delText>
        </w:r>
        <w:r w:rsidR="00AC7706">
          <w:rPr>
            <w:rFonts w:ascii="Calibri" w:eastAsia="Calibri" w:hAnsi="Calibri" w:cs="Calibri"/>
          </w:rPr>
          <w:delText>investigated from the perspective of urban form (low-density developments) and CO</w:delText>
        </w:r>
        <w:r w:rsidR="00AC7706" w:rsidRPr="000A7958">
          <w:rPr>
            <w:rFonts w:ascii="Calibri" w:eastAsia="Calibri" w:hAnsi="Calibri" w:cs="Calibri"/>
            <w:vertAlign w:val="subscript"/>
          </w:rPr>
          <w:delText>2</w:delText>
        </w:r>
        <w:r w:rsidR="00AC7706">
          <w:rPr>
            <w:rFonts w:ascii="Calibri" w:eastAsia="Calibri" w:hAnsi="Calibri" w:cs="Calibri"/>
          </w:rPr>
          <w:delTex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delText>
        </w:r>
      </w:del>
    </w:p>
    <w:p w14:paraId="790F347B" w14:textId="77777777" w:rsidR="00AA4BF0" w:rsidRDefault="00113953" w:rsidP="00AA4BF0">
      <w:pPr>
        <w:keepNext/>
        <w:spacing w:line="480" w:lineRule="auto"/>
        <w:rPr>
          <w:del w:id="880" w:author="William Lamb" w:date="2018-11-16T17:10:00Z"/>
        </w:rPr>
      </w:pPr>
      <w:del w:id="881" w:author="William Lamb" w:date="2018-11-16T17:10:00Z">
        <w:r>
          <w:rPr>
            <w:noProof/>
          </w:rPr>
          <w:lastRenderedPageBreak/>
          <w:drawing>
            <wp:inline distT="0" distB="0" distL="0" distR="0" wp14:anchorId="575D3BF5" wp14:editId="2ED207C9">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del>
    </w:p>
    <w:p w14:paraId="6B71DDAA" w14:textId="205C97FF" w:rsidR="008038BA" w:rsidRDefault="00182A43">
      <w:pPr>
        <w:spacing w:line="480" w:lineRule="auto"/>
        <w:rPr>
          <w:ins w:id="882" w:author="William Lamb" w:date="2018-11-16T17:10:00Z"/>
          <w:rFonts w:ascii="Calibri" w:eastAsia="Calibri" w:hAnsi="Calibri" w:cs="Calibri"/>
        </w:rPr>
      </w:pPr>
      <w:ins w:id="883" w:author="William Lamb" w:date="2018-11-16T17:10:00Z">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ins>
    </w:p>
    <w:p w14:paraId="7CBD1413" w14:textId="1D6322E9" w:rsidR="008038BA" w:rsidRDefault="006807D2" w:rsidP="008038BA">
      <w:pPr>
        <w:keepNext/>
        <w:spacing w:line="480" w:lineRule="auto"/>
        <w:rPr>
          <w:ins w:id="884" w:author="William Lamb" w:date="2018-11-16T17:10:00Z"/>
        </w:rPr>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74C9B352" w:rsidR="008038BA" w:rsidRDefault="008038BA" w:rsidP="008038BA">
      <w:pPr>
        <w:pStyle w:val="Caption"/>
        <w:spacing w:line="480" w:lineRule="auto"/>
      </w:pPr>
      <w:bookmarkStart w:id="885" w:name="_Ref517344518"/>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Pr>
          <w:b/>
          <w:noProof/>
        </w:rPr>
        <w:t>5</w:t>
      </w:r>
      <w:r w:rsidRPr="00AA4BF0">
        <w:rPr>
          <w:b/>
        </w:rPr>
        <w:fldChar w:fldCharType="end"/>
      </w:r>
      <w:bookmarkEnd w:id="885"/>
      <w:r w:rsidRPr="00AA4BF0">
        <w:rPr>
          <w:b/>
        </w:rPr>
        <w:t xml:space="preserve">: </w:t>
      </w:r>
      <w:del w:id="886" w:author="William Lamb" w:date="2018-11-16T17:10:00Z">
        <w:r w:rsidR="00AA4BF0" w:rsidRPr="00AA4BF0">
          <w:rPr>
            <w:b/>
          </w:rPr>
          <w:delText>Linking typologies and</w:delText>
        </w:r>
      </w:del>
      <w:ins w:id="887" w:author="William Lamb" w:date="2018-11-27T11:42:00Z">
        <w:r w:rsidR="009F58C6">
          <w:rPr>
            <w:b/>
          </w:rPr>
          <w:t>Bringing together case st</w:t>
        </w:r>
      </w:ins>
      <w:ins w:id="888" w:author="William Lamb" w:date="2018-11-27T11:43:00Z">
        <w:r w:rsidR="009F58C6">
          <w:rPr>
            <w:b/>
          </w:rPr>
          <w:t>udy evidence and typologies</w:t>
        </w:r>
      </w:ins>
      <w:del w:id="889" w:author="William Lamb" w:date="2018-11-27T11:42:00Z">
        <w:r w:rsidDel="009F58C6">
          <w:rPr>
            <w:b/>
          </w:rPr>
          <w:delText xml:space="preserve"> </w:delText>
        </w:r>
        <w:r w:rsidRPr="00AA4BF0" w:rsidDel="009F58C6">
          <w:rPr>
            <w:b/>
          </w:rPr>
          <w:delText>case study literature</w:delText>
        </w:r>
      </w:del>
      <w:del w:id="890" w:author="William Lamb" w:date="2018-11-16T17:10:00Z">
        <w:r w:rsidR="00AA4BF0" w:rsidRPr="00AA4BF0">
          <w:rPr>
            <w:b/>
          </w:rPr>
          <w:delText>.</w:delText>
        </w:r>
        <w:r w:rsidR="00AA4BF0">
          <w:delText xml:space="preserve"> The quantitative</w:delText>
        </w:r>
      </w:del>
      <w:del w:id="891" w:author="William Lamb" w:date="2018-11-27T11:42:00Z">
        <w:r w:rsidDel="009F58C6">
          <w:rPr>
            <w:b/>
          </w:rPr>
          <w:delText xml:space="preserve"> typology</w:delText>
        </w:r>
      </w:del>
      <w:del w:id="892" w:author="William Lamb" w:date="2018-11-16T17:10:00Z">
        <w:r w:rsidR="00AA4BF0">
          <w:delText xml:space="preserve"> of urban energy use drivers are scaled linearly by diameter, using data</w:delText>
        </w:r>
      </w:del>
      <w:ins w:id="893" w:author="William Lamb" w:date="2018-11-16T17:10:00Z">
        <w:r w:rsidRPr="00AA4BF0">
          <w:rPr>
            <w:b/>
          </w:rPr>
          <w:t>.</w:t>
        </w:r>
        <w:r>
          <w:t xml:space="preserve"> The typology and its data are</w:t>
        </w:r>
      </w:ins>
      <w:r>
        <w:t xml:space="preserve"> from ref 5</w:t>
      </w:r>
      <w:ins w:id="894" w:author="William Lamb" w:date="2018-11-19T17:06:00Z">
        <w:r w:rsidR="00652C74">
          <w:t xml:space="preserve"> (see also for uncertainty ranges)</w:t>
        </w:r>
      </w:ins>
      <w:r>
        <w:t xml:space="preserve">; case study literature and topic analysis from this study. As in Figure </w:t>
      </w:r>
      <w:del w:id="895" w:author="William Lamb" w:date="2018-11-16T17:10:00Z">
        <w:r w:rsidR="00AA4BF0">
          <w:delText xml:space="preserve">3, </w:delText>
        </w:r>
      </w:del>
      <w:ins w:id="896" w:author="William Lamb" w:date="2018-11-16T17:10:00Z">
        <w:r>
          <w:t>4, a cluster /</w:t>
        </w:r>
      </w:ins>
      <w:r>
        <w:t xml:space="preserve">topic </w:t>
      </w:r>
      <w:del w:id="897" w:author="William Lamb" w:date="2018-11-16T17:10:00Z">
        <w:r w:rsidR="00AA4BF0">
          <w:delText xml:space="preserve">scores are summed </w:delText>
        </w:r>
      </w:del>
      <w:ins w:id="898" w:author="William Lamb" w:date="2018-11-16T17:10:00Z">
        <w:r>
          <w:t xml:space="preserve">combination is counted if the publication meets a minimum topic threshold of 0.02 (see Methods). Articles with more than one highlighted topic are double counted. The colour scale is normalised by typology cluster, indicating the main topic focus of case study literature </w:t>
        </w:r>
      </w:ins>
      <w:r>
        <w:t xml:space="preserve">within each </w:t>
      </w:r>
      <w:del w:id="899" w:author="William Lamb" w:date="2018-11-16T17:10:00Z">
        <w:r w:rsidR="00AA4BF0">
          <w:delText>city type, with the highest scoring three topics displayed.</w:delText>
        </w:r>
      </w:del>
      <w:ins w:id="900" w:author="William Lamb" w:date="2018-11-16T17:10:00Z">
        <w:r>
          <w:t xml:space="preserve">cluster. </w:t>
        </w:r>
      </w:ins>
    </w:p>
    <w:p w14:paraId="470AB959" w14:textId="127702F5" w:rsidR="00210A91" w:rsidDel="006C11B4" w:rsidRDefault="00210A91" w:rsidP="00210A91">
      <w:pPr>
        <w:rPr>
          <w:del w:id="901" w:author="William Lamb" w:date="2018-11-19T16:27:00Z"/>
        </w:rPr>
      </w:pPr>
      <w:del w:id="902" w:author="William Lamb" w:date="2018-11-19T16:27:00Z">
        <w:r w:rsidDel="006C11B4">
          <w:delText>Using qualitative case study evidence can further enrich our understanding of what works well…</w:delText>
        </w:r>
      </w:del>
    </w:p>
    <w:p w14:paraId="44A0F158" w14:textId="438EC2F8" w:rsidR="00210A91" w:rsidRPr="00210A91" w:rsidDel="009F58C6" w:rsidRDefault="00210A91" w:rsidP="00210A91">
      <w:pPr>
        <w:rPr>
          <w:del w:id="903" w:author="William Lamb" w:date="2018-11-27T11:43:00Z"/>
        </w:rPr>
      </w:pPr>
    </w:p>
    <w:p w14:paraId="437A4200" w14:textId="4DE73DCD" w:rsidR="008038BA" w:rsidRDefault="008038BA" w:rsidP="008038BA">
      <w:pPr>
        <w:keepNext/>
        <w:spacing w:line="480" w:lineRule="auto"/>
        <w:rPr>
          <w:sz w:val="20"/>
        </w:rPr>
      </w:pPr>
      <w:ins w:id="904" w:author="William Lamb" w:date="2018-11-16T17:10:00Z">
        <w:r>
          <w:rPr>
            <w:rFonts w:ascii="Calibri" w:eastAsia="Calibri" w:hAnsi="Calibri" w:cs="Calibri"/>
          </w:rPr>
          <w:lastRenderedPageBreak/>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other information, allowing structured comparisons and even quantitative analysis across cases </w:t>
        </w:r>
      </w:ins>
      <w:r w:rsidR="00182A43">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r w:rsidR="00182A43">
        <w:rPr>
          <w:rFonts w:ascii="Calibri" w:eastAsia="Calibri" w:hAnsi="Calibri" w:cs="Calibri"/>
        </w:rPr>
        <w:fldChar w:fldCharType="separate"/>
      </w:r>
      <w:r w:rsidR="00D54BA4" w:rsidRPr="00D54BA4">
        <w:rPr>
          <w:rFonts w:ascii="Calibri" w:eastAsia="Calibri" w:hAnsi="Calibri" w:cs="Calibri"/>
          <w:noProof/>
          <w:vertAlign w:val="superscript"/>
        </w:rPr>
        <w:t>50</w:t>
      </w:r>
      <w:r w:rsidR="00182A43">
        <w:rPr>
          <w:rFonts w:ascii="Calibri" w:eastAsia="Calibri" w:hAnsi="Calibri" w:cs="Calibri"/>
        </w:rPr>
        <w:fldChar w:fldCharType="end"/>
      </w:r>
      <w:del w:id="905" w:author="William Lamb" w:date="2018-11-16T17:10:00Z">
        <w:r w:rsidR="00DE4DCA">
          <w:rPr>
            <w:rFonts w:ascii="Calibri" w:eastAsia="Calibri" w:hAnsi="Calibri" w:cs="Calibri"/>
          </w:rPr>
          <w:delText>The approach again faces</w:delText>
        </w:r>
      </w:del>
      <w:ins w:id="906" w:author="William Lamb" w:date="2018-11-16T17:10:00Z">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There are of course</w:t>
        </w:r>
      </w:ins>
      <w:r w:rsidR="003B0CEB">
        <w:t xml:space="preserv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BD48F4">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33&lt;/sup&gt;","plainTextFormattedCitation":"33","previouslyFormattedCitation":"&lt;sup&gt;33&lt;/sup&gt;"},"properties":{"noteIndex":0},"schema":"https://github.com/citation-style-language/schema/raw/master/csl-citation.json"}</w:instrText>
      </w:r>
      <w:r w:rsidR="00DE4DCA">
        <w:rPr>
          <w:rFonts w:ascii="Calibri" w:eastAsia="Calibri" w:hAnsi="Calibri" w:cs="Calibri"/>
        </w:rPr>
        <w:fldChar w:fldCharType="separate"/>
      </w:r>
      <w:r w:rsidR="006C7A0A" w:rsidRPr="006C7A0A">
        <w:rPr>
          <w:rFonts w:ascii="Calibri" w:eastAsia="Calibri" w:hAnsi="Calibri" w:cs="Calibri"/>
          <w:noProof/>
          <w:vertAlign w:val="superscript"/>
        </w:rPr>
        <w:t>33</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21C28134" w14:textId="77777777" w:rsidR="00DE4DCA" w:rsidRDefault="00DE4DCA" w:rsidP="00DE4DCA">
      <w:pPr>
        <w:spacing w:line="480" w:lineRule="auto"/>
        <w:rPr>
          <w:del w:id="907" w:author="William Lamb" w:date="2018-11-16T17:10:00Z"/>
        </w:rPr>
      </w:pPr>
      <w:del w:id="908" w:author="William Lamb" w:date="2018-11-16T17:10:00Z">
        <w:r>
          <w:delText xml:space="preserve">But the importance of comparisons across diverse contexts should also not be overlooked. Implicit in much sustainability research is an asymmetry of knowledge exchange: cases in the global North are relevant for the South, but not vice-versa . These cul-de-sacs should be avoided with the flexible use of typologies that suit the question at hand – and on the understanding that not all production and consumption decisions are shaped by income . Extensive surveys of the literature across all cities also have an important role, for instance to consolidate the wealth of life cycle and emissions inventory cases, thereby examining the collective impacts of cities and verifying top-down accounts .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w:delText>
        </w:r>
        <w:r>
          <w:lastRenderedPageBreak/>
          <w:delText>embracing interdisciplinary and complementary methods, and developing new routes towards research synthesis.</w:delText>
        </w:r>
      </w:del>
    </w:p>
    <w:p w14:paraId="0F51671F" w14:textId="72221D14" w:rsidR="002B1A6B" w:rsidRDefault="005E0A73" w:rsidP="003B0CEB">
      <w:pPr>
        <w:pStyle w:val="Heading2"/>
      </w:pPr>
      <w:r>
        <w:t>Conclusion</w:t>
      </w:r>
    </w:p>
    <w:p w14:paraId="5731EB70" w14:textId="7A9510FB" w:rsidR="00064E70" w:rsidRDefault="002B1A6B" w:rsidP="005843B7">
      <w:pPr>
        <w:spacing w:line="480" w:lineRule="auto"/>
        <w:rPr>
          <w:del w:id="909" w:author="William Lamb" w:date="2018-11-16T17:10:00Z"/>
          <w:rFonts w:ascii="Calibri" w:eastAsia="Calibri" w:hAnsi="Calibri" w:cs="Calibri"/>
        </w:rPr>
      </w:pPr>
      <w:moveToRangeStart w:id="910" w:author="William Lamb" w:date="2018-11-16T17:10:00Z" w:name="move530151539"/>
      <w:moveTo w:id="911" w:author="William Lamb" w:date="2018-11-16T17:10:00Z">
        <w:r>
          <w:t xml:space="preserve">Learning about urban climate solutions requires the scientific exploration of what policies and measures work, under what conditions, and why. </w:t>
        </w:r>
      </w:moveTo>
      <w:moveToRangeEnd w:id="910"/>
      <w:ins w:id="912" w:author="William Lamb" w:date="2018-11-16T17:10:00Z">
        <w:r>
          <w:t xml:space="preserve">Global, quantitative studies can </w:t>
        </w:r>
      </w:ins>
      <w:ins w:id="913" w:author="Felix Creutzig" w:date="2018-11-28T08:26:00Z">
        <w:r w:rsidR="00EE0B3F">
          <w:t xml:space="preserve">identify such solutions </w:t>
        </w:r>
      </w:ins>
      <w:ins w:id="914" w:author="William Lamb" w:date="2018-11-16T17:10:00Z">
        <w:del w:id="915" w:author="Felix Creutzig" w:date="2018-11-28T08:26:00Z">
          <w:r w:rsidDel="00EE0B3F">
            <w:delText xml:space="preserve">elude </w:delText>
          </w:r>
        </w:del>
        <w:del w:id="916" w:author="Felix Creutzig" w:date="2018-11-28T08:25:00Z">
          <w:r w:rsidDel="00EE0B3F">
            <w:delText xml:space="preserve">to </w:delText>
          </w:r>
        </w:del>
        <w:del w:id="917" w:author="Felix Creutzig" w:date="2018-11-28T08:26:00Z">
          <w:r w:rsidDel="00EE0B3F">
            <w:delText xml:space="preserve">these questions </w:delText>
          </w:r>
        </w:del>
        <w:r>
          <w:t xml:space="preserve">in part </w:t>
        </w:r>
      </w:ins>
      <w:r>
        <w:fldChar w:fldCharType="begin" w:fldLock="1"/>
      </w:r>
      <w:r w:rsidR="00D54BA4">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4,32,59&lt;/sup&gt;","plainTextFormattedCitation":"4,32,59","previouslyFormattedCitation":"&lt;sup&gt;4,32,58&lt;/sup&gt;"},"properties":{"noteIndex":0},"schema":"https://github.com/citation-style-language/schema/raw/master/csl-citation.json"}</w:instrText>
      </w:r>
      <w:r>
        <w:fldChar w:fldCharType="separate"/>
      </w:r>
      <w:r w:rsidR="00D54BA4" w:rsidRPr="00D54BA4">
        <w:rPr>
          <w:noProof/>
          <w:vertAlign w:val="superscript"/>
        </w:rPr>
        <w:t>4,32,59</w:t>
      </w:r>
      <w:r>
        <w:fldChar w:fldCharType="end"/>
      </w:r>
      <w:ins w:id="918" w:author="William Lamb" w:date="2018-11-16T17:10:00Z">
        <w:r>
          <w:t>.</w:t>
        </w:r>
      </w:ins>
      <w:moveToRangeStart w:id="919" w:author="William Lamb" w:date="2018-11-16T17:10:00Z" w:name="move530151540"/>
      <w:moveTo w:id="920" w:author="William Lamb" w:date="2018-11-16T17:10:00Z">
        <w:r>
          <w:t xml:space="preserve"> But for many mitigation topics, more fine-grained approaches are needed, particularly when it comes to the social and political economic conditions that hinder and shape reforms on the ground. </w:t>
        </w:r>
      </w:moveTo>
      <w:moveToRangeEnd w:id="919"/>
      <w:ins w:id="921" w:author="William Lamb" w:date="2018-11-16T17:10:00Z">
        <w:r>
          <w:t xml:space="preserve">Case studies can do the work, with their targeted focus and varied opportunities for generalisation and learning. But despite many recent commentaries highlighting the manifold challenges (and opportunities) of an urban focus in climate mitigation </w:t>
        </w:r>
      </w:ins>
      <w:r>
        <w:fldChar w:fldCharType="begin" w:fldLock="1"/>
      </w:r>
      <w:r w:rsidR="00D54BA4">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1,60–64&lt;/sup&gt;","plainTextFormattedCitation":"1,60–64","previouslyFormattedCitation":"&lt;sup&gt;1,59–63&lt;/sup&gt;"},"properties":{"noteIndex":0},"schema":"https://github.com/citation-style-language/schema/raw/master/csl-citation.json"}</w:instrText>
      </w:r>
      <w:r>
        <w:fldChar w:fldCharType="separate"/>
      </w:r>
      <w:r w:rsidR="00D54BA4" w:rsidRPr="00D54BA4">
        <w:rPr>
          <w:noProof/>
          <w:vertAlign w:val="superscript"/>
        </w:rPr>
        <w:t>1,60–64</w:t>
      </w:r>
      <w:r>
        <w:fldChar w:fldCharType="end"/>
      </w:r>
      <w:del w:id="922" w:author="William Lamb" w:date="2018-11-16T17:10:00Z">
        <w:r w:rsidR="00E405FD">
          <w:rPr>
            <w:rFonts w:ascii="Calibri" w:eastAsia="Calibri" w:hAnsi="Calibri" w:cs="Calibri"/>
          </w:rPr>
          <w:delText xml:space="preserve">As cities begin to implement local climate mitigation agendas, it will become increasingly important to build a supportive </w:delText>
        </w:r>
        <w:r w:rsidR="00A757E8">
          <w:rPr>
            <w:rFonts w:ascii="Calibri" w:eastAsia="Calibri" w:hAnsi="Calibri" w:cs="Calibri"/>
          </w:rPr>
          <w:delText>evidence</w:delText>
        </w:r>
        <w:r w:rsidR="002B0012">
          <w:rPr>
            <w:rFonts w:ascii="Calibri" w:eastAsia="Calibri" w:hAnsi="Calibri" w:cs="Calibri"/>
          </w:rPr>
          <w:delText xml:space="preserve"> base.</w:delText>
        </w:r>
        <w:r w:rsidR="002B0012" w:rsidRPr="002B0012">
          <w:rPr>
            <w:rFonts w:ascii="Calibri" w:eastAsia="Calibri" w:hAnsi="Calibri" w:cs="Calibri"/>
          </w:rPr>
          <w:delText xml:space="preserve"> </w:delText>
        </w:r>
        <w:r w:rsidR="00A757E8">
          <w:rPr>
            <w:rFonts w:ascii="Calibri" w:eastAsia="Calibri" w:hAnsi="Calibri" w:cs="Calibri"/>
          </w:rPr>
          <w:delText>Urban climate solutions</w:delText>
        </w:r>
        <w:r w:rsidR="008E527D">
          <w:rPr>
            <w:rFonts w:ascii="Calibri" w:eastAsia="Calibri" w:hAnsi="Calibri" w:cs="Calibri"/>
          </w:rPr>
          <w:delText>, where demand-side measures dominate,</w:delText>
        </w:r>
        <w:r w:rsidR="00A757E8">
          <w:rPr>
            <w:rFonts w:ascii="Calibri" w:eastAsia="Calibri" w:hAnsi="Calibri" w:cs="Calibri"/>
          </w:rPr>
          <w:delText xml:space="preserve"> epitomise complex interventions</w:delText>
        </w:r>
        <w:r w:rsidR="008E527D">
          <w:rPr>
            <w:rFonts w:ascii="Calibri" w:eastAsia="Calibri" w:hAnsi="Calibri" w:cs="Calibri"/>
          </w:rPr>
          <w:delText>. They involve</w:delText>
        </w:r>
        <w:r w:rsidR="00A757E8">
          <w:rPr>
            <w:rFonts w:ascii="Calibri" w:eastAsia="Calibri" w:hAnsi="Calibri" w:cs="Calibri"/>
          </w:rPr>
          <w:delText xml:space="preserve"> </w:delText>
        </w:r>
        <w:r w:rsidR="008E527D">
          <w:rPr>
            <w:rFonts w:ascii="Calibri" w:eastAsia="Calibri" w:hAnsi="Calibri" w:cs="Calibri"/>
          </w:rPr>
          <w:delText>everyday habits and behaviours, across multiple actors and governance scales.</w:delText>
        </w:r>
        <w:r w:rsidR="00A757E8">
          <w:rPr>
            <w:rFonts w:ascii="Calibri" w:eastAsia="Calibri" w:hAnsi="Calibri" w:cs="Calibri"/>
          </w:rPr>
          <w:delText xml:space="preserve"> </w:delText>
        </w:r>
        <w:r w:rsidR="002B0012">
          <w:rPr>
            <w:rFonts w:ascii="Calibri" w:eastAsia="Calibri" w:hAnsi="Calibri" w:cs="Calibri"/>
          </w:rPr>
          <w:delText xml:space="preserve">Evidence-based policy </w:delText>
        </w:r>
        <w:r w:rsidR="00A757E8">
          <w:rPr>
            <w:rFonts w:ascii="Calibri" w:eastAsia="Calibri" w:hAnsi="Calibri" w:cs="Calibri"/>
          </w:rPr>
          <w:delText xml:space="preserve">for such interventions </w:delText>
        </w:r>
        <w:r w:rsidR="002B0012">
          <w:rPr>
            <w:rFonts w:ascii="Calibri" w:eastAsia="Calibri" w:hAnsi="Calibri" w:cs="Calibri"/>
          </w:rPr>
          <w:delText xml:space="preserve">requires an understanding </w:delText>
        </w:r>
        <w:r w:rsidR="008E527D">
          <w:rPr>
            <w:rFonts w:ascii="Calibri" w:eastAsia="Calibri" w:hAnsi="Calibri" w:cs="Calibri"/>
          </w:rPr>
          <w:delText xml:space="preserve">of not just </w:delText>
        </w:r>
        <w:r w:rsidR="002B0012">
          <w:rPr>
            <w:rFonts w:ascii="Calibri" w:eastAsia="Calibri" w:hAnsi="Calibri" w:cs="Calibri"/>
          </w:rPr>
          <w:delText xml:space="preserve">the potential and effectiveness of different policies, but </w:delText>
        </w:r>
        <w:r w:rsidR="008E527D">
          <w:rPr>
            <w:rFonts w:ascii="Calibri" w:eastAsia="Calibri" w:hAnsi="Calibri" w:cs="Calibri"/>
          </w:rPr>
          <w:delText xml:space="preserve">the reasons </w:delText>
        </w:r>
        <w:r w:rsidR="002B0012">
          <w:rPr>
            <w:rFonts w:ascii="Calibri" w:eastAsia="Calibri" w:hAnsi="Calibri" w:cs="Calibri"/>
          </w:rPr>
          <w:delText xml:space="preserve">why interventions work or do not work under varying contexts and circumstances . </w:delText>
        </w:r>
        <w:r w:rsidR="00E2030E">
          <w:rPr>
            <w:rFonts w:ascii="Calibri" w:eastAsia="Calibri" w:hAnsi="Calibri" w:cs="Calibri"/>
          </w:rPr>
          <w:delText>C</w:delText>
        </w:r>
        <w:r w:rsidR="003C71AA">
          <w:rPr>
            <w:rFonts w:ascii="Calibri" w:eastAsia="Calibri" w:hAnsi="Calibri" w:cs="Calibri"/>
          </w:rPr>
          <w:delText>ase studies have a central role in uncovering the</w:delText>
        </w:r>
        <w:r w:rsidR="00E2030E">
          <w:rPr>
            <w:rFonts w:ascii="Calibri" w:eastAsia="Calibri" w:hAnsi="Calibri" w:cs="Calibri"/>
          </w:rPr>
          <w:delText>se</w:delText>
        </w:r>
        <w:r w:rsidR="003C71AA">
          <w:rPr>
            <w:rFonts w:ascii="Calibri" w:eastAsia="Calibri" w:hAnsi="Calibri" w:cs="Calibri"/>
          </w:rPr>
          <w:delText xml:space="preserve"> </w:delText>
        </w:r>
        <w:r w:rsidR="00E2030E">
          <w:rPr>
            <w:rFonts w:ascii="Calibri" w:eastAsia="Calibri" w:hAnsi="Calibri" w:cs="Calibri"/>
          </w:rPr>
          <w:delText xml:space="preserve">contextual </w:delText>
        </w:r>
        <w:r w:rsidR="003C71AA">
          <w:rPr>
            <w:rFonts w:ascii="Calibri" w:eastAsia="Calibri" w:hAnsi="Calibri" w:cs="Calibri"/>
          </w:rPr>
          <w:delText>conditions</w:delText>
        </w:r>
        <w:r w:rsidR="00E2030E">
          <w:rPr>
            <w:rFonts w:ascii="Calibri" w:eastAsia="Calibri" w:hAnsi="Calibri" w:cs="Calibri"/>
          </w:rPr>
          <w:delText>, but</w:delText>
        </w:r>
        <w:r w:rsidR="003C71AA">
          <w:rPr>
            <w:rFonts w:ascii="Calibri" w:eastAsia="Calibri" w:hAnsi="Calibri" w:cs="Calibri"/>
          </w:rPr>
          <w:delText xml:space="preserve"> the current state of the literature in terms of city coverage, topic scope, and progress on comparative studies and systematic reviews is basically unknown. Nor has there been </w:delText>
        </w:r>
        <w:r w:rsidR="00AC7706">
          <w:rPr>
            <w:rFonts w:ascii="Calibri" w:eastAsia="Calibri" w:hAnsi="Calibri" w:cs="Calibri"/>
          </w:rPr>
          <w:delText>adequate</w:delText>
        </w:r>
        <w:r w:rsidR="003C71AA">
          <w:rPr>
            <w:rFonts w:ascii="Calibri" w:eastAsia="Calibri" w:hAnsi="Calibri" w:cs="Calibri"/>
          </w:rPr>
          <w:delText xml:space="preserve"> </w:delText>
        </w:r>
        <w:r w:rsidR="00E2030E">
          <w:rPr>
            <w:rFonts w:ascii="Calibri" w:eastAsia="Calibri" w:hAnsi="Calibri" w:cs="Calibri"/>
          </w:rPr>
          <w:delText>discussion of</w:delText>
        </w:r>
        <w:r w:rsidR="003C71AA">
          <w:rPr>
            <w:rFonts w:ascii="Calibri" w:eastAsia="Calibri" w:hAnsi="Calibri" w:cs="Calibri"/>
          </w:rPr>
          <w:delText xml:space="preserve"> </w:delText>
        </w:r>
        <w:r w:rsidR="00AC7706">
          <w:rPr>
            <w:rFonts w:ascii="Calibri" w:eastAsia="Calibri" w:hAnsi="Calibri" w:cs="Calibri"/>
          </w:rPr>
          <w:delText xml:space="preserve">how </w:delText>
        </w:r>
        <w:r w:rsidR="003C71AA">
          <w:rPr>
            <w:rFonts w:ascii="Calibri" w:eastAsia="Calibri" w:hAnsi="Calibri" w:cs="Calibri"/>
          </w:rPr>
          <w:delText xml:space="preserve">to learn from </w:delText>
        </w:r>
        <w:r w:rsidR="00AC7706">
          <w:rPr>
            <w:rFonts w:ascii="Calibri" w:eastAsia="Calibri" w:hAnsi="Calibri" w:cs="Calibri"/>
          </w:rPr>
          <w:delText xml:space="preserve">and utilise </w:delText>
        </w:r>
        <w:r w:rsidR="008E527D">
          <w:rPr>
            <w:rFonts w:ascii="Calibri" w:eastAsia="Calibri" w:hAnsi="Calibri" w:cs="Calibri"/>
          </w:rPr>
          <w:delText xml:space="preserve">current and future </w:delText>
        </w:r>
        <w:r w:rsidR="003C71AA">
          <w:rPr>
            <w:rFonts w:ascii="Calibri" w:eastAsia="Calibri" w:hAnsi="Calibri" w:cs="Calibri"/>
          </w:rPr>
          <w:delText>case studies</w:delText>
        </w:r>
        <w:r w:rsidR="00DF3238">
          <w:rPr>
            <w:rFonts w:ascii="Calibri" w:eastAsia="Calibri" w:hAnsi="Calibri" w:cs="Calibri"/>
          </w:rPr>
          <w:delText>, rendering them an unexploited resource</w:delText>
        </w:r>
        <w:r w:rsidR="00D32D9F">
          <w:rPr>
            <w:rFonts w:ascii="Calibri" w:eastAsia="Calibri" w:hAnsi="Calibri" w:cs="Calibri"/>
          </w:rPr>
          <w:delText xml:space="preserve">. </w:delText>
        </w:r>
        <w:r w:rsidR="003C71AA">
          <w:rPr>
            <w:rFonts w:ascii="Calibri" w:eastAsia="Calibri" w:hAnsi="Calibri" w:cs="Calibri"/>
          </w:rPr>
          <w:delText xml:space="preserve">In this perspective we address these issues </w:delText>
        </w:r>
        <w:r w:rsidR="00D32D9F">
          <w:rPr>
            <w:rFonts w:ascii="Calibri" w:eastAsia="Calibri" w:hAnsi="Calibri" w:cs="Calibri"/>
          </w:rPr>
          <w:delText>and suggest ways forward.</w:delText>
        </w:r>
      </w:del>
    </w:p>
    <w:p w14:paraId="18BDA237" w14:textId="7EFDC65E" w:rsidR="002B1A6B" w:rsidRDefault="002B1A6B">
      <w:pPr>
        <w:spacing w:line="480" w:lineRule="auto"/>
        <w:rPr>
          <w:ins w:id="923" w:author="William Lamb" w:date="2018-11-16T17:10:00Z"/>
        </w:rPr>
      </w:pPr>
      <w:ins w:id="924" w:author="William Lamb" w:date="2018-11-16T17:10:00Z">
        <w:r>
          <w:t xml:space="preserve">, there </w:t>
        </w:r>
        <w:del w:id="925" w:author="Felix Creutzig" w:date="2018-11-23T11:26:00Z">
          <w:r w:rsidDel="009C035D">
            <w:delText>has been no reflection on how to best exploit this extensive body of knowledge</w:delText>
          </w:r>
        </w:del>
      </w:ins>
      <w:ins w:id="926" w:author="William Lamb" w:date="2018-11-27T13:09:00Z">
        <w:r w:rsidR="00285959">
          <w:t xml:space="preserve">has been little reflection on </w:t>
        </w:r>
      </w:ins>
      <w:ins w:id="927" w:author="Felix Creutzig" w:date="2018-11-23T11:26:00Z">
        <w:del w:id="928" w:author="William Lamb" w:date="2018-11-27T13:09:00Z">
          <w:r w:rsidR="009C035D" w:rsidDel="00285959">
            <w:delText xml:space="preserve">is </w:delText>
          </w:r>
        </w:del>
        <w:del w:id="929" w:author="William Lamb" w:date="2018-11-27T13:10:00Z">
          <w:r w:rsidR="009C035D" w:rsidDel="00285959">
            <w:delText xml:space="preserve">huge </w:delText>
          </w:r>
        </w:del>
        <w:del w:id="930" w:author="William Lamb" w:date="2018-11-27T13:09:00Z">
          <w:r w:rsidR="009C035D" w:rsidDel="00285959">
            <w:delText xml:space="preserve">additional </w:delText>
          </w:r>
        </w:del>
        <w:del w:id="931" w:author="William Lamb" w:date="2018-11-30T11:41:00Z">
          <w:r w:rsidR="009C035D" w:rsidDel="00E31BCA">
            <w:delText>potential</w:delText>
          </w:r>
        </w:del>
      </w:ins>
      <w:ins w:id="932" w:author="William Lamb" w:date="2018-11-30T11:41:00Z">
        <w:r w:rsidR="00E31BCA">
          <w:t>how</w:t>
        </w:r>
      </w:ins>
      <w:ins w:id="933" w:author="Felix Creutzig" w:date="2018-11-23T11:26:00Z">
        <w:r w:rsidR="009C035D">
          <w:t xml:space="preserve"> </w:t>
        </w:r>
      </w:ins>
      <w:ins w:id="934" w:author="William Lamb" w:date="2018-11-27T13:09:00Z">
        <w:r w:rsidR="00285959">
          <w:t xml:space="preserve">to </w:t>
        </w:r>
      </w:ins>
      <w:ins w:id="935" w:author="Felix Creutzig" w:date="2018-11-23T11:26:00Z">
        <w:del w:id="936" w:author="William Lamb" w:date="2018-11-27T13:09:00Z">
          <w:r w:rsidR="009C035D" w:rsidDel="00285959">
            <w:delText xml:space="preserve">in </w:delText>
          </w:r>
        </w:del>
        <w:r w:rsidR="009C035D">
          <w:t>generat</w:t>
        </w:r>
      </w:ins>
      <w:ins w:id="937" w:author="William Lamb" w:date="2018-11-27T13:10:00Z">
        <w:r w:rsidR="00285959">
          <w:t xml:space="preserve">e </w:t>
        </w:r>
      </w:ins>
      <w:ins w:id="938" w:author="Felix Creutzig" w:date="2018-11-23T11:26:00Z">
        <w:del w:id="939" w:author="William Lamb" w:date="2018-11-27T13:10:00Z">
          <w:r w:rsidR="009C035D" w:rsidDel="00285959">
            <w:delText xml:space="preserve">ing </w:delText>
          </w:r>
        </w:del>
        <w:r w:rsidR="009C035D">
          <w:t xml:space="preserve">insights </w:t>
        </w:r>
      </w:ins>
      <w:ins w:id="940" w:author="William Lamb" w:date="2018-11-27T11:45:00Z">
        <w:r w:rsidR="009F58C6">
          <w:t xml:space="preserve">from cases </w:t>
        </w:r>
      </w:ins>
      <w:ins w:id="941" w:author="William Lamb" w:date="2018-11-27T13:10:00Z">
        <w:r w:rsidR="00285959">
          <w:t>using additional layers of mapping, comparison and synthesis</w:t>
        </w:r>
      </w:ins>
      <w:ins w:id="942" w:author="William Lamb" w:date="2018-11-27T11:45:00Z">
        <w:r w:rsidR="009F58C6">
          <w:t>.</w:t>
        </w:r>
      </w:ins>
      <w:ins w:id="943" w:author="Felix Creutzig" w:date="2018-11-23T11:26:00Z">
        <w:del w:id="944" w:author="William Lamb" w:date="2018-11-27T11:45:00Z">
          <w:r w:rsidR="009C035D" w:rsidDel="009F58C6">
            <w:delText>by an additional layer of systematic approaches</w:delText>
          </w:r>
        </w:del>
      </w:ins>
      <w:ins w:id="945" w:author="William Lamb" w:date="2018-11-16T17:10:00Z">
        <w:r>
          <w:t xml:space="preserve"> Dedicated efforts </w:t>
        </w:r>
      </w:ins>
      <w:ins w:id="946" w:author="William Lamb" w:date="2018-11-27T13:10:00Z">
        <w:r w:rsidR="00285959">
          <w:t>in these areas</w:t>
        </w:r>
      </w:ins>
      <w:ins w:id="947" w:author="William Lamb" w:date="2018-11-30T11:42:00Z">
        <w:r w:rsidR="00E31BCA">
          <w:t>,</w:t>
        </w:r>
      </w:ins>
      <w:ins w:id="948" w:author="William Lamb" w:date="2018-11-27T13:11:00Z">
        <w:r w:rsidR="00285959">
          <w:t xml:space="preserve"> </w:t>
        </w:r>
      </w:ins>
      <w:ins w:id="949" w:author="William Lamb" w:date="2018-11-16T17:10:00Z">
        <w:del w:id="950" w:author="Felix Creutzig" w:date="2018-11-23T11:25:00Z">
          <w:r w:rsidDel="009C035D">
            <w:delText>are needed</w:delText>
          </w:r>
          <w:r w:rsidR="00285959">
            <w:delText>,</w:delText>
          </w:r>
        </w:del>
        <w:r w:rsidR="00E31BCA">
          <w:t>integrating</w:t>
        </w:r>
        <w:r w:rsidR="00285959">
          <w:t xml:space="preserve"> cases </w:t>
        </w:r>
        <w:r>
          <w:t>in a wider project of learning</w:t>
        </w:r>
      </w:ins>
      <w:ins w:id="951" w:author="William Lamb" w:date="2018-11-30T11:42:00Z">
        <w:r w:rsidR="00E31BCA">
          <w:t>,</w:t>
        </w:r>
      </w:ins>
      <w:ins w:id="952" w:author="William Lamb" w:date="2018-11-27T13:12:00Z">
        <w:r w:rsidR="006928C1">
          <w:t xml:space="preserve"> </w:t>
        </w:r>
      </w:ins>
      <w:ins w:id="953" w:author="William Lamb" w:date="2018-11-16T17:10:00Z">
        <w:del w:id="954" w:author="Felix Creutzig" w:date="2018-11-23T11:26:00Z">
          <w:r w:rsidDel="009C035D">
            <w:delText xml:space="preserve">– else </w:delText>
          </w:r>
          <w:r w:rsidDel="009C035D">
            <w:lastRenderedPageBreak/>
            <w:delText>they will remain an unexploited resource</w:delText>
          </w:r>
        </w:del>
      </w:ins>
      <w:ins w:id="955" w:author="Felix Creutzig" w:date="2018-11-23T11:26:00Z">
        <w:r w:rsidR="009C035D">
          <w:t>will generate substantial value for scientific assessment and urban practitioners of climate change mitigation</w:t>
        </w:r>
      </w:ins>
      <w:ins w:id="956" w:author="William Lamb" w:date="2018-11-16T17:10:00Z">
        <w:r>
          <w:t>.</w:t>
        </w:r>
      </w:ins>
    </w:p>
    <w:p w14:paraId="4F821F0E" w14:textId="42DE36BF" w:rsidR="000A0BB2" w:rsidRDefault="00A609E4" w:rsidP="00472744">
      <w:pPr>
        <w:spacing w:line="480" w:lineRule="auto"/>
        <w:rPr>
          <w:rFonts w:ascii="Calibri" w:eastAsia="Calibri" w:hAnsi="Calibri" w:cs="Calibri"/>
        </w:rPr>
      </w:pPr>
      <w:ins w:id="957" w:author="Jan Minx" w:date="2018-11-26T05:46:00Z">
        <w:r>
          <w:rPr>
            <w:rFonts w:ascii="Calibri" w:eastAsia="Calibri" w:hAnsi="Calibri" w:cs="Calibri"/>
          </w:rPr>
          <w:t>Urban climate</w:t>
        </w:r>
      </w:ins>
      <w:ins w:id="958" w:author="William Lamb" w:date="2018-11-27T11:46:00Z">
        <w:r w:rsidR="009F58C6">
          <w:rPr>
            <w:rFonts w:ascii="Calibri" w:eastAsia="Calibri" w:hAnsi="Calibri" w:cs="Calibri"/>
          </w:rPr>
          <w:t xml:space="preserve"> assessments</w:t>
        </w:r>
      </w:ins>
      <w:ins w:id="959" w:author="Jan Minx" w:date="2018-11-26T05:46:00Z">
        <w:del w:id="960" w:author="William Lamb" w:date="2018-11-27T11:46:00Z">
          <w:r w:rsidDel="009F58C6">
            <w:rPr>
              <w:rFonts w:ascii="Calibri" w:eastAsia="Calibri" w:hAnsi="Calibri" w:cs="Calibri"/>
            </w:rPr>
            <w:delText xml:space="preserve"> change</w:delText>
          </w:r>
        </w:del>
        <w:r>
          <w:rPr>
            <w:rFonts w:ascii="Calibri" w:eastAsia="Calibri" w:hAnsi="Calibri" w:cs="Calibri"/>
          </w:rPr>
          <w:t xml:space="preserve"> have suffered from </w:t>
        </w:r>
      </w:ins>
      <w:ins w:id="961" w:author="William Lamb" w:date="2018-11-27T11:46:00Z">
        <w:r w:rsidR="009F58C6">
          <w:rPr>
            <w:rFonts w:ascii="Calibri" w:eastAsia="Calibri" w:hAnsi="Calibri" w:cs="Calibri"/>
          </w:rPr>
          <w:t xml:space="preserve">the </w:t>
        </w:r>
      </w:ins>
      <w:ins w:id="962" w:author="Jan Minx" w:date="2018-11-26T05:46:00Z">
        <w:r>
          <w:rPr>
            <w:rFonts w:ascii="Calibri" w:eastAsia="Calibri" w:hAnsi="Calibri" w:cs="Calibri"/>
          </w:rPr>
          <w:t xml:space="preserve">anecdotal use of </w:t>
        </w:r>
        <w:del w:id="963" w:author="William Lamb" w:date="2018-11-27T11:46:00Z">
          <w:r w:rsidDel="009F58C6">
            <w:rPr>
              <w:rFonts w:ascii="Calibri" w:eastAsia="Calibri" w:hAnsi="Calibri" w:cs="Calibri"/>
            </w:rPr>
            <w:delText xml:space="preserve">urban </w:delText>
          </w:r>
        </w:del>
        <w:r>
          <w:rPr>
            <w:rFonts w:ascii="Calibri" w:eastAsia="Calibri" w:hAnsi="Calibri" w:cs="Calibri"/>
          </w:rPr>
          <w:t>case</w:t>
        </w:r>
      </w:ins>
      <w:ins w:id="964" w:author="William Lamb" w:date="2018-11-27T11:46:00Z">
        <w:r w:rsidR="009F58C6">
          <w:rPr>
            <w:rFonts w:ascii="Calibri" w:eastAsia="Calibri" w:hAnsi="Calibri" w:cs="Calibri"/>
          </w:rPr>
          <w:t>s</w:t>
        </w:r>
      </w:ins>
      <w:ins w:id="965" w:author="Jan Minx" w:date="2018-11-26T05:46:00Z">
        <w:r>
          <w:rPr>
            <w:rFonts w:ascii="Calibri" w:eastAsia="Calibri" w:hAnsi="Calibri" w:cs="Calibri"/>
          </w:rPr>
          <w:t xml:space="preserve"> and a</w:t>
        </w:r>
      </w:ins>
      <w:ins w:id="966" w:author="William Lamb" w:date="2018-11-27T11:46:00Z">
        <w:r w:rsidR="009F58C6">
          <w:rPr>
            <w:rFonts w:ascii="Calibri" w:eastAsia="Calibri" w:hAnsi="Calibri" w:cs="Calibri"/>
          </w:rPr>
          <w:t xml:space="preserve"> poor overview</w:t>
        </w:r>
      </w:ins>
      <w:ins w:id="967" w:author="Jan Minx" w:date="2018-11-26T05:46:00Z">
        <w:del w:id="968" w:author="William Lamb" w:date="2018-11-27T11:46:00Z">
          <w:r w:rsidDel="009F58C6">
            <w:rPr>
              <w:rFonts w:ascii="Calibri" w:eastAsia="Calibri" w:hAnsi="Calibri" w:cs="Calibri"/>
            </w:rPr>
            <w:delText xml:space="preserve"> lack of understanding</w:delText>
          </w:r>
        </w:del>
        <w:r>
          <w:rPr>
            <w:rFonts w:ascii="Calibri" w:eastAsia="Calibri" w:hAnsi="Calibri" w:cs="Calibri"/>
          </w:rPr>
          <w:t xml:space="preserve"> of the available evidence base. </w:t>
        </w:r>
      </w:ins>
      <w:ins w:id="969" w:author="Jan Minx" w:date="2018-11-26T05:47:00Z">
        <w:r>
          <w:rPr>
            <w:rFonts w:ascii="Calibri" w:eastAsia="Calibri" w:hAnsi="Calibri" w:cs="Calibri"/>
          </w:rPr>
          <w:t>We identify</w:t>
        </w:r>
      </w:ins>
      <w:del w:id="970" w:author="Jan Minx" w:date="2018-11-26T05:47:00Z">
        <w:r w:rsidR="009E79F3" w:rsidDel="00A609E4">
          <w:rPr>
            <w:rFonts w:ascii="Calibri" w:eastAsia="Calibri" w:hAnsi="Calibri" w:cs="Calibri"/>
          </w:rPr>
          <w:delText>Our analysis suggests there is a wealth of case study evidence available –</w:delText>
        </w:r>
      </w:del>
      <w:r w:rsidR="009E79F3">
        <w:rPr>
          <w:rFonts w:ascii="Calibri" w:eastAsia="Calibri" w:hAnsi="Calibri" w:cs="Calibri"/>
        </w:rPr>
        <w:t xml:space="preserve"> </w:t>
      </w:r>
      <w:del w:id="971" w:author="William Lamb" w:date="2018-11-16T17:10:00Z">
        <w:r w:rsidR="009E79F3">
          <w:rPr>
            <w:rFonts w:ascii="Calibri" w:eastAsia="Calibri" w:hAnsi="Calibri" w:cs="Calibri"/>
          </w:rPr>
          <w:delText>3,440</w:delText>
        </w:r>
      </w:del>
      <w:ins w:id="972" w:author="William Lamb" w:date="2018-11-16T17:10:00Z">
        <w:r w:rsidR="00274FC7">
          <w:rPr>
            <w:rFonts w:ascii="Calibri" w:eastAsia="Calibri" w:hAnsi="Calibri" w:cs="Calibri"/>
          </w:rPr>
          <w:t>4,051</w:t>
        </w:r>
      </w:ins>
      <w:r w:rsidR="009E79F3">
        <w:rPr>
          <w:rFonts w:ascii="Calibri" w:eastAsia="Calibri" w:hAnsi="Calibri" w:cs="Calibri"/>
        </w:rPr>
        <w:t xml:space="preserve"> studies to date</w:t>
      </w:r>
      <w:ins w:id="973" w:author="Jan Minx" w:date="2018-11-26T05:48:00Z">
        <w:r>
          <w:rPr>
            <w:rFonts w:ascii="Calibri" w:eastAsia="Calibri" w:hAnsi="Calibri" w:cs="Calibri"/>
          </w:rPr>
          <w:t xml:space="preserve"> and make them available for systematic assessments in the future</w:t>
        </w:r>
      </w:ins>
      <w:r w:rsidR="00D70AAB">
        <w:rPr>
          <w:rFonts w:ascii="Calibri" w:eastAsia="Calibri" w:hAnsi="Calibri" w:cs="Calibri"/>
        </w:rPr>
        <w:t xml:space="preserve">. </w:t>
      </w:r>
      <w:r w:rsidR="009E79F3">
        <w:rPr>
          <w:rFonts w:ascii="Calibri" w:eastAsia="Calibri" w:hAnsi="Calibri" w:cs="Calibri"/>
        </w:rPr>
        <w:t>Since we captured only ‘climate mitigation’ articles in a broad brush approach</w:t>
      </w:r>
      <w:ins w:id="974" w:author="Jan Minx" w:date="2018-11-26T05:49:00Z">
        <w:r>
          <w:rPr>
            <w:rFonts w:ascii="Calibri" w:eastAsia="Calibri" w:hAnsi="Calibri" w:cs="Calibri"/>
          </w:rPr>
          <w:t xml:space="preserve"> and limited our efforts to the Web of Science and Scopus as two of the largest scientific publication databases</w:t>
        </w:r>
      </w:ins>
      <w:r w:rsidR="009E79F3">
        <w:rPr>
          <w:rFonts w:ascii="Calibri" w:eastAsia="Calibri" w:hAnsi="Calibri" w:cs="Calibri"/>
        </w:rPr>
        <w:t xml:space="preserve">, this is </w:t>
      </w:r>
      <w:del w:id="975" w:author="Jan Minx" w:date="2018-11-26T05:50:00Z">
        <w:r w:rsidR="009E79F3" w:rsidDel="00A609E4">
          <w:rPr>
            <w:rFonts w:ascii="Calibri" w:eastAsia="Calibri" w:hAnsi="Calibri" w:cs="Calibri"/>
          </w:rPr>
          <w:delText xml:space="preserve">likely </w:delText>
        </w:r>
      </w:del>
      <w:ins w:id="976" w:author="Jan Minx" w:date="2018-11-26T05:50:00Z">
        <w:r>
          <w:rPr>
            <w:rFonts w:ascii="Calibri" w:eastAsia="Calibri" w:hAnsi="Calibri" w:cs="Calibri"/>
          </w:rPr>
          <w:t xml:space="preserve">still </w:t>
        </w:r>
      </w:ins>
      <w:r w:rsidR="009E79F3">
        <w:rPr>
          <w:rFonts w:ascii="Calibri" w:eastAsia="Calibri" w:hAnsi="Calibri" w:cs="Calibri"/>
        </w:rPr>
        <w:t>an underestimate that does not reveal the full extent of sector-</w:t>
      </w:r>
      <w:ins w:id="977" w:author="Jan Minx" w:date="2018-11-26T05:51:00Z">
        <w:r>
          <w:rPr>
            <w:rFonts w:ascii="Calibri" w:eastAsia="Calibri" w:hAnsi="Calibri" w:cs="Calibri"/>
          </w:rPr>
          <w:t xml:space="preserve"> and country-</w:t>
        </w:r>
      </w:ins>
      <w:r w:rsidR="009E79F3">
        <w:rPr>
          <w:rFonts w:ascii="Calibri" w:eastAsia="Calibri" w:hAnsi="Calibri" w:cs="Calibri"/>
        </w:rPr>
        <w:t xml:space="preserve">specific research </w:t>
      </w:r>
      <w:r w:rsidR="009E79F3">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9E79F3">
        <w:rPr>
          <w:rFonts w:ascii="Calibri" w:eastAsia="Calibri" w:hAnsi="Calibri" w:cs="Calibri"/>
        </w:rPr>
        <w:fldChar w:fldCharType="separate"/>
      </w:r>
      <w:r w:rsidR="008E40C9" w:rsidRPr="008E40C9">
        <w:rPr>
          <w:rFonts w:ascii="Calibri" w:eastAsia="Calibri" w:hAnsi="Calibri" w:cs="Calibri"/>
          <w:noProof/>
          <w:vertAlign w:val="superscript"/>
        </w:rPr>
        <w:t>6</w:t>
      </w:r>
      <w:r w:rsidR="009E79F3">
        <w:rPr>
          <w:rFonts w:ascii="Calibri" w:eastAsia="Calibri" w:hAnsi="Calibri" w:cs="Calibri"/>
        </w:rPr>
        <w:fldChar w:fldCharType="end"/>
      </w:r>
      <w:r w:rsidR="009E79F3">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w:t>
      </w:r>
      <w:del w:id="978" w:author="Jan Minx" w:date="2018-11-26T05:51:00Z">
        <w:r w:rsidR="000C7A72" w:rsidDel="00A609E4">
          <w:rPr>
            <w:rFonts w:ascii="Calibri" w:eastAsia="Calibri" w:hAnsi="Calibri" w:cs="Calibri"/>
          </w:rPr>
          <w:delText xml:space="preserve">quickly </w:delText>
        </w:r>
      </w:del>
      <w:ins w:id="979" w:author="Jan Minx" w:date="2018-11-26T05:51:00Z">
        <w:del w:id="980" w:author="William Lamb" w:date="2018-11-30T11:42:00Z">
          <w:r w:rsidDel="00E31BCA">
            <w:rPr>
              <w:rFonts w:ascii="Calibri" w:eastAsia="Calibri" w:hAnsi="Calibri" w:cs="Calibri"/>
            </w:rPr>
            <w:delText xml:space="preserve"> </w:delText>
          </w:r>
        </w:del>
      </w:ins>
      <w:r w:rsidR="009907E4">
        <w:rPr>
          <w:rFonts w:ascii="Calibri" w:eastAsia="Calibri" w:hAnsi="Calibri" w:cs="Calibri"/>
        </w:rPr>
        <w:t>developed</w:t>
      </w:r>
      <w:ins w:id="981" w:author="Jan Minx" w:date="2018-11-26T05:51:00Z">
        <w:r>
          <w:rPr>
            <w:rFonts w:ascii="Calibri" w:eastAsia="Calibri" w:hAnsi="Calibri" w:cs="Calibri"/>
          </w:rPr>
          <w:t xml:space="preserve"> more quickly</w:t>
        </w:r>
      </w:ins>
      <w:ins w:id="982" w:author="William Lamb" w:date="2018-11-30T11:42:00Z">
        <w:r w:rsidR="00E31BCA">
          <w:rPr>
            <w:rFonts w:ascii="Calibri" w:eastAsia="Calibri" w:hAnsi="Calibri" w:cs="Calibri"/>
          </w:rPr>
          <w:t xml:space="preserve"> and subsequently built upon as a community effort</w:t>
        </w:r>
      </w:ins>
      <w:r w:rsidR="00DF3238">
        <w:rPr>
          <w:rFonts w:ascii="Calibri" w:eastAsia="Calibri" w:hAnsi="Calibri" w:cs="Calibri"/>
        </w:rPr>
        <w:t>.</w:t>
      </w:r>
      <w:r w:rsidR="00D70AAB">
        <w:rPr>
          <w:rFonts w:ascii="Calibri" w:eastAsia="Calibri" w:hAnsi="Calibri" w:cs="Calibri"/>
        </w:rPr>
        <w:t xml:space="preserve"> </w:t>
      </w:r>
      <w:ins w:id="983" w:author="William Lamb" w:date="2018-11-16T17:10:00Z">
        <w:r w:rsidR="00074B5E">
          <w:rPr>
            <w:rFonts w:ascii="Calibri" w:eastAsia="Calibri" w:hAnsi="Calibri" w:cs="Calibri"/>
          </w:rPr>
          <w:t>In doing so, w</w:t>
        </w:r>
        <w:r w:rsidR="00274FC7">
          <w:rPr>
            <w:rFonts w:ascii="Calibri" w:eastAsia="Calibri" w:hAnsi="Calibri" w:cs="Calibri"/>
          </w:rPr>
          <w:t xml:space="preserve">e </w:t>
        </w:r>
      </w:ins>
      <w:ins w:id="984" w:author="William Lamb" w:date="2018-11-27T11:47:00Z">
        <w:r w:rsidR="009F58C6">
          <w:rPr>
            <w:rFonts w:ascii="Calibri" w:eastAsia="Calibri" w:hAnsi="Calibri" w:cs="Calibri"/>
          </w:rPr>
          <w:t>substantiate claims of a North/South bias</w:t>
        </w:r>
      </w:ins>
      <w:ins w:id="985" w:author="William Lamb" w:date="2018-11-27T11:48:00Z">
        <w:r w:rsidR="009F58C6">
          <w:rPr>
            <w:rFonts w:ascii="Calibri" w:eastAsia="Calibri" w:hAnsi="Calibri" w:cs="Calibri"/>
          </w:rPr>
          <w:t xml:space="preserve"> in cases with a comprehensive sample of the literature </w:t>
        </w:r>
        <w:r w:rsidR="009F58C6">
          <w:rPr>
            <w:rFonts w:ascii="Calibri" w:eastAsia="Calibri" w:hAnsi="Calibri" w:cs="Calibri"/>
          </w:rPr>
          <w:fldChar w:fldCharType="begin" w:fldLock="1"/>
        </w:r>
      </w:ins>
      <w:r w:rsidR="00D54BA4">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64&lt;/sup&gt;","plainTextFormattedCitation":"64","previouslyFormattedCitation":"&lt;sup&gt;63&lt;/sup&gt;"},"properties":{"noteIndex":0},"schema":"https://github.com/citation-style-language/schema/raw/master/csl-citation.json"}</w:instrText>
      </w:r>
      <w:r w:rsidR="009F58C6">
        <w:rPr>
          <w:rFonts w:ascii="Calibri" w:eastAsia="Calibri" w:hAnsi="Calibri" w:cs="Calibri"/>
        </w:rPr>
        <w:fldChar w:fldCharType="separate"/>
      </w:r>
      <w:r w:rsidR="00D54BA4" w:rsidRPr="00D54BA4">
        <w:rPr>
          <w:rFonts w:ascii="Calibri" w:eastAsia="Calibri" w:hAnsi="Calibri" w:cs="Calibri"/>
          <w:noProof/>
          <w:vertAlign w:val="superscript"/>
        </w:rPr>
        <w:t>64</w:t>
      </w:r>
      <w:ins w:id="986" w:author="William Lamb" w:date="2018-11-27T11:48:00Z">
        <w:r w:rsidR="009F58C6">
          <w:rPr>
            <w:rFonts w:ascii="Calibri" w:eastAsia="Calibri" w:hAnsi="Calibri" w:cs="Calibri"/>
          </w:rPr>
          <w:fldChar w:fldCharType="end"/>
        </w:r>
        <w:r w:rsidR="009F58C6">
          <w:rPr>
            <w:rFonts w:ascii="Calibri" w:eastAsia="Calibri" w:hAnsi="Calibri" w:cs="Calibri"/>
          </w:rPr>
          <w:t xml:space="preserve">, while going further to </w:t>
        </w:r>
      </w:ins>
      <w:ins w:id="987" w:author="William Lamb" w:date="2018-11-27T11:49:00Z">
        <w:r w:rsidR="009F58C6">
          <w:rPr>
            <w:rFonts w:ascii="Calibri" w:eastAsia="Calibri" w:hAnsi="Calibri" w:cs="Calibri"/>
          </w:rPr>
          <w:t xml:space="preserve">identify </w:t>
        </w:r>
      </w:ins>
      <w:ins w:id="988" w:author="William Lamb" w:date="2018-11-27T11:50:00Z">
        <w:r w:rsidR="009F58C6">
          <w:rPr>
            <w:rFonts w:ascii="Calibri" w:eastAsia="Calibri" w:hAnsi="Calibri" w:cs="Calibri"/>
          </w:rPr>
          <w:t xml:space="preserve">patterns of research that favour </w:t>
        </w:r>
      </w:ins>
      <w:ins w:id="989" w:author="William Lamb" w:date="2018-11-27T11:49:00Z">
        <w:r w:rsidR="009F58C6">
          <w:rPr>
            <w:rFonts w:ascii="Calibri" w:eastAsia="Calibri" w:hAnsi="Calibri" w:cs="Calibri"/>
          </w:rPr>
          <w:t>large cities</w:t>
        </w:r>
      </w:ins>
      <w:ins w:id="990" w:author="William Lamb" w:date="2018-11-27T11:50:00Z">
        <w:r w:rsidR="009F58C6">
          <w:rPr>
            <w:rFonts w:ascii="Calibri" w:eastAsia="Calibri" w:hAnsi="Calibri" w:cs="Calibri"/>
          </w:rPr>
          <w:t xml:space="preserve"> and</w:t>
        </w:r>
      </w:ins>
      <w:ins w:id="991" w:author="William Lamb" w:date="2018-11-27T11:49:00Z">
        <w:r w:rsidR="009F58C6">
          <w:rPr>
            <w:rFonts w:ascii="Calibri" w:eastAsia="Calibri" w:hAnsi="Calibri" w:cs="Calibri"/>
          </w:rPr>
          <w:t xml:space="preserve"> overworked topics </w:t>
        </w:r>
      </w:ins>
      <w:del w:id="992" w:author="William Lamb" w:date="2018-11-27T11:49:00Z">
        <w:r w:rsidR="00274FC7" w:rsidDel="009F58C6">
          <w:rPr>
            <w:rFonts w:ascii="Calibri" w:eastAsia="Calibri" w:hAnsi="Calibri" w:cs="Calibri"/>
          </w:rPr>
          <w:fldChar w:fldCharType="begin" w:fldLock="1"/>
        </w:r>
        <w:r w:rsidR="009F58C6" w:rsidRPr="009F58C6" w:rsidDel="009F58C6">
          <w:rPr>
            <w:rFonts w:ascii="Calibri" w:eastAsia="Calibri" w:hAnsi="Calibri" w:cs="Calibri"/>
          </w:rPr>
          <w:del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62&lt;/sup&gt;","plainTextFormattedCitation":"62","previouslyFormattedCitation":"&lt;sup&gt;62&lt;/sup&gt;"},"properties":{"noteIndex":0},"schema":"https://github.com/citation-style-language/schema/raw/master/csl-citation.json"}</w:delInstrText>
        </w:r>
        <w:r w:rsidR="00274FC7" w:rsidDel="009F58C6">
          <w:rPr>
            <w:rFonts w:ascii="Calibri" w:eastAsia="Calibri" w:hAnsi="Calibri" w:cs="Calibri"/>
          </w:rPr>
          <w:fldChar w:fldCharType="separate"/>
        </w:r>
        <w:r w:rsidR="008B6A27" w:rsidRPr="00472744" w:rsidDel="009F58C6">
          <w:rPr>
            <w:rFonts w:ascii="Calibri" w:eastAsia="Calibri" w:hAnsi="Calibri" w:cs="Calibri"/>
            <w:noProof/>
            <w:vertAlign w:val="superscript"/>
          </w:rPr>
          <w:delText>62</w:delText>
        </w:r>
        <w:r w:rsidR="00274FC7" w:rsidDel="009F58C6">
          <w:rPr>
            <w:rFonts w:ascii="Calibri" w:eastAsia="Calibri" w:hAnsi="Calibri" w:cs="Calibri"/>
          </w:rPr>
          <w:fldChar w:fldCharType="end"/>
        </w:r>
      </w:del>
      <w:del w:id="993" w:author="William Lamb" w:date="2018-11-16T17:10:00Z">
        <w:r w:rsidR="00D70AAB">
          <w:rPr>
            <w:rFonts w:ascii="Calibri" w:eastAsia="Calibri" w:hAnsi="Calibri" w:cs="Calibri"/>
          </w:rPr>
          <w:delText>This analysis identifies three biases in urban mitigation cases:</w:delText>
        </w:r>
        <w:r w:rsidR="00DF3238">
          <w:rPr>
            <w:rFonts w:ascii="Calibri" w:eastAsia="Calibri" w:hAnsi="Calibri" w:cs="Calibri"/>
          </w:rPr>
          <w:delText xml:space="preserve"> </w:delText>
        </w:r>
        <w:r w:rsidR="00206897">
          <w:rPr>
            <w:rFonts w:ascii="Calibri" w:eastAsia="Calibri" w:hAnsi="Calibri" w:cs="Calibri"/>
          </w:rPr>
          <w:delText>(1) A substantial and unwarranted bias</w:delText>
        </w:r>
        <w:r w:rsidR="000A0BB2">
          <w:rPr>
            <w:rFonts w:ascii="Calibri" w:eastAsia="Calibri" w:hAnsi="Calibri" w:cs="Calibri"/>
          </w:rPr>
          <w:delText xml:space="preserve"> exists towards studies on large cities </w:delText>
        </w:r>
        <w:r w:rsidR="00206897">
          <w:rPr>
            <w:rFonts w:ascii="Calibri" w:eastAsia="Calibri" w:hAnsi="Calibri" w:cs="Calibri"/>
          </w:rPr>
          <w:delText xml:space="preserve">and </w:delText>
        </w:r>
        <w:r w:rsidR="008A43D2">
          <w:rPr>
            <w:rFonts w:ascii="Calibri" w:eastAsia="Calibri" w:hAnsi="Calibri" w:cs="Calibri"/>
          </w:rPr>
          <w:delText xml:space="preserve">those </w:delText>
        </w:r>
        <w:r w:rsidR="00206897">
          <w:rPr>
            <w:rFonts w:ascii="Calibri" w:eastAsia="Calibri" w:hAnsi="Calibri" w:cs="Calibri"/>
          </w:rPr>
          <w:delText>situated in the global North</w:delText>
        </w:r>
        <w:r w:rsidR="007E29F7">
          <w:rPr>
            <w:rFonts w:ascii="Calibri" w:eastAsia="Calibri" w:hAnsi="Calibri" w:cs="Calibri"/>
          </w:rPr>
          <w:delText xml:space="preserve">. </w:delText>
        </w:r>
        <w:r w:rsidR="00064E70">
          <w:rPr>
            <w:rFonts w:ascii="Calibri" w:eastAsia="Calibri" w:hAnsi="Calibri" w:cs="Calibri"/>
          </w:rPr>
          <w:delText>In contrast, o</w:delText>
        </w:r>
        <w:r w:rsidR="007E29F7">
          <w:rPr>
            <w:rFonts w:ascii="Calibri" w:eastAsia="Calibri" w:hAnsi="Calibri" w:cs="Calibri"/>
          </w:rPr>
          <w:delText>nly a handful of s</w:delText>
        </w:r>
        <w:r w:rsidR="001C3DFA">
          <w:rPr>
            <w:rFonts w:ascii="Calibri" w:eastAsia="Calibri" w:hAnsi="Calibri" w:cs="Calibri"/>
          </w:rPr>
          <w:delText>tudies exist on African cities</w:delText>
        </w:r>
        <w:r w:rsidR="00064E70">
          <w:rPr>
            <w:rFonts w:ascii="Calibri" w:eastAsia="Calibri" w:hAnsi="Calibri" w:cs="Calibri"/>
          </w:rPr>
          <w:delText xml:space="preserve"> and smaller agglomerations in Asia – where the majority of current and future urban growth will take place. (2) The topic space is dominated by demand-side measures, but shows strong regional biases. Cases in Africa </w:delText>
        </w:r>
        <w:r w:rsidR="001C3DFA">
          <w:rPr>
            <w:rFonts w:ascii="Calibri" w:eastAsia="Calibri" w:hAnsi="Calibri" w:cs="Calibri"/>
          </w:rPr>
          <w:delText xml:space="preserve">emphasise adaptation </w:delText>
        </w:r>
        <w:r w:rsidR="00E94E7A">
          <w:rPr>
            <w:rFonts w:ascii="Calibri" w:eastAsia="Calibri" w:hAnsi="Calibri" w:cs="Calibri"/>
          </w:rPr>
          <w:delText>and fail to provide evidence on upcoming issues of urban form and infrastructure build-out</w:delText>
        </w:r>
        <w:r w:rsidR="00644CC2">
          <w:rPr>
            <w:rFonts w:ascii="Calibri" w:eastAsia="Calibri" w:hAnsi="Calibri" w:cs="Calibri"/>
          </w:rPr>
          <w:delText>.</w:delText>
        </w:r>
        <w:r w:rsidR="008A43D2">
          <w:rPr>
            <w:rFonts w:ascii="Calibri" w:eastAsia="Calibri" w:hAnsi="Calibri" w:cs="Calibri"/>
          </w:rPr>
          <w:delText xml:space="preserve"> </w:delText>
        </w:r>
        <w:r w:rsidR="00644CC2">
          <w:rPr>
            <w:rFonts w:ascii="Calibri" w:eastAsia="Calibri" w:hAnsi="Calibri" w:cs="Calibri"/>
          </w:rPr>
          <w:delText>T</w:delText>
        </w:r>
        <w:r w:rsidR="001C3DFA">
          <w:rPr>
            <w:rFonts w:ascii="Calibri" w:eastAsia="Calibri" w:hAnsi="Calibri" w:cs="Calibri"/>
          </w:rPr>
          <w:delText xml:space="preserve">he literature on Asian cities is strongly focused on emissions accounting and </w:delText>
        </w:r>
        <w:r w:rsidR="00644CC2">
          <w:rPr>
            <w:rFonts w:ascii="Calibri" w:eastAsia="Calibri" w:hAnsi="Calibri" w:cs="Calibri"/>
          </w:rPr>
          <w:delText>needs to explicitly address governance</w:delText>
        </w:r>
        <w:r w:rsidR="001C3DFA">
          <w:rPr>
            <w:rFonts w:ascii="Calibri" w:eastAsia="Calibri" w:hAnsi="Calibri" w:cs="Calibri"/>
          </w:rPr>
          <w:delText xml:space="preserve"> and sustainability issues. (</w:delText>
        </w:r>
        <w:r w:rsidR="008A43D2">
          <w:rPr>
            <w:rFonts w:ascii="Calibri" w:eastAsia="Calibri" w:hAnsi="Calibri" w:cs="Calibri"/>
          </w:rPr>
          <w:delText>3</w:delText>
        </w:r>
        <w:r w:rsidR="001C3DFA">
          <w:rPr>
            <w:rFonts w:ascii="Calibri" w:eastAsia="Calibri" w:hAnsi="Calibri" w:cs="Calibri"/>
          </w:rPr>
          <w:delText>) T</w:delText>
        </w:r>
        <w:r w:rsidR="00696718">
          <w:rPr>
            <w:rFonts w:ascii="Calibri" w:eastAsia="Calibri" w:hAnsi="Calibri" w:cs="Calibri"/>
          </w:rPr>
          <w:delText>he existing comparative research lacks international scope and tends to be under-justified on conceptual grounds</w:delText>
        </w:r>
        <w:r w:rsidR="008A43D2">
          <w:rPr>
            <w:rFonts w:ascii="Calibri" w:eastAsia="Calibri" w:hAnsi="Calibri" w:cs="Calibri"/>
          </w:rPr>
          <w:delText>. In addition, f</w:delText>
        </w:r>
        <w:r w:rsidR="003C71AA">
          <w:rPr>
            <w:rFonts w:ascii="Calibri" w:eastAsia="Calibri" w:hAnsi="Calibri" w:cs="Calibri"/>
          </w:rPr>
          <w:delText>ew attempts</w:delText>
        </w:r>
        <w:r w:rsidR="00696718">
          <w:rPr>
            <w:rFonts w:ascii="Calibri" w:eastAsia="Calibri" w:hAnsi="Calibri" w:cs="Calibri"/>
          </w:rPr>
          <w:delText xml:space="preserve"> have been made </w:delText>
        </w:r>
        <w:r w:rsidR="003C71AA">
          <w:rPr>
            <w:rFonts w:ascii="Calibri" w:eastAsia="Calibri" w:hAnsi="Calibri" w:cs="Calibri"/>
          </w:rPr>
          <w:delText>to</w:delText>
        </w:r>
        <w:r w:rsidR="00696718">
          <w:rPr>
            <w:rFonts w:ascii="Calibri" w:eastAsia="Calibri" w:hAnsi="Calibri" w:cs="Calibri"/>
          </w:rPr>
          <w:delText xml:space="preserve"> systematically </w:delText>
        </w:r>
        <w:r w:rsidR="003C71AA">
          <w:rPr>
            <w:rFonts w:ascii="Calibri" w:eastAsia="Calibri" w:hAnsi="Calibri" w:cs="Calibri"/>
          </w:rPr>
          <w:delText>review</w:delText>
        </w:r>
        <w:r w:rsidR="00696718">
          <w:rPr>
            <w:rFonts w:ascii="Calibri" w:eastAsia="Calibri" w:hAnsi="Calibri" w:cs="Calibri"/>
          </w:rPr>
          <w:delText xml:space="preserve"> urban case study research.</w:delText>
        </w:r>
      </w:del>
      <w:ins w:id="994" w:author="William Lamb" w:date="2018-11-16T17:10:00Z">
        <w:r w:rsidR="00274FC7">
          <w:rPr>
            <w:rFonts w:ascii="Calibri" w:eastAsia="Calibri" w:hAnsi="Calibri" w:cs="Calibri"/>
          </w:rPr>
          <w:t>(</w:t>
        </w:r>
      </w:ins>
      <w:ins w:id="995" w:author="William Lamb" w:date="2018-11-27T11:49:00Z">
        <w:r w:rsidR="009F58C6">
          <w:rPr>
            <w:rFonts w:ascii="Calibri" w:eastAsia="Calibri" w:hAnsi="Calibri" w:cs="Calibri"/>
          </w:rPr>
          <w:t xml:space="preserve">such as </w:t>
        </w:r>
      </w:ins>
      <w:ins w:id="996" w:author="William Lamb" w:date="2018-11-16T17:10:00Z">
        <w:r w:rsidR="005A2D58">
          <w:rPr>
            <w:rFonts w:ascii="Calibri" w:eastAsia="Calibri" w:hAnsi="Calibri" w:cs="Calibri"/>
          </w:rPr>
          <w:t>emissions accounting in Asia)</w:t>
        </w:r>
      </w:ins>
      <w:ins w:id="997" w:author="William Lamb" w:date="2018-11-27T11:50:00Z">
        <w:r w:rsidR="009F58C6">
          <w:rPr>
            <w:rFonts w:ascii="Calibri" w:eastAsia="Calibri" w:hAnsi="Calibri" w:cs="Calibri"/>
          </w:rPr>
          <w:t xml:space="preserve">, </w:t>
        </w:r>
      </w:ins>
      <w:ins w:id="998" w:author="William Lamb" w:date="2018-11-30T11:43:00Z">
        <w:r w:rsidR="00014F49">
          <w:rPr>
            <w:rFonts w:ascii="Calibri" w:eastAsia="Calibri" w:hAnsi="Calibri" w:cs="Calibri"/>
          </w:rPr>
          <w:t>to the detriment of</w:t>
        </w:r>
      </w:ins>
      <w:ins w:id="999" w:author="William Lamb" w:date="2018-11-27T11:50:00Z">
        <w:r w:rsidR="009F58C6">
          <w:rPr>
            <w:rFonts w:ascii="Calibri" w:eastAsia="Calibri" w:hAnsi="Calibri" w:cs="Calibri"/>
          </w:rPr>
          <w:t xml:space="preserve"> others</w:t>
        </w:r>
      </w:ins>
      <w:ins w:id="1000" w:author="William Lamb" w:date="2018-11-16T17:10:00Z">
        <w:r w:rsidR="00274FC7">
          <w:rPr>
            <w:rFonts w:ascii="Calibri" w:eastAsia="Calibri" w:hAnsi="Calibri" w:cs="Calibri"/>
          </w:rPr>
          <w:t xml:space="preserve"> (</w:t>
        </w:r>
      </w:ins>
      <w:ins w:id="1001" w:author="William Lamb" w:date="2018-11-27T11:50:00Z">
        <w:r w:rsidR="009F58C6">
          <w:rPr>
            <w:rFonts w:ascii="Calibri" w:eastAsia="Calibri" w:hAnsi="Calibri" w:cs="Calibri"/>
          </w:rPr>
          <w:t xml:space="preserve">current and </w:t>
        </w:r>
      </w:ins>
      <w:ins w:id="1002" w:author="William Lamb" w:date="2018-11-16T17:10:00Z">
        <w:r w:rsidR="00274FC7">
          <w:rPr>
            <w:rFonts w:ascii="Calibri" w:eastAsia="Calibri" w:hAnsi="Calibri" w:cs="Calibri"/>
          </w:rPr>
          <w:t>future urban form in Africa)</w:t>
        </w:r>
        <w:r w:rsidR="00696718">
          <w:rPr>
            <w:rFonts w:ascii="Calibri" w:eastAsia="Calibri" w:hAnsi="Calibri" w:cs="Calibri"/>
          </w:rPr>
          <w:t>.</w:t>
        </w:r>
      </w:ins>
    </w:p>
    <w:p w14:paraId="579A6435" w14:textId="0C552B40" w:rsidR="0091464A" w:rsidRDefault="001B3F48" w:rsidP="000708F6">
      <w:pPr>
        <w:spacing w:line="480" w:lineRule="auto"/>
        <w:rPr>
          <w:rFonts w:ascii="Calibri" w:eastAsia="Calibri" w:hAnsi="Calibri" w:cs="Calibri"/>
        </w:rPr>
      </w:pPr>
      <w:r>
        <w:rPr>
          <w:rFonts w:ascii="Calibri" w:eastAsia="Calibri" w:hAnsi="Calibri" w:cs="Calibri"/>
        </w:rPr>
        <w:lastRenderedPageBreak/>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12,36,65&lt;/sup&gt;","plainTextFormattedCitation":"12,36,65","previouslyFormattedCitation":"&lt;sup&gt;12,36,64&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12,36,65</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behind","type":"article-journal","volume":"352"},"uris":["http://www.mendeley.com/documents/?uuid=1f2f6d32-8aa2-4874-9741-c521da55f1e1"]},{"id":"ITEM-4","itemData":{"DOI":"10.1038/d41586-018-05210-0","ISSN":"0028-0836","abstract":"Community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prom…","author":[{"dropping-particle":"","family":"Nagendra","given":"Harini","non-dropping-particle":"","parse-names":false,"suffix":""}],"container-title":"Nature","id":"ITEM-4","issued":{"date-parts":[["2018"]]},"title":"The global south is rich in sustainability lessons that students deserve to hear","type":"article-journal"},"uris":["http://www.mendeley.com/documents/?uuid=731dc2c4-ea8c-4d9b-8d54-6c59a187781e"]}],"mendeley":{"formattedCitation":"&lt;sup&gt;1,2,61,66&lt;/sup&gt;","plainTextFormattedCitation":"1,2,61,66","previouslyFormattedCitation":"&lt;sup&gt;1,2,60,65&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1,2,61,66</w:t>
      </w:r>
      <w:r w:rsidR="003976BB">
        <w:rPr>
          <w:rFonts w:ascii="Calibri" w:eastAsia="Calibri" w:hAnsi="Calibri" w:cs="Calibri"/>
        </w:rPr>
        <w:fldChar w:fldCharType="end"/>
      </w:r>
      <w:del w:id="1003" w:author="William Lamb" w:date="2018-11-16T17:10:00Z">
        <w:r w:rsidR="003976BB">
          <w:rPr>
            <w:rFonts w:ascii="Calibri" w:eastAsia="Calibri" w:hAnsi="Calibri" w:cs="Calibri"/>
          </w:rPr>
          <w:delText xml:space="preserve">. </w:delText>
        </w:r>
      </w:del>
      <w:ins w:id="1004" w:author="William Lamb" w:date="2018-11-16T17:10:00Z">
        <w:r w:rsidR="003976BB">
          <w:rPr>
            <w:rFonts w:ascii="Calibri" w:eastAsia="Calibri" w:hAnsi="Calibri" w:cs="Calibri"/>
          </w:rPr>
          <w:t>.</w:t>
        </w:r>
      </w:ins>
    </w:p>
    <w:p w14:paraId="212C1F6D" w14:textId="72A063DF" w:rsidR="00A9004C" w:rsidRDefault="009D0C81" w:rsidP="008A0082">
      <w:pPr>
        <w:spacing w:line="480" w:lineRule="auto"/>
        <w:rPr>
          <w:del w:id="1005" w:author="William Lamb" w:date="2018-11-16T17:10:00Z"/>
          <w:rFonts w:ascii="Calibri" w:eastAsia="Calibri" w:hAnsi="Calibri" w:cs="Calibri"/>
        </w:rPr>
      </w:pPr>
      <w:ins w:id="1006" w:author="William Lamb" w:date="2018-11-19T14:54:00Z">
        <w:r>
          <w:rPr>
            <w:rFonts w:ascii="Calibri" w:eastAsia="Calibri" w:hAnsi="Calibri" w:cs="Calibri"/>
          </w:rPr>
          <w:t>M</w:t>
        </w:r>
      </w:ins>
      <w:ins w:id="1007" w:author="William Lamb" w:date="2018-11-19T14:47:00Z">
        <w:r w:rsidR="005F0850">
          <w:rPr>
            <w:rFonts w:ascii="Calibri" w:eastAsia="Calibri" w:hAnsi="Calibri" w:cs="Calibri"/>
          </w:rPr>
          <w:t>ore attention should be given to learning from case studies</w:t>
        </w:r>
      </w:ins>
      <w:ins w:id="1008" w:author="William Lamb" w:date="2018-11-19T14:48:00Z">
        <w:r w:rsidR="005F0850">
          <w:rPr>
            <w:rFonts w:ascii="Calibri" w:eastAsia="Calibri" w:hAnsi="Calibri" w:cs="Calibri"/>
          </w:rPr>
          <w:t xml:space="preserve">. </w:t>
        </w:r>
      </w:ins>
      <w:ins w:id="1009" w:author="William Lamb" w:date="2018-11-16T17:10:00Z">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 xml:space="preserve">challenges of aggregation </w:t>
        </w:r>
      </w:ins>
      <w:ins w:id="1010" w:author="William Lamb" w:date="2018-11-27T11:52:00Z">
        <w:r w:rsidR="00472744">
          <w:rPr>
            <w:rFonts w:ascii="Calibri" w:eastAsia="Calibri" w:hAnsi="Calibri" w:cs="Calibri"/>
          </w:rPr>
          <w:t>are common</w:t>
        </w:r>
      </w:ins>
      <w:ins w:id="1011" w:author="William Lamb" w:date="2018-11-16T17:10:00Z">
        <w:r w:rsidR="0091464A">
          <w:rPr>
            <w:rFonts w:ascii="Calibri" w:eastAsia="Calibri" w:hAnsi="Calibri" w:cs="Calibri"/>
          </w:rPr>
          <w:t xml:space="preserve">, such as </w:t>
        </w:r>
      </w:ins>
      <w:ins w:id="1012" w:author="William Lamb" w:date="2018-11-27T11:52:00Z">
        <w:r w:rsidR="00472744">
          <w:rPr>
            <w:rFonts w:ascii="Calibri" w:eastAsia="Calibri" w:hAnsi="Calibri" w:cs="Calibri"/>
          </w:rPr>
          <w:t xml:space="preserve">in </w:t>
        </w:r>
      </w:ins>
      <w:ins w:id="1013" w:author="William Lamb" w:date="2018-11-16T17:10:00Z">
        <w:r w:rsidR="00BC6DD9">
          <w:rPr>
            <w:rFonts w:ascii="Calibri" w:eastAsia="Calibri" w:hAnsi="Calibri" w:cs="Calibri"/>
          </w:rPr>
          <w:t xml:space="preserve">urban adaptation research </w:t>
        </w:r>
      </w:ins>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67&lt;/sup&gt;","plainTextFormattedCitation":"67","previouslyFormattedCitation":"&lt;sup&gt;66&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67</w:t>
      </w:r>
      <w:r w:rsidR="00BC6DD9">
        <w:rPr>
          <w:rFonts w:ascii="Calibri" w:eastAsia="Calibri" w:hAnsi="Calibri" w:cs="Calibri"/>
        </w:rPr>
        <w:fldChar w:fldCharType="end"/>
      </w:r>
      <w:ins w:id="1014" w:author="William Lamb" w:date="2018-11-16T17:10:00Z">
        <w:r w:rsidR="00BC6DD9">
          <w:rPr>
            <w:rFonts w:ascii="Calibri" w:eastAsia="Calibri" w:hAnsi="Calibri" w:cs="Calibri"/>
          </w:rPr>
          <w:t xml:space="preserve"> and land-use science </w:t>
        </w:r>
      </w:ins>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68&lt;/sup&gt;","plainTextFormattedCitation":"68","previouslyFormattedCitation":"&lt;sup&gt;67&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68</w:t>
      </w:r>
      <w:r w:rsidR="00BC6DD9">
        <w:rPr>
          <w:rFonts w:ascii="Calibri" w:eastAsia="Calibri" w:hAnsi="Calibri" w:cs="Calibri"/>
        </w:rPr>
        <w:fldChar w:fldCharType="end"/>
      </w:r>
      <w:del w:id="1015" w:author="William Lamb" w:date="2018-11-16T17:10:00Z">
        <w:r w:rsidR="00E2030E">
          <w:rPr>
            <w:rFonts w:ascii="Calibri" w:eastAsia="Calibri" w:hAnsi="Calibri" w:cs="Calibri"/>
          </w:rPr>
          <w:delText xml:space="preserve">A further focus on synthetic </w:delText>
        </w:r>
        <w:r w:rsidR="005E6761">
          <w:rPr>
            <w:rFonts w:ascii="Calibri" w:eastAsia="Calibri" w:hAnsi="Calibri" w:cs="Calibri"/>
          </w:rPr>
          <w:delText xml:space="preserve">urban </w:delText>
        </w:r>
        <w:r w:rsidR="00E2030E">
          <w:rPr>
            <w:rFonts w:ascii="Calibri" w:eastAsia="Calibri" w:hAnsi="Calibri" w:cs="Calibri"/>
          </w:rPr>
          <w:delText>research</w:delText>
        </w:r>
        <w:r w:rsidR="003976BB">
          <w:rPr>
            <w:rFonts w:ascii="Calibri" w:eastAsia="Calibri" w:hAnsi="Calibri" w:cs="Calibri"/>
          </w:rPr>
          <w:delText xml:space="preserve"> is needed</w:delText>
        </w:r>
        <w:r w:rsidR="00E2030E">
          <w:rPr>
            <w:rFonts w:ascii="Calibri" w:eastAsia="Calibri" w:hAnsi="Calibri" w:cs="Calibri"/>
          </w:rPr>
          <w:delText xml:space="preserve">. </w:delText>
        </w:r>
        <w:r w:rsidR="005E6761">
          <w:rPr>
            <w:rFonts w:ascii="Calibri" w:eastAsia="Calibri" w:hAnsi="Calibri" w:cs="Calibri"/>
          </w:rPr>
          <w:delText>Consolidating existing cases on individual cities provides an opportunity to quickly build a more comprehensive overview of interlinked urban mitigation issues, although only for a small subset of cities. To progress our understanding of more diverse contexts, urban data science</w:delText>
        </w:r>
        <w:r w:rsidR="006F7232">
          <w:rPr>
            <w:rFonts w:ascii="Calibri" w:eastAsia="Calibri" w:hAnsi="Calibri" w:cs="Calibri"/>
          </w:rPr>
          <w:delText xml:space="preserve"> and typologies offer a route to learning from bottom-up cases within peer groups of cities</w:delText>
        </w:r>
        <w:r w:rsidR="005E6761">
          <w:rPr>
            <w:rFonts w:ascii="Calibri" w:eastAsia="Calibri" w:hAnsi="Calibri" w:cs="Calibri"/>
          </w:rPr>
          <w:delText xml:space="preserve">. </w:delText>
        </w:r>
        <w:r w:rsidR="00644CC2">
          <w:rPr>
            <w:rFonts w:ascii="Calibri" w:eastAsia="Calibri" w:hAnsi="Calibri" w:cs="Calibri"/>
          </w:rPr>
          <w:delText>Such an approach would</w:delText>
        </w:r>
        <w:r w:rsidR="005E6761">
          <w:rPr>
            <w:rFonts w:ascii="Calibri" w:eastAsia="Calibri" w:hAnsi="Calibri" w:cs="Calibri"/>
          </w:rPr>
          <w:delText xml:space="preserve"> address</w:delText>
        </w:r>
        <w:r w:rsidR="006F7232">
          <w:rPr>
            <w:rFonts w:ascii="Calibri" w:eastAsia="Calibri" w:hAnsi="Calibri" w:cs="Calibri"/>
          </w:rPr>
          <w:delText xml:space="preserve"> pervasive concerns of generalisability in urban research</w:delText>
        </w:r>
        <w:r w:rsidR="00644CC2">
          <w:rPr>
            <w:rFonts w:ascii="Calibri" w:eastAsia="Calibri" w:hAnsi="Calibri" w:cs="Calibri"/>
          </w:rPr>
          <w:delText xml:space="preserve">, </w:delText>
        </w:r>
        <w:r w:rsidR="005E6761">
          <w:rPr>
            <w:rFonts w:ascii="Calibri" w:eastAsia="Calibri" w:hAnsi="Calibri" w:cs="Calibri"/>
          </w:rPr>
          <w:delText xml:space="preserve">and </w:delText>
        </w:r>
        <w:r w:rsidR="006F7232">
          <w:rPr>
            <w:rFonts w:ascii="Calibri" w:eastAsia="Calibri" w:hAnsi="Calibri" w:cs="Calibri"/>
          </w:rPr>
          <w:delText xml:space="preserve">with the case study method specifically. </w:delText>
        </w:r>
        <w:r w:rsidR="00644CC2">
          <w:rPr>
            <w:rFonts w:ascii="Calibri" w:eastAsia="Calibri" w:hAnsi="Calibri" w:cs="Calibri"/>
          </w:rPr>
          <w:delText>O</w:delText>
        </w:r>
        <w:r w:rsidR="003976BB">
          <w:rPr>
            <w:rFonts w:ascii="Calibri" w:eastAsia="Calibri" w:hAnsi="Calibri" w:cs="Calibri"/>
          </w:rPr>
          <w:delText>verview</w:delText>
        </w:r>
        <w:r w:rsidR="00644CC2">
          <w:rPr>
            <w:rFonts w:ascii="Calibri" w:eastAsia="Calibri" w:hAnsi="Calibri" w:cs="Calibri"/>
          </w:rPr>
          <w:delText>s</w:delText>
        </w:r>
        <w:r w:rsidR="003976BB">
          <w:rPr>
            <w:rFonts w:ascii="Calibri" w:eastAsia="Calibri" w:hAnsi="Calibri" w:cs="Calibri"/>
          </w:rPr>
          <w:delText xml:space="preserve"> </w:delText>
        </w:r>
        <w:r w:rsidR="00644CC2">
          <w:rPr>
            <w:rFonts w:ascii="Calibri" w:eastAsia="Calibri" w:hAnsi="Calibri" w:cs="Calibri"/>
          </w:rPr>
          <w:delText xml:space="preserve">and systematic maps </w:delText>
        </w:r>
        <w:r w:rsidR="003976BB">
          <w:rPr>
            <w:rFonts w:ascii="Calibri" w:eastAsia="Calibri" w:hAnsi="Calibri" w:cs="Calibri"/>
          </w:rPr>
          <w:delText xml:space="preserve">of the </w:delText>
        </w:r>
        <w:r w:rsidR="00644CC2">
          <w:rPr>
            <w:rFonts w:ascii="Calibri" w:eastAsia="Calibri" w:hAnsi="Calibri" w:cs="Calibri"/>
          </w:rPr>
          <w:delText xml:space="preserve">case study literature provide an entry point to these projects. Capturing study locations, topics, comparative research and available reviews enable progress and knowledge gaps </w:delText>
        </w:r>
        <w:r w:rsidR="00EF29ED">
          <w:rPr>
            <w:rFonts w:ascii="Calibri" w:eastAsia="Calibri" w:hAnsi="Calibri" w:cs="Calibri"/>
          </w:rPr>
          <w:delText xml:space="preserve">in the field to be tracked, even as the quantity of studies rapidly grows. </w:delText>
        </w:r>
        <w:r w:rsidR="00644CC2">
          <w:rPr>
            <w:rFonts w:ascii="Calibri" w:eastAsia="Calibri" w:hAnsi="Calibri" w:cs="Calibri"/>
          </w:rPr>
          <w:delText>Inspiration can</w:delText>
        </w:r>
        <w:r w:rsidR="00E94E7A">
          <w:rPr>
            <w:rFonts w:ascii="Calibri" w:eastAsia="Calibri" w:hAnsi="Calibri" w:cs="Calibri"/>
          </w:rPr>
          <w:delText xml:space="preserve"> also</w:delText>
        </w:r>
        <w:r w:rsidR="00644CC2">
          <w:rPr>
            <w:rFonts w:ascii="Calibri" w:eastAsia="Calibri" w:hAnsi="Calibri" w:cs="Calibri"/>
          </w:rPr>
          <w:delText xml:space="preserve"> be drawn from other fields of </w:delText>
        </w:r>
        <w:r w:rsidR="00EF29ED">
          <w:rPr>
            <w:rFonts w:ascii="Calibri" w:eastAsia="Calibri" w:hAnsi="Calibri" w:cs="Calibri"/>
          </w:rPr>
          <w:delText xml:space="preserve">scientific inquiry </w:delText>
        </w:r>
        <w:r w:rsidR="00644CC2">
          <w:rPr>
            <w:rFonts w:ascii="Calibri" w:eastAsia="Calibri" w:hAnsi="Calibri" w:cs="Calibri"/>
          </w:rPr>
          <w:delText xml:space="preserve">that </w:delText>
        </w:r>
        <w:r w:rsidR="00EF29ED">
          <w:rPr>
            <w:rFonts w:ascii="Calibri" w:eastAsia="Calibri" w:hAnsi="Calibri" w:cs="Calibri"/>
          </w:rPr>
          <w:delText>face similar challenges</w:delText>
        </w:r>
        <w:r w:rsidR="008A2623">
          <w:rPr>
            <w:rFonts w:ascii="Calibri" w:eastAsia="Calibri" w:hAnsi="Calibri" w:cs="Calibri"/>
          </w:rPr>
          <w:delText>,</w:delText>
        </w:r>
        <w:r w:rsidR="00EF29ED">
          <w:rPr>
            <w:rFonts w:ascii="Calibri" w:eastAsia="Calibri" w:hAnsi="Calibri" w:cs="Calibri"/>
          </w:rPr>
          <w:delText xml:space="preserve"> </w:delText>
        </w:r>
        <w:r w:rsidR="00BC6DD9">
          <w:rPr>
            <w:rFonts w:ascii="Calibri" w:eastAsia="Calibri" w:hAnsi="Calibri" w:cs="Calibri"/>
          </w:rPr>
          <w:delText xml:space="preserve">including urban adaptation research  and land-use science </w:delText>
        </w:r>
        <w:r w:rsidR="005E6761">
          <w:rPr>
            <w:rFonts w:ascii="Calibri" w:eastAsia="Calibri" w:hAnsi="Calibri" w:cs="Calibri"/>
          </w:rPr>
          <w:delText>.</w:delText>
        </w:r>
      </w:del>
    </w:p>
    <w:p w14:paraId="12A66FE5" w14:textId="434B86A5" w:rsidR="00DF3238" w:rsidRDefault="005E6761" w:rsidP="008A0082">
      <w:pPr>
        <w:spacing w:line="480" w:lineRule="auto"/>
        <w:rPr>
          <w:rFonts w:eastAsia="Times New Roman"/>
        </w:rPr>
      </w:pPr>
      <w:ins w:id="1016" w:author="William Lamb" w:date="2018-11-16T17:10:00Z">
        <w:r>
          <w:rPr>
            <w:rFonts w:ascii="Calibri" w:eastAsia="Calibri" w:hAnsi="Calibri" w:cs="Calibri"/>
          </w:rPr>
          <w:t>.</w:t>
        </w:r>
      </w:ins>
      <w:bookmarkStart w:id="1017" w:name="_GoBack"/>
      <w:bookmarkEnd w:id="1017"/>
      <w:ins w:id="1018" w:author="William Lamb" w:date="2018-11-28T17:09:00Z">
        <w:r w:rsidR="00C852E0" w:rsidRPr="00C852E0">
          <w:t xml:space="preserve"> </w:t>
        </w:r>
        <w:r w:rsidR="00C852E0">
          <w:t>Our analysis reveals that juxtaposing evidence synthesis with quantitative city typologies can be a productive way forward to bring quantitative and qualitative research on cities and climate change solutions together.</w:t>
        </w:r>
      </w:ins>
      <w:ins w:id="1019" w:author="William Lamb" w:date="2018-11-16T17:10:00Z">
        <w:r w:rsidR="00074B5E">
          <w:rPr>
            <w:rFonts w:ascii="Calibri" w:eastAsia="Calibri" w:hAnsi="Calibri" w:cs="Calibri"/>
          </w:rPr>
          <w:t xml:space="preserve"> Aggregating cases and their insights to the level of urban </w:t>
        </w:r>
      </w:ins>
      <w:ins w:id="1020" w:author="William Lamb" w:date="2018-11-30T11:44:00Z">
        <w:r w:rsidR="004D6C98">
          <w:rPr>
            <w:rFonts w:ascii="Calibri" w:eastAsia="Calibri" w:hAnsi="Calibri" w:cs="Calibri"/>
          </w:rPr>
          <w:t>typologies</w:t>
        </w:r>
      </w:ins>
      <w:ins w:id="1021" w:author="William Lamb" w:date="2018-11-16T17:10:00Z">
        <w:r w:rsidR="00074B5E">
          <w:rPr>
            <w:rFonts w:ascii="Calibri" w:eastAsia="Calibri" w:hAnsi="Calibri" w:cs="Calibri"/>
          </w:rPr>
          <w:t xml:space="preserve"> has already started in the grey literature, but remains undeveloped in peer-reviewed work and assessments. </w:t>
        </w:r>
      </w:ins>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w:t>
      </w:r>
      <w:r w:rsidR="008A2623">
        <w:rPr>
          <w:rFonts w:ascii="Calibri" w:eastAsia="Calibri" w:hAnsi="Calibri" w:cs="Calibri"/>
        </w:rPr>
        <w:lastRenderedPageBreak/>
        <w:t xml:space="preserve">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7C0754E"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xml:space="preserve">). As of </w:t>
      </w:r>
      <w:del w:id="1022" w:author="William Lamb" w:date="2018-11-16T17:10:00Z">
        <w:r w:rsidR="003003D2">
          <w:rPr>
            <w:rFonts w:ascii="Calibri" w:eastAsia="Calibri" w:hAnsi="Calibri" w:cs="Calibri"/>
          </w:rPr>
          <w:delText>March</w:delText>
        </w:r>
      </w:del>
      <w:ins w:id="1023" w:author="William Lamb" w:date="2018-11-16T17:10:00Z">
        <w:r w:rsidR="00C53A77">
          <w:rPr>
            <w:rFonts w:ascii="Calibri" w:eastAsia="Calibri" w:hAnsi="Calibri" w:cs="Calibri"/>
          </w:rPr>
          <w:t>October</w:t>
        </w:r>
      </w:ins>
      <w:r w:rsidR="00C53A77">
        <w:rPr>
          <w:rFonts w:ascii="Calibri" w:eastAsia="Calibri" w:hAnsi="Calibri" w:cs="Calibri"/>
        </w:rPr>
        <w:t xml:space="preserve"> </w:t>
      </w:r>
      <w:r w:rsidR="003003D2">
        <w:rPr>
          <w:rFonts w:ascii="Calibri" w:eastAsia="Calibri" w:hAnsi="Calibri" w:cs="Calibri"/>
        </w:rPr>
        <w:t xml:space="preserve">2018 this search returned </w:t>
      </w:r>
      <w:del w:id="1024" w:author="William Lamb" w:date="2018-11-16T17:10:00Z">
        <w:r w:rsidR="003003D2">
          <w:rPr>
            <w:rFonts w:ascii="Calibri" w:eastAsia="Calibri" w:hAnsi="Calibri" w:cs="Calibri"/>
          </w:rPr>
          <w:delText>12,918</w:delText>
        </w:r>
      </w:del>
      <w:ins w:id="1025" w:author="William Lamb" w:date="2018-11-16T17:10:00Z">
        <w:r w:rsidR="00C53A77">
          <w:rPr>
            <w:rFonts w:ascii="Calibri" w:eastAsia="Calibri" w:hAnsi="Calibri" w:cs="Calibri"/>
          </w:rPr>
          <w:t>15,027</w:t>
        </w:r>
      </w:ins>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2B5A3156" w:rsidR="003003D2" w:rsidRPr="003003D2" w:rsidRDefault="003003D2" w:rsidP="000708F6">
            <w:pPr>
              <w:spacing w:line="480" w:lineRule="auto"/>
            </w:pPr>
            <w:del w:id="1026" w:author="William Lamb" w:date="2018-11-16T17:10:00Z">
              <w:r w:rsidRPr="003003D2">
                <w:rPr>
                  <w:rFonts w:ascii="Calibri" w:eastAsia="Calibri" w:hAnsi="Calibri" w:cs="Calibri"/>
                </w:rPr>
                <w:delText>(“Paris Agreement” OR “</w:delText>
              </w:r>
            </w:del>
            <w:ins w:id="1027" w:author="William Lamb" w:date="2018-11-16T17:10:00Z">
              <w:r w:rsidR="00543528">
                <w:t>("</w:t>
              </w:r>
            </w:ins>
            <w:r w:rsidR="00543528">
              <w:t>low carbon</w:t>
            </w:r>
            <w:del w:id="1028" w:author="William Lamb" w:date="2018-11-16T17:10:00Z">
              <w:r w:rsidRPr="003003D2">
                <w:rPr>
                  <w:rFonts w:ascii="Calibri" w:eastAsia="Calibri" w:hAnsi="Calibri" w:cs="Calibri"/>
                </w:rPr>
                <w:delText>”</w:delText>
              </w:r>
            </w:del>
            <w:ins w:id="1029" w:author="William Lamb" w:date="2018-11-16T17:10:00Z">
              <w:r w:rsidR="00543528">
                <w:t>"</w:t>
              </w:r>
            </w:ins>
            <w:r w:rsidR="00543528">
              <w:t xml:space="preserve"> OR "decarboni*ation" OR </w:t>
            </w:r>
            <w:del w:id="1030" w:author="William Lamb" w:date="2018-11-16T17:10:00Z">
              <w:r w:rsidRPr="003003D2">
                <w:rPr>
                  <w:rFonts w:ascii="Calibri" w:eastAsia="Calibri" w:hAnsi="Calibri" w:cs="Calibri"/>
                </w:rPr>
                <w:delText>(“</w:delText>
              </w:r>
            </w:del>
            <w:ins w:id="1031" w:author="William Lamb" w:date="2018-11-16T17:10:00Z">
              <w:r w:rsidR="00543528">
                <w:t>(("</w:t>
              </w:r>
            </w:ins>
            <w:r w:rsidR="00543528">
              <w:t>energy</w:t>
            </w:r>
            <w:del w:id="1032" w:author="William Lamb" w:date="2018-11-16T17:10:00Z">
              <w:r w:rsidRPr="003003D2">
                <w:rPr>
                  <w:rFonts w:ascii="Calibri" w:eastAsia="Calibri" w:hAnsi="Calibri" w:cs="Calibri"/>
                </w:rPr>
                <w:delText>”</w:delText>
              </w:r>
            </w:del>
            <w:ins w:id="1033" w:author="William Lamb" w:date="2018-11-16T17:10:00Z">
              <w:r w:rsidR="00543528">
                <w:t>"</w:t>
              </w:r>
            </w:ins>
            <w:r w:rsidR="00543528">
              <w:t xml:space="preserve"> OR </w:t>
            </w:r>
            <w:del w:id="1034" w:author="William Lamb" w:date="2018-11-16T17:10:00Z">
              <w:r w:rsidRPr="003003D2">
                <w:rPr>
                  <w:rFonts w:ascii="Calibri" w:eastAsia="Calibri" w:hAnsi="Calibri" w:cs="Calibri"/>
                </w:rPr>
                <w:delText>“</w:delText>
              </w:r>
            </w:del>
            <w:ins w:id="1035" w:author="William Lamb" w:date="2018-11-16T17:10:00Z">
              <w:r w:rsidR="00543528">
                <w:t>"</w:t>
              </w:r>
            </w:ins>
            <w:r w:rsidR="00543528">
              <w:t>carbon</w:t>
            </w:r>
            <w:del w:id="1036" w:author="William Lamb" w:date="2018-11-16T17:10:00Z">
              <w:r w:rsidRPr="003003D2">
                <w:rPr>
                  <w:rFonts w:ascii="Calibri" w:eastAsia="Calibri" w:hAnsi="Calibri" w:cs="Calibri"/>
                </w:rPr>
                <w:delText>”</w:delText>
              </w:r>
            </w:del>
            <w:ins w:id="1037" w:author="William Lamb" w:date="2018-11-16T17:10:00Z">
              <w:r w:rsidR="00543528">
                <w:t>" OR "CO2"</w:t>
              </w:r>
            </w:ins>
            <w:r w:rsidR="00543528">
              <w:t xml:space="preserve"> OR </w:t>
            </w:r>
            <w:del w:id="1038" w:author="William Lamb" w:date="2018-11-16T17:10:00Z">
              <w:r w:rsidRPr="003003D2">
                <w:rPr>
                  <w:rFonts w:ascii="Calibri" w:eastAsia="Calibri" w:hAnsi="Calibri" w:cs="Calibri"/>
                </w:rPr>
                <w:delText>“CO2”</w:delText>
              </w:r>
            </w:del>
            <w:ins w:id="1039" w:author="William Lamb" w:date="2018-11-16T17:10:00Z">
              <w:r w:rsidR="00543528">
                <w:t>"GHG"</w:t>
              </w:r>
            </w:ins>
            <w:r w:rsidR="00543528">
              <w:t xml:space="preserve"> OR </w:t>
            </w:r>
            <w:del w:id="1040" w:author="William Lamb" w:date="2018-11-16T17:10:00Z">
              <w:r w:rsidRPr="003003D2">
                <w:rPr>
                  <w:rFonts w:ascii="Calibri" w:eastAsia="Calibri" w:hAnsi="Calibri" w:cs="Calibri"/>
                </w:rPr>
                <w:delText>“GHG” OR “</w:delText>
              </w:r>
            </w:del>
            <w:ins w:id="1041" w:author="William Lamb" w:date="2018-11-16T17:10:00Z">
              <w:r w:rsidR="00543528">
                <w:t>"</w:t>
              </w:r>
            </w:ins>
            <w:r w:rsidR="00543528">
              <w:t>greenhouse gas</w:t>
            </w:r>
            <w:del w:id="1042" w:author="William Lamb" w:date="2018-11-16T17:10:00Z">
              <w:r w:rsidRPr="003003D2">
                <w:rPr>
                  <w:rFonts w:ascii="Calibri" w:eastAsia="Calibri" w:hAnsi="Calibri" w:cs="Calibri"/>
                </w:rPr>
                <w:delText>”</w:delText>
              </w:r>
            </w:del>
            <w:ins w:id="1043" w:author="William Lamb" w:date="2018-11-16T17:10:00Z">
              <w:r w:rsidR="00543528">
                <w:t>"</w:t>
              </w:r>
            </w:ins>
            <w:r w:rsidR="00543528">
              <w:t xml:space="preserve"> OR </w:t>
            </w:r>
            <w:del w:id="1044" w:author="William Lamb" w:date="2018-11-16T17:10:00Z">
              <w:r w:rsidRPr="003003D2">
                <w:rPr>
                  <w:rFonts w:ascii="Calibri" w:eastAsia="Calibri" w:hAnsi="Calibri" w:cs="Calibri"/>
                </w:rPr>
                <w:delText>“</w:delText>
              </w:r>
            </w:del>
            <w:ins w:id="1045" w:author="William Lamb" w:date="2018-11-16T17:10:00Z">
              <w:r w:rsidR="00543528">
                <w:t>"</w:t>
              </w:r>
            </w:ins>
            <w:r w:rsidR="00543528">
              <w:t>climat</w:t>
            </w:r>
            <w:del w:id="1046" w:author="William Lamb" w:date="2018-11-16T17:10:00Z">
              <w:r w:rsidRPr="003003D2">
                <w:rPr>
                  <w:rFonts w:ascii="Calibri" w:eastAsia="Calibri" w:hAnsi="Calibri" w:cs="Calibri"/>
                </w:rPr>
                <w:delText>*”)</w:delText>
              </w:r>
            </w:del>
            <w:ins w:id="1047" w:author="William Lamb" w:date="2018-11-16T17:10:00Z">
              <w:r w:rsidR="00543528">
                <w:t>*")</w:t>
              </w:r>
            </w:ins>
            <w:r w:rsidR="00543528">
              <w:t xml:space="preserve"> NEAR/3 </w:t>
            </w:r>
            <w:del w:id="1048" w:author="William Lamb" w:date="2018-11-16T17:10:00Z">
              <w:r w:rsidRPr="003003D2">
                <w:rPr>
                  <w:rFonts w:ascii="Calibri" w:eastAsia="Calibri" w:hAnsi="Calibri" w:cs="Calibri"/>
                </w:rPr>
                <w:delText>("</w:delText>
              </w:r>
            </w:del>
            <w:ins w:id="1049" w:author="William Lamb" w:date="2018-11-16T17:10:00Z">
              <w:r w:rsidR="00543528">
                <w:t>"</w:t>
              </w:r>
            </w:ins>
            <w:r w:rsidR="00543528">
              <w:t>mitigation</w:t>
            </w:r>
            <w:ins w:id="1050" w:author="William Lamb" w:date="2018-11-16T17:10:00Z">
              <w:r w:rsidR="00543528">
                <w:t>") OR (("energy</w:t>
              </w:r>
            </w:ins>
            <w:r w:rsidR="00543528">
              <w:t>" OR "</w:t>
            </w:r>
            <w:ins w:id="1051" w:author="William Lamb" w:date="2018-11-16T17:10:00Z">
              <w:r w:rsidR="00543528">
                <w:t>carbon" OR "CO2" OR "GHG" OR "greenhouse gas") NEAR/3 ("</w:t>
              </w:r>
            </w:ins>
            <w:r w:rsidR="00543528">
              <w:t>reduc*" OR "polic*" OR "governance</w:t>
            </w:r>
            <w:del w:id="1052" w:author="William Lamb" w:date="2018-11-16T17:10:00Z">
              <w:r w:rsidRPr="003003D2">
                <w:rPr>
                  <w:rFonts w:ascii="Calibri" w:eastAsia="Calibri" w:hAnsi="Calibri" w:cs="Calibri"/>
                </w:rPr>
                <w:delText>"))</w:delText>
              </w:r>
            </w:del>
            <w:ins w:id="1053" w:author="William Lamb" w:date="2018-11-16T17:10:00Z">
              <w:r w:rsidR="00543528">
                <w:t>")))</w:t>
              </w:r>
            </w:ins>
          </w:p>
        </w:tc>
      </w:tr>
    </w:tbl>
    <w:p w14:paraId="1E362E8D" w14:textId="77777777" w:rsidR="003003D2" w:rsidRDefault="003003D2" w:rsidP="00EB245C">
      <w:pPr>
        <w:pStyle w:val="Caption"/>
        <w:spacing w:line="480" w:lineRule="auto"/>
      </w:pPr>
      <w:bookmarkStart w:id="1054"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1054"/>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5F5A5D39" w:rsidR="00854DE9" w:rsidRDefault="00854DE9" w:rsidP="00F351C8">
      <w:pPr>
        <w:spacing w:line="480" w:lineRule="auto"/>
        <w:rPr>
          <w:ins w:id="1055" w:author="William Lamb" w:date="2018-11-16T17:10:00Z"/>
        </w:rPr>
      </w:pPr>
      <w:ins w:id="1056" w:author="William Lamb" w:date="2018-11-16T17:10:00Z">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w:t>
        </w:r>
        <w:r w:rsidR="00E568E9">
          <w:t>d consider additional databases</w:t>
        </w:r>
      </w:ins>
      <w:ins w:id="1057" w:author="William Lamb" w:date="2018-11-26T10:20:00Z">
        <w:r w:rsidR="00E568E9">
          <w:t xml:space="preserve"> and non-peer reviewed sources.</w:t>
        </w:r>
      </w:ins>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5ADD65FC" w:rsidR="00752C1B" w:rsidRDefault="00DA2337" w:rsidP="00B474D8">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w:t>
      </w:r>
      <w:del w:id="1058" w:author="William Lamb" w:date="2018-11-16T17:10:00Z">
        <w:r w:rsidR="004027D8">
          <w:rPr>
            <w:rFonts w:ascii="Calibri" w:eastAsia="Calibri" w:hAnsi="Calibri" w:cs="Calibri"/>
          </w:rPr>
          <w:delText>12,918</w:delText>
        </w:r>
      </w:del>
      <w:ins w:id="1059" w:author="William Lamb" w:date="2018-11-16T17:10:00Z">
        <w:r w:rsidR="00C53A77">
          <w:rPr>
            <w:rFonts w:ascii="Calibri" w:eastAsia="Calibri" w:hAnsi="Calibri" w:cs="Calibri"/>
          </w:rPr>
          <w:t>15,027</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1060" w:author="William Lamb" w:date="2018-11-16T17:10:00Z">
        <w:r>
          <w:rPr>
            <w:rFonts w:ascii="Calibri" w:eastAsia="Calibri" w:hAnsi="Calibri" w:cs="Calibri"/>
          </w:rPr>
          <w:delText>3,440</w:delText>
        </w:r>
      </w:del>
      <w:ins w:id="1061" w:author="William Lamb" w:date="2018-11-16T17:10:00Z">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1062" w:author="William Lamb" w:date="2018-11-16T17:10:00Z">
        <w:r w:rsidRPr="003003D2">
          <w:rPr>
            <w:rFonts w:ascii="Calibri" w:eastAsia="Calibri" w:hAnsi="Calibri" w:cs="Calibri"/>
          </w:rPr>
          <w:delText>4,730</w:delText>
        </w:r>
      </w:del>
      <w:ins w:id="1063" w:author="William Lamb" w:date="2018-11-16T17:10:00Z">
        <w:r w:rsidR="00F136C5">
          <w:rPr>
            <w:rFonts w:ascii="Calibri" w:eastAsia="Calibri" w:hAnsi="Calibri" w:cs="Calibri"/>
          </w:rPr>
          <w:t>5,</w:t>
        </w:r>
      </w:ins>
      <w:ins w:id="1064" w:author="William Lamb" w:date="2018-11-30T11:32:00Z">
        <w:r w:rsidR="005F4BC9">
          <w:rPr>
            <w:rFonts w:ascii="Calibri" w:eastAsia="Calibri" w:hAnsi="Calibri" w:cs="Calibri"/>
          </w:rPr>
          <w:t>570</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ins w:id="1065" w:author="William Lamb" w:date="2018-11-16T17:10:00Z">
        <w:r w:rsidR="00C373D8">
          <w:rPr>
            <w:rFonts w:ascii="Calibri" w:eastAsia="Calibri" w:hAnsi="Calibri" w:cs="Calibri"/>
          </w:rPr>
          <w:t xml:space="preserve"> </w:t>
        </w:r>
        <w:r w:rsidR="008224C7">
          <w:rPr>
            <w:rFonts w:ascii="Calibri" w:eastAsia="Calibri" w:hAnsi="Calibri" w:cs="Calibri"/>
          </w:rPr>
          <w:t>conference proceedings, and</w:t>
        </w:r>
      </w:ins>
      <w:r w:rsidR="008224C7">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ins w:id="1066" w:author="William Lamb" w:date="2018-11-30T11:48:00Z">
        <w:r w:rsidR="009D79CA">
          <w:rPr>
            <w:rFonts w:ascii="Calibri" w:eastAsia="Calibri" w:hAnsi="Calibri" w:cs="Calibri"/>
          </w:rPr>
          <w:t xml:space="preserve"> The full database of case studies can be found in the supplementary materials to this article.</w:t>
        </w:r>
      </w:ins>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6C232B54"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del w:id="1067" w:author="William Lamb" w:date="2018-11-16T17:10:00Z">
        <w:r>
          <w:rPr>
            <w:rFonts w:ascii="Calibri" w:eastAsia="Calibri" w:hAnsi="Calibri" w:cs="Calibri"/>
          </w:rPr>
          <w:delText>3,440</w:delText>
        </w:r>
      </w:del>
      <w:ins w:id="1068" w:author="William Lamb" w:date="2018-11-16T17:10:00Z">
        <w:r w:rsidR="008224C7">
          <w:rPr>
            <w:rFonts w:ascii="Calibri" w:eastAsia="Calibri" w:hAnsi="Calibri" w:cs="Calibri"/>
          </w:rPr>
          <w:t>4,051</w:t>
        </w:r>
      </w:ins>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69&lt;/sup&gt;","plainTextFormattedCitation":"69","previouslyFormattedCitation":"&lt;sup&gt;68&lt;/sup&gt;"},"properties":{"noteIndex":0},"schema":"https://github.com/citation-style-language/schema/raw/master/csl-citation.json"}</w:instrText>
      </w:r>
      <w:r w:rsidR="000B5AD6">
        <w:rPr>
          <w:rFonts w:ascii="Calibri" w:eastAsia="Calibri" w:hAnsi="Calibri" w:cs="Calibri"/>
        </w:rPr>
        <w:fldChar w:fldCharType="separate"/>
      </w:r>
      <w:r w:rsidR="00D54BA4" w:rsidRPr="00D54BA4">
        <w:rPr>
          <w:rFonts w:ascii="Calibri" w:eastAsia="Calibri" w:hAnsi="Calibri" w:cs="Calibri"/>
          <w:noProof/>
          <w:vertAlign w:val="superscript"/>
        </w:rPr>
        <w:t>69</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D54BA4">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70&lt;/sup&gt;","plainTextFormattedCitation":"70","previouslyFormattedCitation":"&lt;sup&gt;69&lt;/sup&gt;"},"properties":{"noteIndex":0},"schema":"https://github.com/citation-style-language/schema/raw/master/csl-citation.json"}</w:instrText>
      </w:r>
      <w:r w:rsidR="007179F3">
        <w:rPr>
          <w:rFonts w:ascii="Calibri" w:eastAsia="Calibri" w:hAnsi="Calibri" w:cs="Calibri"/>
        </w:rPr>
        <w:fldChar w:fldCharType="separate"/>
      </w:r>
      <w:r w:rsidR="00D54BA4" w:rsidRPr="00D54BA4">
        <w:rPr>
          <w:rFonts w:ascii="Calibri" w:eastAsia="Calibri" w:hAnsi="Calibri" w:cs="Calibri"/>
          <w:noProof/>
          <w:vertAlign w:val="superscript"/>
        </w:rPr>
        <w:t>70</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0CE36163"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del w:id="1069" w:author="William Lamb" w:date="2018-11-16T17:10:00Z">
        <w:r>
          <w:rPr>
            <w:rFonts w:ascii="Calibri" w:eastAsia="Calibri" w:hAnsi="Calibri" w:cs="Calibri"/>
          </w:rPr>
          <w:delText>17</w:delText>
        </w:r>
      </w:del>
      <w:ins w:id="1070" w:author="William Lamb" w:date="2018-11-16T17:10:00Z">
        <w:r w:rsidR="008224C7">
          <w:rPr>
            <w:rFonts w:ascii="Calibri" w:eastAsia="Calibri" w:hAnsi="Calibri" w:cs="Calibri"/>
          </w:rPr>
          <w:t>1</w:t>
        </w:r>
      </w:ins>
      <w:ins w:id="1071" w:author="William Lamb" w:date="2018-11-30T11:45:00Z">
        <w:r w:rsidR="009D79CA">
          <w:rPr>
            <w:rFonts w:ascii="Calibri" w:eastAsia="Calibri" w:hAnsi="Calibri" w:cs="Calibri"/>
          </w:rPr>
          <w:t>7</w:t>
        </w:r>
      </w:ins>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ins w:id="1072" w:author="William Lamb" w:date="2018-11-30T11:47:00Z">
        <w:r w:rsidR="009D79CA">
          <w:rPr>
            <w:rFonts w:ascii="Calibri" w:eastAsia="Calibri" w:hAnsi="Calibri" w:cs="Calibri"/>
          </w:rPr>
          <w:t xml:space="preserve">1 of the 17 topics is manually removed, as this was synonymous in content (but not terminology) with another topic. </w:t>
        </w:r>
      </w:ins>
      <w:r w:rsidR="002A6A5B">
        <w:rPr>
          <w:rFonts w:ascii="Calibri" w:eastAsia="Calibri" w:hAnsi="Calibri" w:cs="Calibri"/>
        </w:rPr>
        <w:t>We manually assign names to the topics (shown in SI Text Table 1), based on a review of the associated keywords and strongly correlating documents</w:t>
      </w:r>
      <w:ins w:id="1073" w:author="William Lamb" w:date="2018-11-30T11:48:00Z">
        <w:r w:rsidR="009D79CA">
          <w:rPr>
            <w:rFonts w:ascii="Calibri" w:eastAsia="Calibri" w:hAnsi="Calibri" w:cs="Calibri"/>
          </w:rPr>
          <w:t>.</w:t>
        </w:r>
      </w:ins>
      <w:del w:id="1074" w:author="William Lamb" w:date="2018-11-30T11:48:00Z">
        <w:r w:rsidR="002A6A5B" w:rsidDel="009D79CA">
          <w:rPr>
            <w:rFonts w:ascii="Calibri" w:eastAsia="Calibri" w:hAnsi="Calibri" w:cs="Calibri"/>
          </w:rPr>
          <w:delText>.</w:delText>
        </w:r>
      </w:del>
    </w:p>
    <w:p w14:paraId="14EBA16D" w14:textId="6F2901FA" w:rsidR="000B5AD6" w:rsidRDefault="002A6A5B">
      <w:pPr>
        <w:spacing w:line="480" w:lineRule="auto"/>
        <w:rPr>
          <w:rFonts w:ascii="Calibri" w:eastAsia="Calibri" w:hAnsi="Calibri" w:cs="Calibri"/>
        </w:rPr>
      </w:pPr>
      <w:r>
        <w:rPr>
          <w:rFonts w:ascii="Calibri" w:eastAsia="Calibri" w:hAnsi="Calibri" w:cs="Calibri"/>
        </w:rPr>
        <w:lastRenderedPageBreak/>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4E417FBF"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del w:id="1075" w:author="William Lamb" w:date="2018-11-16T17:10:00Z">
        <w:r>
          <w:rPr>
            <w:rFonts w:ascii="Calibri" w:eastAsia="Calibri" w:hAnsi="Calibri" w:cs="Calibri"/>
          </w:rPr>
          <w:delText>12,918</w:delText>
        </w:r>
      </w:del>
      <w:ins w:id="1076" w:author="William Lamb" w:date="2018-11-16T17:10:00Z">
        <w:r w:rsidR="00744D47">
          <w:rPr>
            <w:rFonts w:ascii="Calibri" w:eastAsia="Calibri" w:hAnsi="Calibri" w:cs="Calibri"/>
          </w:rPr>
          <w:t>15,027</w:t>
        </w:r>
      </w:ins>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0798C820" w:rsidR="008F2C1B" w:rsidDel="00F12CB1" w:rsidRDefault="008F2C1B">
      <w:pPr>
        <w:spacing w:line="480" w:lineRule="auto"/>
        <w:rPr>
          <w:del w:id="1077" w:author="William Lamb" w:date="2018-11-30T11:49:00Z"/>
          <w:rFonts w:ascii="Calibri" w:eastAsia="Calibri" w:hAnsi="Calibri" w:cs="Calibri"/>
        </w:rPr>
      </w:pPr>
    </w:p>
    <w:p w14:paraId="7041C2E6" w14:textId="77777777" w:rsidR="001500E5" w:rsidRDefault="001500E5">
      <w:pPr>
        <w:spacing w:line="480" w:lineRule="auto"/>
        <w:rPr>
          <w:rFonts w:ascii="Calibri" w:eastAsia="Calibri" w:hAnsi="Calibri" w:cs="Calibri"/>
        </w:rPr>
      </w:pPr>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1E84D8EB" w14:textId="77777777" w:rsidR="001500E5" w:rsidRPr="001500E5" w:rsidRDefault="001500E5" w:rsidP="00F351C8">
      <w:pPr>
        <w:suppressLineNumbers/>
        <w:spacing w:line="480" w:lineRule="auto"/>
      </w:pPr>
    </w:p>
    <w:p w14:paraId="477EA25A" w14:textId="1B8E63A5" w:rsidR="00D54BA4" w:rsidRPr="00D54BA4" w:rsidRDefault="0024728A" w:rsidP="00D54BA4">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D54BA4" w:rsidRPr="00D54BA4">
        <w:rPr>
          <w:rFonts w:ascii="Calibri" w:hAnsi="Calibri" w:cs="Calibri"/>
          <w:noProof/>
          <w:szCs w:val="24"/>
        </w:rPr>
        <w:t>1.</w:t>
      </w:r>
      <w:r w:rsidR="00D54BA4" w:rsidRPr="00D54BA4">
        <w:rPr>
          <w:rFonts w:ascii="Calibri" w:hAnsi="Calibri" w:cs="Calibri"/>
          <w:noProof/>
          <w:szCs w:val="24"/>
        </w:rPr>
        <w:tab/>
        <w:t xml:space="preserve">Acuto, M., Parnell, S. &amp; Seto, K. C. Building a global urban science. </w:t>
      </w:r>
      <w:r w:rsidR="00D54BA4" w:rsidRPr="00D54BA4">
        <w:rPr>
          <w:rFonts w:ascii="Calibri" w:hAnsi="Calibri" w:cs="Calibri"/>
          <w:i/>
          <w:iCs/>
          <w:noProof/>
          <w:szCs w:val="24"/>
        </w:rPr>
        <w:t>Nat. Sustain.</w:t>
      </w:r>
      <w:r w:rsidR="00D54BA4" w:rsidRPr="00D54BA4">
        <w:rPr>
          <w:rFonts w:ascii="Calibri" w:hAnsi="Calibri" w:cs="Calibri"/>
          <w:noProof/>
          <w:szCs w:val="24"/>
        </w:rPr>
        <w:t xml:space="preserve"> </w:t>
      </w:r>
      <w:r w:rsidR="00D54BA4" w:rsidRPr="00D54BA4">
        <w:rPr>
          <w:rFonts w:ascii="Calibri" w:hAnsi="Calibri" w:cs="Calibri"/>
          <w:b/>
          <w:bCs/>
          <w:noProof/>
          <w:szCs w:val="24"/>
        </w:rPr>
        <w:t>1,</w:t>
      </w:r>
      <w:r w:rsidR="00D54BA4" w:rsidRPr="00D54BA4">
        <w:rPr>
          <w:rFonts w:ascii="Calibri" w:hAnsi="Calibri" w:cs="Calibri"/>
          <w:noProof/>
          <w:szCs w:val="24"/>
        </w:rPr>
        <w:t xml:space="preserve"> 2–4 (2018).</w:t>
      </w:r>
    </w:p>
    <w:p w14:paraId="60272B7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w:t>
      </w:r>
      <w:r w:rsidRPr="00D54BA4">
        <w:rPr>
          <w:rFonts w:ascii="Calibri" w:hAnsi="Calibri" w:cs="Calibri"/>
          <w:noProof/>
          <w:szCs w:val="24"/>
        </w:rPr>
        <w:tab/>
        <w:t xml:space="preserve">Acuto, M. &amp; Susan, P. Leave no city behind. </w:t>
      </w:r>
      <w:r w:rsidRPr="00D54BA4">
        <w:rPr>
          <w:rFonts w:ascii="Calibri" w:hAnsi="Calibri" w:cs="Calibri"/>
          <w:i/>
          <w:iCs/>
          <w:noProof/>
          <w:szCs w:val="24"/>
        </w:rPr>
        <w:t>Science (80-. ).</w:t>
      </w:r>
      <w:r w:rsidRPr="00D54BA4">
        <w:rPr>
          <w:rFonts w:ascii="Calibri" w:hAnsi="Calibri" w:cs="Calibri"/>
          <w:noProof/>
          <w:szCs w:val="24"/>
        </w:rPr>
        <w:t xml:space="preserve"> </w:t>
      </w:r>
      <w:r w:rsidRPr="00D54BA4">
        <w:rPr>
          <w:rFonts w:ascii="Calibri" w:hAnsi="Calibri" w:cs="Calibri"/>
          <w:b/>
          <w:bCs/>
          <w:noProof/>
          <w:szCs w:val="24"/>
        </w:rPr>
        <w:t>352,</w:t>
      </w:r>
      <w:r w:rsidRPr="00D54BA4">
        <w:rPr>
          <w:rFonts w:ascii="Calibri" w:hAnsi="Calibri" w:cs="Calibri"/>
          <w:noProof/>
          <w:szCs w:val="24"/>
        </w:rPr>
        <w:t xml:space="preserve"> 873 (2016).</w:t>
      </w:r>
    </w:p>
    <w:p w14:paraId="59BA523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3.</w:t>
      </w:r>
      <w:r w:rsidRPr="00D54BA4">
        <w:rPr>
          <w:rFonts w:ascii="Calibri" w:hAnsi="Calibri" w:cs="Calibri"/>
          <w:noProof/>
          <w:szCs w:val="24"/>
        </w:rPr>
        <w:tab/>
        <w:t xml:space="preserve">Minx, J. C., Callaghan, M., Lamb, W. F., Garard, J. &amp; Edenhofer, O. Learning about climate change solutions in the IPCC and beyond. </w:t>
      </w:r>
      <w:r w:rsidRPr="00D54BA4">
        <w:rPr>
          <w:rFonts w:ascii="Calibri" w:hAnsi="Calibri" w:cs="Calibri"/>
          <w:i/>
          <w:iCs/>
          <w:noProof/>
          <w:szCs w:val="24"/>
        </w:rPr>
        <w:t>Environ. Sci. Policy</w:t>
      </w:r>
      <w:r w:rsidRPr="00D54BA4">
        <w:rPr>
          <w:rFonts w:ascii="Calibri" w:hAnsi="Calibri" w:cs="Calibri"/>
          <w:noProof/>
          <w:szCs w:val="24"/>
        </w:rPr>
        <w:t xml:space="preserve"> </w:t>
      </w:r>
      <w:r w:rsidRPr="00D54BA4">
        <w:rPr>
          <w:rFonts w:ascii="Calibri" w:hAnsi="Calibri" w:cs="Calibri"/>
          <w:b/>
          <w:bCs/>
          <w:noProof/>
          <w:szCs w:val="24"/>
        </w:rPr>
        <w:t>77,</w:t>
      </w:r>
      <w:r w:rsidRPr="00D54BA4">
        <w:rPr>
          <w:rFonts w:ascii="Calibri" w:hAnsi="Calibri" w:cs="Calibri"/>
          <w:noProof/>
          <w:szCs w:val="24"/>
        </w:rPr>
        <w:t xml:space="preserve"> (2017).</w:t>
      </w:r>
    </w:p>
    <w:p w14:paraId="5BF1AC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w:t>
      </w:r>
      <w:r w:rsidRPr="00D54BA4">
        <w:rPr>
          <w:rFonts w:ascii="Calibri" w:hAnsi="Calibri" w:cs="Calibri"/>
          <w:noProof/>
          <w:szCs w:val="24"/>
        </w:rPr>
        <w:tab/>
        <w:t xml:space="preserve">Creutzig, F., Baiocchi, G., Bierkandt, R., Pichler, P.-P. &amp; Seto, K. C. Global typology of urban energy use and potentials for an urbanization mitigation wedge. </w:t>
      </w:r>
      <w:r w:rsidRPr="00D54BA4">
        <w:rPr>
          <w:rFonts w:ascii="Calibri" w:hAnsi="Calibri" w:cs="Calibri"/>
          <w:i/>
          <w:iCs/>
          <w:noProof/>
          <w:szCs w:val="24"/>
        </w:rPr>
        <w:t>Proc. Natl. Acad. Sci.</w:t>
      </w:r>
      <w:r w:rsidRPr="00D54BA4">
        <w:rPr>
          <w:rFonts w:ascii="Calibri" w:hAnsi="Calibri" w:cs="Calibri"/>
          <w:noProof/>
          <w:szCs w:val="24"/>
        </w:rPr>
        <w:t xml:space="preserve"> (2015). doi:10.1073/pnas.1315545112</w:t>
      </w:r>
    </w:p>
    <w:p w14:paraId="6181E8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w:t>
      </w:r>
      <w:r w:rsidRPr="00D54BA4">
        <w:rPr>
          <w:rFonts w:ascii="Calibri" w:hAnsi="Calibri" w:cs="Calibri"/>
          <w:noProof/>
          <w:szCs w:val="24"/>
        </w:rPr>
        <w:tab/>
        <w:t xml:space="preserve">Grandin, J., Haarstad, H., Kjærås, K. &amp; Bouzarovski, S. The politics of rapid urban transformation.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16–22 (2018).</w:t>
      </w:r>
    </w:p>
    <w:p w14:paraId="4FC0D87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w:t>
      </w:r>
      <w:r w:rsidRPr="00D54BA4">
        <w:rPr>
          <w:rFonts w:ascii="Calibri" w:hAnsi="Calibri" w:cs="Calibri"/>
          <w:noProof/>
          <w:szCs w:val="24"/>
        </w:rPr>
        <w:tab/>
        <w:t xml:space="preserve">Lamb, W. F. W. F. W. F. W. F., Callaghan, M. W., Creutzig, F., Khosla, R. &amp; Minx, J. C. The literature landscape on 1.5°C Climate Change and Cities.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30,</w:t>
      </w:r>
      <w:r w:rsidRPr="00D54BA4">
        <w:rPr>
          <w:rFonts w:ascii="Calibri" w:hAnsi="Calibri" w:cs="Calibri"/>
          <w:noProof/>
          <w:szCs w:val="24"/>
        </w:rPr>
        <w:t xml:space="preserve"> 26–34 (2018).</w:t>
      </w:r>
    </w:p>
    <w:p w14:paraId="343CBA3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7.</w:t>
      </w:r>
      <w:r w:rsidRPr="00D54BA4">
        <w:rPr>
          <w:rFonts w:ascii="Calibri" w:hAnsi="Calibri" w:cs="Calibri"/>
          <w:noProof/>
          <w:szCs w:val="24"/>
        </w:rPr>
        <w:tab/>
        <w:t xml:space="preserve">UN DESA. </w:t>
      </w:r>
      <w:r w:rsidRPr="00D54BA4">
        <w:rPr>
          <w:rFonts w:ascii="Calibri" w:hAnsi="Calibri" w:cs="Calibri"/>
          <w:i/>
          <w:iCs/>
          <w:noProof/>
          <w:szCs w:val="24"/>
        </w:rPr>
        <w:t>World Urbanization Prospects: The 2018 Revision</w:t>
      </w:r>
      <w:r w:rsidRPr="00D54BA4">
        <w:rPr>
          <w:rFonts w:ascii="Calibri" w:hAnsi="Calibri" w:cs="Calibri"/>
          <w:noProof/>
          <w:szCs w:val="24"/>
        </w:rPr>
        <w:t>. (United Nations, Department of Economic and Social Affairs, Population Division, 2018).</w:t>
      </w:r>
    </w:p>
    <w:p w14:paraId="18C00B2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8.</w:t>
      </w:r>
      <w:r w:rsidRPr="00D54BA4">
        <w:rPr>
          <w:rFonts w:ascii="Calibri" w:hAnsi="Calibri" w:cs="Calibri"/>
          <w:noProof/>
          <w:szCs w:val="24"/>
        </w:rPr>
        <w:tab/>
        <w:t xml:space="preserve">Kartha, S. </w:t>
      </w:r>
      <w:r w:rsidRPr="00D54BA4">
        <w:rPr>
          <w:rFonts w:ascii="Calibri" w:hAnsi="Calibri" w:cs="Calibri"/>
          <w:i/>
          <w:iCs/>
          <w:noProof/>
          <w:szCs w:val="24"/>
        </w:rPr>
        <w:t>et al.</w:t>
      </w:r>
      <w:r w:rsidRPr="00D54BA4">
        <w:rPr>
          <w:rFonts w:ascii="Calibri" w:hAnsi="Calibri" w:cs="Calibri"/>
          <w:noProof/>
          <w:szCs w:val="24"/>
        </w:rPr>
        <w:t xml:space="preserve"> Cascading biases against poorer countries.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348–349 (2018).</w:t>
      </w:r>
    </w:p>
    <w:p w14:paraId="1A7780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9.</w:t>
      </w:r>
      <w:r w:rsidRPr="00D54BA4">
        <w:rPr>
          <w:rFonts w:ascii="Calibri" w:hAnsi="Calibri" w:cs="Calibri"/>
          <w:noProof/>
          <w:szCs w:val="24"/>
        </w:rPr>
        <w:tab/>
        <w:t xml:space="preserve">O’Neill, D. W., Fanning, A. L., Lamb, W. F. &amp; Steinberger, J. K. A good life for all within planetary boundaries. </w:t>
      </w:r>
      <w:r w:rsidRPr="00D54BA4">
        <w:rPr>
          <w:rFonts w:ascii="Calibri" w:hAnsi="Calibri" w:cs="Calibri"/>
          <w:i/>
          <w:iCs/>
          <w:noProof/>
          <w:szCs w:val="24"/>
        </w:rPr>
        <w:t>Nat. Sustain.</w:t>
      </w:r>
      <w:r w:rsidRPr="00D54BA4">
        <w:rPr>
          <w:rFonts w:ascii="Calibri" w:hAnsi="Calibri" w:cs="Calibri"/>
          <w:noProof/>
          <w:szCs w:val="24"/>
        </w:rPr>
        <w:t xml:space="preserve"> (2018). doi:10.1038/s41893-018-0021-4</w:t>
      </w:r>
    </w:p>
    <w:p w14:paraId="7597D85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10.</w:t>
      </w:r>
      <w:r w:rsidRPr="00D54BA4">
        <w:rPr>
          <w:rFonts w:ascii="Calibri" w:hAnsi="Calibri" w:cs="Calibri"/>
          <w:noProof/>
          <w:szCs w:val="24"/>
        </w:rPr>
        <w:tab/>
        <w:t xml:space="preserve">Gonzalez-Brambila, C. N., Reyes-Gonzalez, L., Veloso, F. &amp; Perez-Angón, M. A. The scientific impact of developing nations. </w:t>
      </w:r>
      <w:r w:rsidRPr="00D54BA4">
        <w:rPr>
          <w:rFonts w:ascii="Calibri" w:hAnsi="Calibri" w:cs="Calibri"/>
          <w:i/>
          <w:iCs/>
          <w:noProof/>
          <w:szCs w:val="24"/>
        </w:rPr>
        <w:t>PLoS One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(2016).</w:t>
      </w:r>
    </w:p>
    <w:p w14:paraId="5D530F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11.</w:t>
      </w:r>
      <w:r w:rsidRPr="00D54BA4">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63,</w:t>
      </w:r>
      <w:r w:rsidRPr="00D54BA4">
        <w:rPr>
          <w:rFonts w:ascii="Calibri" w:hAnsi="Calibri" w:cs="Calibri"/>
          <w:noProof/>
          <w:szCs w:val="24"/>
        </w:rPr>
        <w:t xml:space="preserve"> 696–707 (2013).</w:t>
      </w:r>
    </w:p>
    <w:p w14:paraId="567C99C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12.</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Urban infrastructure choices structure climate solutions.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6,</w:t>
      </w:r>
      <w:r w:rsidRPr="00D54BA4">
        <w:rPr>
          <w:rFonts w:ascii="Calibri" w:hAnsi="Calibri" w:cs="Calibri"/>
          <w:noProof/>
          <w:szCs w:val="24"/>
        </w:rPr>
        <w:t xml:space="preserve"> 1054 (2016).</w:t>
      </w:r>
    </w:p>
    <w:p w14:paraId="0523985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13.</w:t>
      </w:r>
      <w:r w:rsidRPr="00D54BA4">
        <w:rPr>
          <w:rFonts w:ascii="Calibri" w:hAnsi="Calibri" w:cs="Calibri"/>
          <w:noProof/>
          <w:szCs w:val="24"/>
        </w:rPr>
        <w:tab/>
        <w:t xml:space="preserve">Creutzig, F. How fuel prices determine public transport infrastructure, modal shares and </w:t>
      </w:r>
      <w:r w:rsidRPr="00D54BA4">
        <w:rPr>
          <w:rFonts w:ascii="Calibri" w:hAnsi="Calibri" w:cs="Calibri"/>
          <w:noProof/>
          <w:szCs w:val="24"/>
        </w:rPr>
        <w:lastRenderedPageBreak/>
        <w:t xml:space="preserve">urban form. </w:t>
      </w:r>
      <w:r w:rsidRPr="00D54BA4">
        <w:rPr>
          <w:rFonts w:ascii="Calibri" w:hAnsi="Calibri" w:cs="Calibri"/>
          <w:i/>
          <w:iCs/>
          <w:noProof/>
          <w:szCs w:val="24"/>
        </w:rPr>
        <w:t>Urban Clim.</w:t>
      </w:r>
      <w:r w:rsidRPr="00D54BA4">
        <w:rPr>
          <w:rFonts w:ascii="Calibri" w:hAnsi="Calibri" w:cs="Calibri"/>
          <w:noProof/>
          <w:szCs w:val="24"/>
        </w:rPr>
        <w:t xml:space="preserve"> </w:t>
      </w:r>
      <w:r w:rsidRPr="00D54BA4">
        <w:rPr>
          <w:rFonts w:ascii="Calibri" w:hAnsi="Calibri" w:cs="Calibri"/>
          <w:b/>
          <w:bCs/>
          <w:noProof/>
          <w:szCs w:val="24"/>
        </w:rPr>
        <w:t>10,</w:t>
      </w:r>
      <w:r w:rsidRPr="00D54BA4">
        <w:rPr>
          <w:rFonts w:ascii="Calibri" w:hAnsi="Calibri" w:cs="Calibri"/>
          <w:noProof/>
          <w:szCs w:val="24"/>
        </w:rPr>
        <w:t xml:space="preserve"> 63–76 (2014).</w:t>
      </w:r>
    </w:p>
    <w:p w14:paraId="41974A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14.</w:t>
      </w:r>
      <w:r w:rsidRPr="00D54BA4">
        <w:rPr>
          <w:rFonts w:ascii="Calibri" w:hAnsi="Calibri" w:cs="Calibri"/>
          <w:noProof/>
          <w:szCs w:val="24"/>
        </w:rPr>
        <w:tab/>
        <w:t xml:space="preserve">Steinberg, P. F. Can We Generalize from Case Studies? </w:t>
      </w:r>
      <w:r w:rsidRPr="00D54BA4">
        <w:rPr>
          <w:rFonts w:ascii="Calibri" w:hAnsi="Calibri" w:cs="Calibri"/>
          <w:i/>
          <w:iCs/>
          <w:noProof/>
          <w:szCs w:val="24"/>
        </w:rPr>
        <w:t>Glob. Environ. Polit.</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152–175 (2015).</w:t>
      </w:r>
    </w:p>
    <w:p w14:paraId="640DDE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15.</w:t>
      </w:r>
      <w:r w:rsidRPr="00D54BA4">
        <w:rPr>
          <w:rFonts w:ascii="Calibri" w:hAnsi="Calibri" w:cs="Calibri"/>
          <w:noProof/>
          <w:szCs w:val="24"/>
        </w:rPr>
        <w:tab/>
        <w:t xml:space="preserve">Flyvbjerg, B. Five misunderstandings about case-study research. </w:t>
      </w:r>
      <w:r w:rsidRPr="00D54BA4">
        <w:rPr>
          <w:rFonts w:ascii="Calibri" w:hAnsi="Calibri" w:cs="Calibri"/>
          <w:i/>
          <w:iCs/>
          <w:noProof/>
          <w:szCs w:val="24"/>
        </w:rPr>
        <w:t>Qual. Inq.</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219–245 (2006).</w:t>
      </w:r>
    </w:p>
    <w:p w14:paraId="032D386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16.</w:t>
      </w:r>
      <w:r w:rsidRPr="00D54BA4">
        <w:rPr>
          <w:rFonts w:ascii="Calibri" w:hAnsi="Calibri" w:cs="Calibri"/>
          <w:noProof/>
          <w:szCs w:val="24"/>
        </w:rPr>
        <w:tab/>
        <w:t xml:space="preserve">Lijphart, A. Comparative Politics and the Comparative Method. </w:t>
      </w:r>
      <w:r w:rsidRPr="00D54BA4">
        <w:rPr>
          <w:rFonts w:ascii="Calibri" w:hAnsi="Calibri" w:cs="Calibri"/>
          <w:i/>
          <w:iCs/>
          <w:noProof/>
          <w:szCs w:val="24"/>
        </w:rPr>
        <w:t>Am. Polit. Sci. Rev.</w:t>
      </w:r>
      <w:r w:rsidRPr="00D54BA4">
        <w:rPr>
          <w:rFonts w:ascii="Calibri" w:hAnsi="Calibri" w:cs="Calibri"/>
          <w:noProof/>
          <w:szCs w:val="24"/>
        </w:rPr>
        <w:t xml:space="preserve"> </w:t>
      </w:r>
      <w:r w:rsidRPr="00D54BA4">
        <w:rPr>
          <w:rFonts w:ascii="Calibri" w:hAnsi="Calibri" w:cs="Calibri"/>
          <w:b/>
          <w:bCs/>
          <w:noProof/>
          <w:szCs w:val="24"/>
        </w:rPr>
        <w:t>65,</w:t>
      </w:r>
      <w:r w:rsidRPr="00D54BA4">
        <w:rPr>
          <w:rFonts w:ascii="Calibri" w:hAnsi="Calibri" w:cs="Calibri"/>
          <w:noProof/>
          <w:szCs w:val="24"/>
        </w:rPr>
        <w:t xml:space="preserve"> 682–693 (1971).</w:t>
      </w:r>
    </w:p>
    <w:p w14:paraId="78DABF1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17.</w:t>
      </w:r>
      <w:r w:rsidRPr="00D54BA4">
        <w:rPr>
          <w:rFonts w:ascii="Calibri" w:hAnsi="Calibri" w:cs="Calibri"/>
          <w:noProof/>
          <w:szCs w:val="24"/>
        </w:rPr>
        <w:tab/>
        <w:t xml:space="preserve">Lind, A. &amp; Espegren, K. The use of energy system models for analysing the transition to low-carbon cities – The case of Oslo. </w:t>
      </w:r>
      <w:r w:rsidRPr="00D54BA4">
        <w:rPr>
          <w:rFonts w:ascii="Calibri" w:hAnsi="Calibri" w:cs="Calibri"/>
          <w:i/>
          <w:iCs/>
          <w:noProof/>
          <w:szCs w:val="24"/>
        </w:rPr>
        <w:t>Energy Strateg. Rev.</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44–56 (2017).</w:t>
      </w:r>
    </w:p>
    <w:p w14:paraId="7AE2654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18.</w:t>
      </w:r>
      <w:r w:rsidRPr="00D54BA4">
        <w:rPr>
          <w:rFonts w:ascii="Calibri" w:hAnsi="Calibri" w:cs="Calibri"/>
          <w:noProof/>
          <w:szCs w:val="24"/>
        </w:rPr>
        <w:tab/>
        <w:t xml:space="preserve">Feng, K., Hubacek, K., Sun, L. &amp; Liu, Z. Consumption-based CO2 accounting of China’s megacities: The case of Beijing, Tianjin, Shanghai and Chongqing. </w:t>
      </w:r>
      <w:r w:rsidRPr="00D54BA4">
        <w:rPr>
          <w:rFonts w:ascii="Calibri" w:hAnsi="Calibri" w:cs="Calibri"/>
          <w:i/>
          <w:iCs/>
          <w:noProof/>
          <w:szCs w:val="24"/>
        </w:rPr>
        <w:t>Ecol. Indic.</w:t>
      </w:r>
      <w:r w:rsidRPr="00D54BA4">
        <w:rPr>
          <w:rFonts w:ascii="Calibri" w:hAnsi="Calibri" w:cs="Calibri"/>
          <w:noProof/>
          <w:szCs w:val="24"/>
        </w:rPr>
        <w:t xml:space="preserve"> </w:t>
      </w:r>
      <w:r w:rsidRPr="00D54BA4">
        <w:rPr>
          <w:rFonts w:ascii="Calibri" w:hAnsi="Calibri" w:cs="Calibri"/>
          <w:b/>
          <w:bCs/>
          <w:noProof/>
          <w:szCs w:val="24"/>
        </w:rPr>
        <w:t>47,</w:t>
      </w:r>
      <w:r w:rsidRPr="00D54BA4">
        <w:rPr>
          <w:rFonts w:ascii="Calibri" w:hAnsi="Calibri" w:cs="Calibri"/>
          <w:noProof/>
          <w:szCs w:val="24"/>
        </w:rPr>
        <w:t xml:space="preserve"> 26–31 (2014).</w:t>
      </w:r>
    </w:p>
    <w:p w14:paraId="5A53FF9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19.</w:t>
      </w:r>
      <w:r w:rsidRPr="00D54BA4">
        <w:rPr>
          <w:rFonts w:ascii="Calibri" w:hAnsi="Calibri" w:cs="Calibri"/>
          <w:noProof/>
          <w:szCs w:val="24"/>
        </w:rPr>
        <w:tab/>
        <w:t xml:space="preserve">Pichler, P. P. </w:t>
      </w:r>
      <w:r w:rsidRPr="00D54BA4">
        <w:rPr>
          <w:rFonts w:ascii="Calibri" w:hAnsi="Calibri" w:cs="Calibri"/>
          <w:i/>
          <w:iCs/>
          <w:noProof/>
          <w:szCs w:val="24"/>
        </w:rPr>
        <w:t>et al.</w:t>
      </w:r>
      <w:r w:rsidRPr="00D54BA4">
        <w:rPr>
          <w:rFonts w:ascii="Calibri" w:hAnsi="Calibri" w:cs="Calibri"/>
          <w:noProof/>
          <w:szCs w:val="24"/>
        </w:rPr>
        <w:t xml:space="preserve"> Reducing Urban Greenhouse Gas Footprints. </w:t>
      </w:r>
      <w:r w:rsidRPr="00D54BA4">
        <w:rPr>
          <w:rFonts w:ascii="Calibri" w:hAnsi="Calibri" w:cs="Calibri"/>
          <w:i/>
          <w:iCs/>
          <w:noProof/>
          <w:szCs w:val="24"/>
        </w:rPr>
        <w:t>Sci. Rep.</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1–11 (2017).</w:t>
      </w:r>
    </w:p>
    <w:p w14:paraId="63809F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20.</w:t>
      </w:r>
      <w:r w:rsidRPr="00D54BA4">
        <w:rPr>
          <w:rFonts w:ascii="Calibri" w:hAnsi="Calibri" w:cs="Calibri"/>
          <w:noProof/>
          <w:szCs w:val="24"/>
        </w:rPr>
        <w:tab/>
        <w:t xml:space="preserve">Romero-Lankao, P. &amp; Hardoy, J. in </w:t>
      </w:r>
      <w:r w:rsidRPr="00D54BA4">
        <w:rPr>
          <w:rFonts w:ascii="Calibri" w:hAnsi="Calibri" w:cs="Calibri"/>
          <w:i/>
          <w:iCs/>
          <w:noProof/>
          <w:szCs w:val="24"/>
        </w:rPr>
        <w:t>The Urban Climate Challenge: ethinking the Role of Cities in the Global Climate Regime</w:t>
      </w:r>
      <w:r w:rsidRPr="00D54BA4">
        <w:rPr>
          <w:rFonts w:ascii="Calibri" w:hAnsi="Calibri" w:cs="Calibri"/>
          <w:noProof/>
          <w:szCs w:val="24"/>
        </w:rPr>
        <w:t xml:space="preserve"> (eds. Johnson, C., Toly, N. &amp; Schroeder, H.) 181–204 (Routledge, 2015).</w:t>
      </w:r>
    </w:p>
    <w:p w14:paraId="587FE09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21.</w:t>
      </w:r>
      <w:r w:rsidRPr="00D54BA4">
        <w:rPr>
          <w:rFonts w:ascii="Calibri" w:hAnsi="Calibri" w:cs="Calibri"/>
          <w:noProof/>
          <w:szCs w:val="24"/>
        </w:rPr>
        <w:tab/>
        <w:t xml:space="preserve">Creutzig, F., Mühlhoff, R. &amp; Römer, J. Decarbonizing urban transport in European cities: Four cases show possibly high co-benefits.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(2012).</w:t>
      </w:r>
    </w:p>
    <w:p w14:paraId="3CD85F51"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22.</w:t>
      </w:r>
      <w:r w:rsidRPr="00D54BA4">
        <w:rPr>
          <w:rFonts w:ascii="Calibri" w:hAnsi="Calibri" w:cs="Calibri"/>
          <w:noProof/>
          <w:szCs w:val="24"/>
        </w:rPr>
        <w:tab/>
        <w:t>C40 Cities Climate Leadership Group. C40 Cities. (2017). Available at: http://www.c40.org/. (Accessed: 10th November 2017)</w:t>
      </w:r>
    </w:p>
    <w:p w14:paraId="53CD8B6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23.</w:t>
      </w:r>
      <w:r w:rsidRPr="00D54BA4">
        <w:rPr>
          <w:rFonts w:ascii="Calibri" w:hAnsi="Calibri" w:cs="Calibri"/>
          <w:noProof/>
          <w:szCs w:val="24"/>
        </w:rPr>
        <w:tab/>
        <w:t xml:space="preserve">ICLEI. </w:t>
      </w:r>
      <w:r w:rsidRPr="00D54BA4">
        <w:rPr>
          <w:rFonts w:ascii="Calibri" w:hAnsi="Calibri" w:cs="Calibri"/>
          <w:i/>
          <w:iCs/>
          <w:noProof/>
          <w:szCs w:val="24"/>
        </w:rPr>
        <w:t>Urban transition insights from industrial legacy cities</w:t>
      </w:r>
      <w:r w:rsidRPr="00D54BA4">
        <w:rPr>
          <w:rFonts w:ascii="Calibri" w:hAnsi="Calibri" w:cs="Calibri"/>
          <w:noProof/>
          <w:szCs w:val="24"/>
        </w:rPr>
        <w:t>. (2018).</w:t>
      </w:r>
    </w:p>
    <w:p w14:paraId="0F6ACF1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24.</w:t>
      </w:r>
      <w:r w:rsidRPr="00D54BA4">
        <w:rPr>
          <w:rFonts w:ascii="Calibri" w:hAnsi="Calibri" w:cs="Calibri"/>
          <w:noProof/>
          <w:szCs w:val="24"/>
        </w:rPr>
        <w:tab/>
        <w:t xml:space="preserve">Nangini, C. </w:t>
      </w:r>
      <w:r w:rsidRPr="00D54BA4">
        <w:rPr>
          <w:rFonts w:ascii="Calibri" w:hAnsi="Calibri" w:cs="Calibri"/>
          <w:i/>
          <w:iCs/>
          <w:noProof/>
          <w:szCs w:val="24"/>
        </w:rPr>
        <w:t>et al.</w:t>
      </w:r>
      <w:r w:rsidRPr="00D54BA4">
        <w:rPr>
          <w:rFonts w:ascii="Calibri" w:hAnsi="Calibri" w:cs="Calibri"/>
          <w:noProof/>
          <w:szCs w:val="24"/>
        </w:rPr>
        <w:t xml:space="preserve"> A global dataset of CO2 emissions and ancillary data related to emissions for 343 cities. </w:t>
      </w:r>
      <w:r w:rsidRPr="00D54BA4">
        <w:rPr>
          <w:rFonts w:ascii="Calibri" w:hAnsi="Calibri" w:cs="Calibri"/>
          <w:i/>
          <w:iCs/>
          <w:noProof/>
          <w:szCs w:val="24"/>
        </w:rPr>
        <w:t>Sci. Data</w:t>
      </w:r>
      <w:r w:rsidRPr="00D54BA4">
        <w:rPr>
          <w:rFonts w:ascii="Calibri" w:hAnsi="Calibri" w:cs="Calibri"/>
          <w:noProof/>
          <w:szCs w:val="24"/>
        </w:rPr>
        <w:t xml:space="preserve"> </w:t>
      </w:r>
      <w:r w:rsidRPr="00D54BA4">
        <w:rPr>
          <w:rFonts w:ascii="Calibri" w:hAnsi="Calibri" w:cs="Calibri"/>
          <w:b/>
          <w:bCs/>
          <w:noProof/>
          <w:szCs w:val="24"/>
        </w:rPr>
        <w:t>In print,</w:t>
      </w:r>
      <w:r w:rsidRPr="00D54BA4">
        <w:rPr>
          <w:rFonts w:ascii="Calibri" w:hAnsi="Calibri" w:cs="Calibri"/>
          <w:noProof/>
          <w:szCs w:val="24"/>
        </w:rPr>
        <w:t xml:space="preserve"> (2018).</w:t>
      </w:r>
    </w:p>
    <w:p w14:paraId="0F9817F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25.</w:t>
      </w:r>
      <w:r w:rsidRPr="00D54BA4">
        <w:rPr>
          <w:rFonts w:ascii="Calibri" w:hAnsi="Calibri" w:cs="Calibri"/>
          <w:noProof/>
          <w:szCs w:val="24"/>
        </w:rPr>
        <w:tab/>
        <w:t xml:space="preserve">UNFCCC. Global Climate Action NAZCA. (2018). Available at: http://climateaction.unfccc.int/. </w:t>
      </w:r>
      <w:r w:rsidRPr="00D54BA4">
        <w:rPr>
          <w:rFonts w:ascii="Calibri" w:hAnsi="Calibri" w:cs="Calibri"/>
          <w:noProof/>
          <w:szCs w:val="24"/>
        </w:rPr>
        <w:lastRenderedPageBreak/>
        <w:t>(Accessed: 26th November 2018)</w:t>
      </w:r>
    </w:p>
    <w:p w14:paraId="58DC8B2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26.</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How are cities planning to respond to climate change? Assessment of local climate plans from 885 cities in the EU-28. </w:t>
      </w:r>
      <w:r w:rsidRPr="00D54BA4">
        <w:rPr>
          <w:rFonts w:ascii="Calibri" w:hAnsi="Calibri" w:cs="Calibri"/>
          <w:i/>
          <w:iCs/>
          <w:noProof/>
          <w:szCs w:val="24"/>
        </w:rPr>
        <w:t>J. Clean. Prod.</w:t>
      </w:r>
      <w:r w:rsidRPr="00D54BA4">
        <w:rPr>
          <w:rFonts w:ascii="Calibri" w:hAnsi="Calibri" w:cs="Calibri"/>
          <w:noProof/>
          <w:szCs w:val="24"/>
        </w:rPr>
        <w:t xml:space="preserve"> </w:t>
      </w:r>
      <w:r w:rsidRPr="00D54BA4">
        <w:rPr>
          <w:rFonts w:ascii="Calibri" w:hAnsi="Calibri" w:cs="Calibri"/>
          <w:b/>
          <w:bCs/>
          <w:noProof/>
          <w:szCs w:val="24"/>
        </w:rPr>
        <w:t>191,</w:t>
      </w:r>
      <w:r w:rsidRPr="00D54BA4">
        <w:rPr>
          <w:rFonts w:ascii="Calibri" w:hAnsi="Calibri" w:cs="Calibri"/>
          <w:noProof/>
          <w:szCs w:val="24"/>
        </w:rPr>
        <w:t xml:space="preserve"> 207–219 (2018).</w:t>
      </w:r>
    </w:p>
    <w:p w14:paraId="1FD2BC3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27.</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Climate change response in Europe: What’s the reality? Analysis of adaptation and mitigation plans from 200 urban areas in 11 countries. </w:t>
      </w:r>
      <w:r w:rsidRPr="00D54BA4">
        <w:rPr>
          <w:rFonts w:ascii="Calibri" w:hAnsi="Calibri" w:cs="Calibri"/>
          <w:i/>
          <w:iCs/>
          <w:noProof/>
          <w:szCs w:val="24"/>
        </w:rPr>
        <w:t>Clim. Change</w:t>
      </w:r>
      <w:r w:rsidRPr="00D54BA4">
        <w:rPr>
          <w:rFonts w:ascii="Calibri" w:hAnsi="Calibri" w:cs="Calibri"/>
          <w:noProof/>
          <w:szCs w:val="24"/>
        </w:rPr>
        <w:t xml:space="preserve"> </w:t>
      </w:r>
      <w:r w:rsidRPr="00D54BA4">
        <w:rPr>
          <w:rFonts w:ascii="Calibri" w:hAnsi="Calibri" w:cs="Calibri"/>
          <w:b/>
          <w:bCs/>
          <w:noProof/>
          <w:szCs w:val="24"/>
        </w:rPr>
        <w:t>122,</w:t>
      </w:r>
      <w:r w:rsidRPr="00D54BA4">
        <w:rPr>
          <w:rFonts w:ascii="Calibri" w:hAnsi="Calibri" w:cs="Calibri"/>
          <w:noProof/>
          <w:szCs w:val="24"/>
        </w:rPr>
        <w:t xml:space="preserve"> 331–340 (2014).</w:t>
      </w:r>
    </w:p>
    <w:p w14:paraId="728A950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28.</w:t>
      </w:r>
      <w:r w:rsidRPr="00D54BA4">
        <w:rPr>
          <w:rFonts w:ascii="Calibri" w:hAnsi="Calibri" w:cs="Calibri"/>
          <w:noProof/>
          <w:szCs w:val="24"/>
        </w:rPr>
        <w:tab/>
        <w:t xml:space="preserve">Castán Broto, V. &amp; Bulkeley, H. A survey of urban climate change experiments in 100 cities.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23,</w:t>
      </w:r>
      <w:r w:rsidRPr="00D54BA4">
        <w:rPr>
          <w:rFonts w:ascii="Calibri" w:hAnsi="Calibri" w:cs="Calibri"/>
          <w:noProof/>
          <w:szCs w:val="24"/>
        </w:rPr>
        <w:t xml:space="preserve"> 92–102 (2013).</w:t>
      </w:r>
    </w:p>
    <w:p w14:paraId="4983A5E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29.</w:t>
      </w:r>
      <w:r w:rsidRPr="00D54BA4">
        <w:rPr>
          <w:rFonts w:ascii="Calibri" w:hAnsi="Calibri" w:cs="Calibri"/>
          <w:noProof/>
          <w:szCs w:val="24"/>
        </w:rPr>
        <w:tab/>
        <w:t xml:space="preserve">Bartlett, S. &amp; Satterthwaite, D. (Eds. . </w:t>
      </w:r>
      <w:r w:rsidRPr="00D54BA4">
        <w:rPr>
          <w:rFonts w:ascii="Calibri" w:hAnsi="Calibri" w:cs="Calibri"/>
          <w:i/>
          <w:iCs/>
          <w:noProof/>
          <w:szCs w:val="24"/>
        </w:rPr>
        <w:t>Cities on a Finite Planet: Towards Transformative Responses to Climate Change</w:t>
      </w:r>
      <w:r w:rsidRPr="00D54BA4">
        <w:rPr>
          <w:rFonts w:ascii="Calibri" w:hAnsi="Calibri" w:cs="Calibri"/>
          <w:noProof/>
          <w:szCs w:val="24"/>
        </w:rPr>
        <w:t>. (Routledge, 2016). doi:10.4324/9781315645421</w:t>
      </w:r>
    </w:p>
    <w:p w14:paraId="5A8054A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30.</w:t>
      </w:r>
      <w:r w:rsidRPr="00D54BA4">
        <w:rPr>
          <w:rFonts w:ascii="Calibri" w:hAnsi="Calibri" w:cs="Calibri"/>
          <w:noProof/>
          <w:szCs w:val="24"/>
        </w:rPr>
        <w:tab/>
        <w:t xml:space="preserve">Rosenzweig, C. </w:t>
      </w:r>
      <w:r w:rsidRPr="00D54BA4">
        <w:rPr>
          <w:rFonts w:ascii="Calibri" w:hAnsi="Calibri" w:cs="Calibri"/>
          <w:i/>
          <w:iCs/>
          <w:noProof/>
          <w:szCs w:val="24"/>
        </w:rPr>
        <w:t>et al.</w:t>
      </w:r>
      <w:r w:rsidRPr="00D54BA4">
        <w:rPr>
          <w:rFonts w:ascii="Calibri" w:hAnsi="Calibri" w:cs="Calibri"/>
          <w:noProof/>
          <w:szCs w:val="24"/>
        </w:rPr>
        <w:t xml:space="preserve"> </w:t>
      </w:r>
      <w:r w:rsidRPr="00D54BA4">
        <w:rPr>
          <w:rFonts w:ascii="Calibri" w:hAnsi="Calibri" w:cs="Calibri"/>
          <w:i/>
          <w:iCs/>
          <w:noProof/>
          <w:szCs w:val="24"/>
        </w:rPr>
        <w:t>ARC3.2 Summary for City Leaders</w:t>
      </w:r>
      <w:r w:rsidRPr="00D54BA4">
        <w:rPr>
          <w:rFonts w:ascii="Calibri" w:hAnsi="Calibri" w:cs="Calibri"/>
          <w:noProof/>
          <w:szCs w:val="24"/>
        </w:rPr>
        <w:t>. (Columbia University, 2015). doi:10.1017/CBO9780511783142</w:t>
      </w:r>
    </w:p>
    <w:p w14:paraId="083D4E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31.</w:t>
      </w:r>
      <w:r w:rsidRPr="00D54BA4">
        <w:rPr>
          <w:rFonts w:ascii="Calibri" w:hAnsi="Calibri" w:cs="Calibri"/>
          <w:noProof/>
          <w:szCs w:val="24"/>
        </w:rPr>
        <w:tab/>
        <w:t xml:space="preserve">Sovacool, B. K. &amp; Brown, M. A. Twelve metropolitan carbon footprints: A preliminary comparative global assessment.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38,</w:t>
      </w:r>
      <w:r w:rsidRPr="00D54BA4">
        <w:rPr>
          <w:rFonts w:ascii="Calibri" w:hAnsi="Calibri" w:cs="Calibri"/>
          <w:noProof/>
          <w:szCs w:val="24"/>
        </w:rPr>
        <w:t xml:space="preserve"> 4856–4869 (2010).</w:t>
      </w:r>
    </w:p>
    <w:p w14:paraId="33052C7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32.</w:t>
      </w:r>
      <w:r w:rsidRPr="00D54BA4">
        <w:rPr>
          <w:rFonts w:ascii="Calibri" w:hAnsi="Calibri" w:cs="Calibri"/>
          <w:noProof/>
          <w:szCs w:val="24"/>
        </w:rPr>
        <w:tab/>
        <w:t xml:space="preserve">Baiocchi, G., Creutzig, F., Minx, J. &amp; Pichler, P. P. A spatial typology of human settlements and their CO2 emissions in England.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34,</w:t>
      </w:r>
      <w:r w:rsidRPr="00D54BA4">
        <w:rPr>
          <w:rFonts w:ascii="Calibri" w:hAnsi="Calibri" w:cs="Calibri"/>
          <w:noProof/>
          <w:szCs w:val="24"/>
        </w:rPr>
        <w:t xml:space="preserve"> 13–21 (2015).</w:t>
      </w:r>
    </w:p>
    <w:p w14:paraId="6888E10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33.</w:t>
      </w:r>
      <w:r w:rsidRPr="00D54BA4">
        <w:rPr>
          <w:rFonts w:ascii="Calibri" w:hAnsi="Calibri" w:cs="Calibri"/>
          <w:noProof/>
          <w:szCs w:val="24"/>
        </w:rPr>
        <w:tab/>
        <w:t xml:space="preserve">Moran, D. </w:t>
      </w:r>
      <w:r w:rsidRPr="00D54BA4">
        <w:rPr>
          <w:rFonts w:ascii="Calibri" w:hAnsi="Calibri" w:cs="Calibri"/>
          <w:i/>
          <w:iCs/>
          <w:noProof/>
          <w:szCs w:val="24"/>
        </w:rPr>
        <w:t>et al.</w:t>
      </w:r>
      <w:r w:rsidRPr="00D54BA4">
        <w:rPr>
          <w:rFonts w:ascii="Calibri" w:hAnsi="Calibri" w:cs="Calibri"/>
          <w:noProof/>
          <w:szCs w:val="24"/>
        </w:rPr>
        <w:t xml:space="preserve"> Carbon footprints of 13 000 cities.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13,</w:t>
      </w:r>
      <w:r w:rsidRPr="00D54BA4">
        <w:rPr>
          <w:rFonts w:ascii="Calibri" w:hAnsi="Calibri" w:cs="Calibri"/>
          <w:noProof/>
          <w:szCs w:val="24"/>
        </w:rPr>
        <w:t xml:space="preserve"> (2018).</w:t>
      </w:r>
    </w:p>
    <w:p w14:paraId="662E6C3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34.</w:t>
      </w:r>
      <w:r w:rsidRPr="00D54BA4">
        <w:rPr>
          <w:rFonts w:ascii="Calibri" w:hAnsi="Calibri" w:cs="Calibri"/>
          <w:noProof/>
          <w:szCs w:val="24"/>
        </w:rPr>
        <w:tab/>
        <w:t xml:space="preserve">Advisory Committee for Environmental Research and Education. </w:t>
      </w:r>
      <w:r w:rsidRPr="00D54BA4">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D54BA4">
        <w:rPr>
          <w:rFonts w:ascii="Calibri" w:hAnsi="Calibri" w:cs="Calibri"/>
          <w:noProof/>
          <w:szCs w:val="24"/>
        </w:rPr>
        <w:t xml:space="preserve"> (2018).</w:t>
      </w:r>
    </w:p>
    <w:p w14:paraId="1DF95DA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35.</w:t>
      </w:r>
      <w:r w:rsidRPr="00D54BA4">
        <w:rPr>
          <w:rFonts w:ascii="Calibri" w:hAnsi="Calibri" w:cs="Calibri"/>
          <w:noProof/>
          <w:szCs w:val="24"/>
        </w:rPr>
        <w:tab/>
        <w:t xml:space="preserve">ICLEI. </w:t>
      </w:r>
      <w:r w:rsidRPr="00D54BA4">
        <w:rPr>
          <w:rFonts w:ascii="Calibri" w:hAnsi="Calibri" w:cs="Calibri"/>
          <w:i/>
          <w:iCs/>
          <w:noProof/>
          <w:szCs w:val="24"/>
        </w:rPr>
        <w:t>Resilient Cities Report 2018</w:t>
      </w:r>
      <w:r w:rsidRPr="00D54BA4">
        <w:rPr>
          <w:rFonts w:ascii="Calibri" w:hAnsi="Calibri" w:cs="Calibri"/>
          <w:noProof/>
          <w:szCs w:val="24"/>
        </w:rPr>
        <w:t>. (2018).</w:t>
      </w:r>
    </w:p>
    <w:p w14:paraId="028BB9C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36.</w:t>
      </w:r>
      <w:r w:rsidRPr="00D54BA4">
        <w:rPr>
          <w:rFonts w:ascii="Calibri" w:hAnsi="Calibri" w:cs="Calibri"/>
          <w:noProof/>
          <w:szCs w:val="24"/>
        </w:rPr>
        <w:tab/>
        <w:t xml:space="preserve">Seto C., K.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 xml:space="preserve">Climate Change 2014: Mitigation of Climate Change. Contribution of </w:t>
      </w:r>
      <w:r w:rsidRPr="00D54BA4">
        <w:rPr>
          <w:rFonts w:ascii="Calibri" w:hAnsi="Calibri" w:cs="Calibri"/>
          <w:i/>
          <w:iCs/>
          <w:noProof/>
          <w:szCs w:val="24"/>
        </w:rPr>
        <w:lastRenderedPageBreak/>
        <w:t>Working Group III to the Fifth Assessment Report of the Intergovernmental Panel on Climate Change</w:t>
      </w:r>
      <w:r w:rsidRPr="00D54BA4">
        <w:rPr>
          <w:rFonts w:ascii="Calibri" w:hAnsi="Calibri" w:cs="Calibri"/>
          <w:noProof/>
          <w:szCs w:val="24"/>
        </w:rPr>
        <w:t xml:space="preserve"> 923–1000 (Cambridge University Press, 2014). doi:10.1017/CBO9781107415416.018</w:t>
      </w:r>
    </w:p>
    <w:p w14:paraId="45639BE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37.</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(International Institute for Applied Systems Analysis and Cambridge University Press, 2012).</w:t>
      </w:r>
    </w:p>
    <w:p w14:paraId="1961C49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38.</w:t>
      </w:r>
      <w:r w:rsidRPr="00D54BA4">
        <w:rPr>
          <w:rFonts w:ascii="Calibri" w:hAnsi="Calibri" w:cs="Calibri"/>
          <w:noProof/>
          <w:szCs w:val="24"/>
        </w:rPr>
        <w:tab/>
        <w:t xml:space="preserve">UCCRN. </w:t>
      </w:r>
      <w:r w:rsidRPr="00D54BA4">
        <w:rPr>
          <w:rFonts w:ascii="Calibri" w:hAnsi="Calibri" w:cs="Calibri"/>
          <w:i/>
          <w:iCs/>
          <w:noProof/>
          <w:szCs w:val="24"/>
        </w:rPr>
        <w:t>Climate change and cities: First assessment report of the urban climate change research network</w:t>
      </w:r>
      <w:r w:rsidRPr="00D54BA4">
        <w:rPr>
          <w:rFonts w:ascii="Calibri" w:hAnsi="Calibri" w:cs="Calibri"/>
          <w:noProof/>
          <w:szCs w:val="24"/>
        </w:rPr>
        <w:t>. (Cambridge University Press, 2011).</w:t>
      </w:r>
    </w:p>
    <w:p w14:paraId="56C0B2F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39.</w:t>
      </w:r>
      <w:r w:rsidRPr="00D54BA4">
        <w:rPr>
          <w:rFonts w:ascii="Calibri" w:hAnsi="Calibri" w:cs="Calibri"/>
          <w:noProof/>
          <w:szCs w:val="24"/>
        </w:rPr>
        <w:tab/>
        <w:t xml:space="preserve">Gaunt, M., Rye, T. &amp; Allen, S. Public acceptability of road user charging: The case of Edinburgh and the 2005 referendum. </w:t>
      </w:r>
      <w:r w:rsidRPr="00D54BA4">
        <w:rPr>
          <w:rFonts w:ascii="Calibri" w:hAnsi="Calibri" w:cs="Calibri"/>
          <w:i/>
          <w:iCs/>
          <w:noProof/>
          <w:szCs w:val="24"/>
        </w:rPr>
        <w:t>Transp. Rev.</w:t>
      </w:r>
      <w:r w:rsidRPr="00D54BA4">
        <w:rPr>
          <w:rFonts w:ascii="Calibri" w:hAnsi="Calibri" w:cs="Calibri"/>
          <w:noProof/>
          <w:szCs w:val="24"/>
        </w:rPr>
        <w:t xml:space="preserve"> </w:t>
      </w:r>
      <w:r w:rsidRPr="00D54BA4">
        <w:rPr>
          <w:rFonts w:ascii="Calibri" w:hAnsi="Calibri" w:cs="Calibri"/>
          <w:b/>
          <w:bCs/>
          <w:noProof/>
          <w:szCs w:val="24"/>
        </w:rPr>
        <w:t>27,</w:t>
      </w:r>
      <w:r w:rsidRPr="00D54BA4">
        <w:rPr>
          <w:rFonts w:ascii="Calibri" w:hAnsi="Calibri" w:cs="Calibri"/>
          <w:noProof/>
          <w:szCs w:val="24"/>
        </w:rPr>
        <w:t xml:space="preserve"> 85–102 (2007).</w:t>
      </w:r>
    </w:p>
    <w:p w14:paraId="399FB3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40.</w:t>
      </w:r>
      <w:r w:rsidRPr="00D54BA4">
        <w:rPr>
          <w:rFonts w:ascii="Calibri" w:hAnsi="Calibri" w:cs="Calibri"/>
          <w:noProof/>
          <w:szCs w:val="24"/>
        </w:rPr>
        <w:tab/>
        <w:t xml:space="preserve">Schaller, B. New York City’s congestion pricing experience and implications for road pricing acceptance in the United States. </w:t>
      </w:r>
      <w:r w:rsidRPr="00D54BA4">
        <w:rPr>
          <w:rFonts w:ascii="Calibri" w:hAnsi="Calibri" w:cs="Calibri"/>
          <w:i/>
          <w:iCs/>
          <w:noProof/>
          <w:szCs w:val="24"/>
        </w:rPr>
        <w:t>Transp. Policy</w:t>
      </w:r>
      <w:r w:rsidRPr="00D54BA4">
        <w:rPr>
          <w:rFonts w:ascii="Calibri" w:hAnsi="Calibri" w:cs="Calibri"/>
          <w:noProof/>
          <w:szCs w:val="24"/>
        </w:rPr>
        <w:t xml:space="preserve"> </w:t>
      </w:r>
      <w:r w:rsidRPr="00D54BA4">
        <w:rPr>
          <w:rFonts w:ascii="Calibri" w:hAnsi="Calibri" w:cs="Calibri"/>
          <w:b/>
          <w:bCs/>
          <w:noProof/>
          <w:szCs w:val="24"/>
        </w:rPr>
        <w:t>17,</w:t>
      </w:r>
      <w:r w:rsidRPr="00D54BA4">
        <w:rPr>
          <w:rFonts w:ascii="Calibri" w:hAnsi="Calibri" w:cs="Calibri"/>
          <w:noProof/>
          <w:szCs w:val="24"/>
        </w:rPr>
        <w:t xml:space="preserve"> 266–273 (2010).</w:t>
      </w:r>
    </w:p>
    <w:p w14:paraId="3EA518C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41.</w:t>
      </w:r>
      <w:r w:rsidRPr="00D54BA4">
        <w:rPr>
          <w:rFonts w:ascii="Calibri" w:hAnsi="Calibri" w:cs="Calibri"/>
          <w:noProof/>
          <w:szCs w:val="24"/>
        </w:rPr>
        <w:tab/>
        <w:t xml:space="preserve">Berrang-Ford, L., Pearce, T. &amp; Ford, J. D. Systematic review approaches for climate change adaptation research. </w:t>
      </w:r>
      <w:r w:rsidRPr="00D54BA4">
        <w:rPr>
          <w:rFonts w:ascii="Calibri" w:hAnsi="Calibri" w:cs="Calibri"/>
          <w:i/>
          <w:iCs/>
          <w:noProof/>
          <w:szCs w:val="24"/>
        </w:rPr>
        <w:t>Reg. Environ. Chang.</w:t>
      </w:r>
      <w:r w:rsidRPr="00D54BA4">
        <w:rPr>
          <w:rFonts w:ascii="Calibri" w:hAnsi="Calibri" w:cs="Calibri"/>
          <w:noProof/>
          <w:szCs w:val="24"/>
        </w:rPr>
        <w:t xml:space="preserve"> (2015). doi:10.1007/s10113-014-0708-7</w:t>
      </w:r>
    </w:p>
    <w:p w14:paraId="5EB515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42.</w:t>
      </w:r>
      <w:r w:rsidRPr="00D54BA4">
        <w:rPr>
          <w:rFonts w:ascii="Calibri" w:hAnsi="Calibri" w:cs="Calibri"/>
          <w:noProof/>
          <w:szCs w:val="24"/>
        </w:rPr>
        <w:tab/>
        <w:t xml:space="preserve">Sorrell, S. Improving the evidence base for energy policy: The role of systematic reviews.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1858–1871 (2007).</w:t>
      </w:r>
    </w:p>
    <w:p w14:paraId="64062BE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43.</w:t>
      </w:r>
      <w:r w:rsidRPr="00D54BA4">
        <w:rPr>
          <w:rFonts w:ascii="Calibri" w:hAnsi="Calibri" w:cs="Calibri"/>
          <w:noProof/>
          <w:szCs w:val="24"/>
        </w:rPr>
        <w:tab/>
        <w:t xml:space="preserve">Haddaway, N. R. &amp; Macura, B. The role of reporting standards in producing robust literature reviews.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444–453 (2018).</w:t>
      </w:r>
    </w:p>
    <w:p w14:paraId="5BCF58C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44.</w:t>
      </w:r>
      <w:r w:rsidRPr="00D54BA4">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D54BA4">
        <w:rPr>
          <w:rFonts w:ascii="Calibri" w:hAnsi="Calibri" w:cs="Calibri"/>
          <w:i/>
          <w:iCs/>
          <w:noProof/>
          <w:szCs w:val="24"/>
        </w:rPr>
        <w:t>J. Clin. Epidemiol.</w:t>
      </w:r>
      <w:r w:rsidRPr="00D54BA4">
        <w:rPr>
          <w:rFonts w:ascii="Calibri" w:hAnsi="Calibri" w:cs="Calibri"/>
          <w:noProof/>
          <w:szCs w:val="24"/>
        </w:rPr>
        <w:t xml:space="preserve"> </w:t>
      </w:r>
      <w:r w:rsidRPr="00D54BA4">
        <w:rPr>
          <w:rFonts w:ascii="Calibri" w:hAnsi="Calibri" w:cs="Calibri"/>
          <w:b/>
          <w:bCs/>
          <w:noProof/>
          <w:szCs w:val="24"/>
        </w:rPr>
        <w:t>73,</w:t>
      </w:r>
      <w:r w:rsidRPr="00D54BA4">
        <w:rPr>
          <w:rFonts w:ascii="Calibri" w:hAnsi="Calibri" w:cs="Calibri"/>
          <w:noProof/>
          <w:szCs w:val="24"/>
        </w:rPr>
        <w:t xml:space="preserve"> 43–49 (2016).</w:t>
      </w:r>
    </w:p>
    <w:p w14:paraId="3C8D503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45.</w:t>
      </w:r>
      <w:r w:rsidRPr="00D54BA4">
        <w:rPr>
          <w:rFonts w:ascii="Calibri" w:hAnsi="Calibri" w:cs="Calibri"/>
          <w:noProof/>
          <w:szCs w:val="24"/>
        </w:rPr>
        <w:tab/>
        <w:t xml:space="preserve">Srivastava, A., Van Passel, S. &amp; Laes, E. Assessing the success of electricity demand response programs: A meta-analysis. </w:t>
      </w:r>
      <w:r w:rsidRPr="00D54BA4">
        <w:rPr>
          <w:rFonts w:ascii="Calibri" w:hAnsi="Calibri" w:cs="Calibri"/>
          <w:i/>
          <w:iCs/>
          <w:noProof/>
          <w:szCs w:val="24"/>
        </w:rPr>
        <w:t>Energy Res. Soc. Sci.</w:t>
      </w:r>
      <w:r w:rsidRPr="00D54BA4">
        <w:rPr>
          <w:rFonts w:ascii="Calibri" w:hAnsi="Calibri" w:cs="Calibri"/>
          <w:noProof/>
          <w:szCs w:val="24"/>
        </w:rPr>
        <w:t xml:space="preserve"> </w:t>
      </w:r>
      <w:r w:rsidRPr="00D54BA4">
        <w:rPr>
          <w:rFonts w:ascii="Calibri" w:hAnsi="Calibri" w:cs="Calibri"/>
          <w:b/>
          <w:bCs/>
          <w:noProof/>
          <w:szCs w:val="24"/>
        </w:rPr>
        <w:t>40,</w:t>
      </w:r>
      <w:r w:rsidRPr="00D54BA4">
        <w:rPr>
          <w:rFonts w:ascii="Calibri" w:hAnsi="Calibri" w:cs="Calibri"/>
          <w:noProof/>
          <w:szCs w:val="24"/>
        </w:rPr>
        <w:t xml:space="preserve"> 110–117 (2018).</w:t>
      </w:r>
    </w:p>
    <w:p w14:paraId="144B0ED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46.</w:t>
      </w:r>
      <w:r w:rsidRPr="00D54BA4">
        <w:rPr>
          <w:rFonts w:ascii="Calibri" w:hAnsi="Calibri" w:cs="Calibri"/>
          <w:noProof/>
          <w:szCs w:val="24"/>
        </w:rPr>
        <w:tab/>
        <w:t xml:space="preserve">Francis, L. F. M. &amp; Jensen, M. B. Benefits of green roofs: A systematic review of the evidence for three ecosystem services.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167–176 (2017).</w:t>
      </w:r>
    </w:p>
    <w:p w14:paraId="1E8640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47.</w:t>
      </w:r>
      <w:r w:rsidRPr="00D54BA4">
        <w:rPr>
          <w:rFonts w:ascii="Calibri" w:hAnsi="Calibri" w:cs="Calibri"/>
          <w:noProof/>
          <w:szCs w:val="24"/>
        </w:rPr>
        <w:tab/>
        <w:t xml:space="preserve">Song, X. P., Tan, P. Y., Edwards, P. &amp; Richards, D. The economic benefits and costs of trees in urban forest stewardship: A systematic review.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29,</w:t>
      </w:r>
      <w:r w:rsidRPr="00D54BA4">
        <w:rPr>
          <w:rFonts w:ascii="Calibri" w:hAnsi="Calibri" w:cs="Calibri"/>
          <w:noProof/>
          <w:szCs w:val="24"/>
        </w:rPr>
        <w:t xml:space="preserve"> 162–170 (2018).</w:t>
      </w:r>
    </w:p>
    <w:p w14:paraId="1F531D2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48.</w:t>
      </w:r>
      <w:r w:rsidRPr="00D54BA4">
        <w:rPr>
          <w:rFonts w:ascii="Calibri" w:hAnsi="Calibri" w:cs="Calibri"/>
          <w:noProof/>
          <w:szCs w:val="24"/>
        </w:rPr>
        <w:tab/>
        <w:t xml:space="preserve">Gota, S., Huizenga, C., Peet, K., Medimorec, N. &amp; Bakker, S. Decarbonising transport to achieve Paris Agreement targets. </w:t>
      </w:r>
      <w:r w:rsidRPr="00D54BA4">
        <w:rPr>
          <w:rFonts w:ascii="Calibri" w:hAnsi="Calibri" w:cs="Calibri"/>
          <w:i/>
          <w:iCs/>
          <w:noProof/>
          <w:szCs w:val="24"/>
        </w:rPr>
        <w:t>Energy Effic.</w:t>
      </w:r>
      <w:r w:rsidRPr="00D54BA4">
        <w:rPr>
          <w:rFonts w:ascii="Calibri" w:hAnsi="Calibri" w:cs="Calibri"/>
          <w:noProof/>
          <w:szCs w:val="24"/>
        </w:rPr>
        <w:t xml:space="preserve"> 1–24 (2018). doi:10.1007/s12053-018-9671-3</w:t>
      </w:r>
    </w:p>
    <w:p w14:paraId="5292BF2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49.</w:t>
      </w:r>
      <w:r w:rsidRPr="00D54BA4">
        <w:rPr>
          <w:rFonts w:ascii="Calibri" w:hAnsi="Calibri" w:cs="Calibri"/>
          <w:noProof/>
          <w:szCs w:val="24"/>
        </w:rPr>
        <w:tab/>
        <w:t xml:space="preserve">Huang, P. &amp; Castán Broto, V. Interdependence between Urban Processes and Energy Transitions: The Urban Energy Transitions (DUET) Framework. </w:t>
      </w:r>
      <w:r w:rsidRPr="00D54BA4">
        <w:rPr>
          <w:rFonts w:ascii="Calibri" w:hAnsi="Calibri" w:cs="Calibri"/>
          <w:i/>
          <w:iCs/>
          <w:noProof/>
          <w:szCs w:val="24"/>
        </w:rPr>
        <w:t>Environ. Innov. Soc. Transitions</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35–45 (2018).</w:t>
      </w:r>
    </w:p>
    <w:p w14:paraId="62BD294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50.</w:t>
      </w:r>
      <w:r w:rsidRPr="00D54BA4">
        <w:rPr>
          <w:rFonts w:ascii="Calibri" w:hAnsi="Calibri" w:cs="Calibri"/>
          <w:noProof/>
          <w:szCs w:val="24"/>
        </w:rPr>
        <w:tab/>
        <w:t xml:space="preserve">Newig, J. &amp; Fritsch, O. </w:t>
      </w:r>
      <w:r w:rsidRPr="00D54BA4">
        <w:rPr>
          <w:rFonts w:ascii="Calibri" w:hAnsi="Calibri" w:cs="Calibri"/>
          <w:i/>
          <w:iCs/>
          <w:noProof/>
          <w:szCs w:val="24"/>
        </w:rPr>
        <w:t>The case survey method and applications in political science</w:t>
      </w:r>
      <w:r w:rsidRPr="00D54BA4">
        <w:rPr>
          <w:rFonts w:ascii="Calibri" w:hAnsi="Calibri" w:cs="Calibri"/>
          <w:noProof/>
          <w:szCs w:val="24"/>
        </w:rPr>
        <w:t xml:space="preserve">. </w:t>
      </w:r>
      <w:r w:rsidRPr="00D54BA4">
        <w:rPr>
          <w:rFonts w:ascii="Calibri" w:hAnsi="Calibri" w:cs="Calibri"/>
          <w:b/>
          <w:bCs/>
          <w:noProof/>
          <w:szCs w:val="24"/>
        </w:rPr>
        <w:t>49,</w:t>
      </w:r>
      <w:r w:rsidRPr="00D54BA4">
        <w:rPr>
          <w:rFonts w:ascii="Calibri" w:hAnsi="Calibri" w:cs="Calibri"/>
          <w:noProof/>
          <w:szCs w:val="24"/>
        </w:rPr>
        <w:t xml:space="preserve"> (2009).</w:t>
      </w:r>
    </w:p>
    <w:p w14:paraId="0DE5029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51.</w:t>
      </w:r>
      <w:r w:rsidRPr="00D54BA4">
        <w:rPr>
          <w:rFonts w:ascii="Calibri" w:hAnsi="Calibri" w:cs="Calibri"/>
          <w:noProof/>
          <w:szCs w:val="24"/>
        </w:rPr>
        <w:tab/>
        <w:t xml:space="preserve">Nijkamp, P. &amp; Pepping, G. A Meta-analytical Evaluation of Sustainable City Initiatives. </w:t>
      </w:r>
      <w:r w:rsidRPr="00D54BA4">
        <w:rPr>
          <w:rFonts w:ascii="Calibri" w:hAnsi="Calibri" w:cs="Calibri"/>
          <w:i/>
          <w:iCs/>
          <w:noProof/>
          <w:szCs w:val="24"/>
        </w:rPr>
        <w:t>Urban Stud.</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1481–1500 (1998).</w:t>
      </w:r>
    </w:p>
    <w:p w14:paraId="25A0985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52.</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(Cambridge University Press, 2012).</w:t>
      </w:r>
    </w:p>
    <w:p w14:paraId="1D0050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53.</w:t>
      </w:r>
      <w:r w:rsidRPr="00D54BA4">
        <w:rPr>
          <w:rFonts w:ascii="Calibri" w:hAnsi="Calibri" w:cs="Calibri"/>
          <w:noProof/>
          <w:szCs w:val="24"/>
        </w:rPr>
        <w:tab/>
        <w:t xml:space="preserve">Haddaway, N. R., Bernes, C., Jonsson, B. G. &amp; Hedlund, K. The benefits of systematic mapping to evidence-based environmental management. </w:t>
      </w:r>
      <w:r w:rsidRPr="00D54BA4">
        <w:rPr>
          <w:rFonts w:ascii="Calibri" w:hAnsi="Calibri" w:cs="Calibri"/>
          <w:i/>
          <w:iCs/>
          <w:noProof/>
          <w:szCs w:val="24"/>
        </w:rPr>
        <w:t>Ambio</w:t>
      </w:r>
      <w:r w:rsidRPr="00D54BA4">
        <w:rPr>
          <w:rFonts w:ascii="Calibri" w:hAnsi="Calibri" w:cs="Calibri"/>
          <w:noProof/>
          <w:szCs w:val="24"/>
        </w:rPr>
        <w:t xml:space="preserve"> </w:t>
      </w:r>
      <w:r w:rsidRPr="00D54BA4">
        <w:rPr>
          <w:rFonts w:ascii="Calibri" w:hAnsi="Calibri" w:cs="Calibri"/>
          <w:b/>
          <w:bCs/>
          <w:noProof/>
          <w:szCs w:val="24"/>
        </w:rPr>
        <w:t>45,</w:t>
      </w:r>
      <w:r w:rsidRPr="00D54BA4">
        <w:rPr>
          <w:rFonts w:ascii="Calibri" w:hAnsi="Calibri" w:cs="Calibri"/>
          <w:noProof/>
          <w:szCs w:val="24"/>
        </w:rPr>
        <w:t xml:space="preserve"> 613–620 (2016).</w:t>
      </w:r>
    </w:p>
    <w:p w14:paraId="301314D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54.</w:t>
      </w:r>
      <w:r w:rsidRPr="00D54BA4">
        <w:rPr>
          <w:rFonts w:ascii="Calibri" w:hAnsi="Calibri" w:cs="Calibri"/>
          <w:noProof/>
          <w:szCs w:val="24"/>
        </w:rPr>
        <w:tab/>
        <w:t xml:space="preserve">James, K. L., Randall, N. P. &amp; Haddaway, N. R. A methodology for systematic mapping in environmental sciences. </w:t>
      </w:r>
      <w:r w:rsidRPr="00D54BA4">
        <w:rPr>
          <w:rFonts w:ascii="Calibri" w:hAnsi="Calibri" w:cs="Calibri"/>
          <w:i/>
          <w:iCs/>
          <w:noProof/>
          <w:szCs w:val="24"/>
        </w:rPr>
        <w:t>Environ. Evid.</w:t>
      </w:r>
      <w:r w:rsidRPr="00D54BA4">
        <w:rPr>
          <w:rFonts w:ascii="Calibri" w:hAnsi="Calibri" w:cs="Calibri"/>
          <w:noProof/>
          <w:szCs w:val="24"/>
        </w:rPr>
        <w:t xml:space="preserve"> </w:t>
      </w:r>
      <w:r w:rsidRPr="00D54BA4">
        <w:rPr>
          <w:rFonts w:ascii="Calibri" w:hAnsi="Calibri" w:cs="Calibri"/>
          <w:b/>
          <w:bCs/>
          <w:noProof/>
          <w:szCs w:val="24"/>
        </w:rPr>
        <w:t>5,</w:t>
      </w:r>
      <w:r w:rsidRPr="00D54BA4">
        <w:rPr>
          <w:rFonts w:ascii="Calibri" w:hAnsi="Calibri" w:cs="Calibri"/>
          <w:noProof/>
          <w:szCs w:val="24"/>
        </w:rPr>
        <w:t xml:space="preserve"> 1–13 (2016).</w:t>
      </w:r>
    </w:p>
    <w:p w14:paraId="67127B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55.</w:t>
      </w:r>
      <w:r w:rsidRPr="00D54BA4">
        <w:rPr>
          <w:rFonts w:ascii="Calibri" w:hAnsi="Calibri" w:cs="Calibri"/>
          <w:noProof/>
          <w:szCs w:val="24"/>
        </w:rPr>
        <w:tab/>
        <w:t xml:space="preserve">Atkins. </w:t>
      </w:r>
      <w:r w:rsidRPr="00D54BA4">
        <w:rPr>
          <w:rFonts w:ascii="Calibri" w:hAnsi="Calibri" w:cs="Calibri"/>
          <w:i/>
          <w:iCs/>
          <w:noProof/>
          <w:szCs w:val="24"/>
        </w:rPr>
        <w:t>Future Proofing Cities: Risks and opportunities for inclusive urban growth in developing countries.</w:t>
      </w:r>
      <w:r w:rsidRPr="00D54BA4">
        <w:rPr>
          <w:rFonts w:ascii="Calibri" w:hAnsi="Calibri" w:cs="Calibri"/>
          <w:noProof/>
          <w:szCs w:val="24"/>
        </w:rPr>
        <w:t xml:space="preserve"> (2013).</w:t>
      </w:r>
    </w:p>
    <w:p w14:paraId="4B282EE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56.</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Upscaling urban data science for global climate solutions. </w:t>
      </w:r>
      <w:r w:rsidRPr="00D54BA4">
        <w:rPr>
          <w:rFonts w:ascii="Calibri" w:hAnsi="Calibri" w:cs="Calibri"/>
          <w:i/>
          <w:iCs/>
          <w:noProof/>
          <w:szCs w:val="24"/>
        </w:rPr>
        <w:t>Glob. Sustain.</w:t>
      </w:r>
    </w:p>
    <w:p w14:paraId="5F9D040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57.</w:t>
      </w:r>
      <w:r w:rsidRPr="00D54BA4">
        <w:rPr>
          <w:rFonts w:ascii="Calibri" w:hAnsi="Calibri" w:cs="Calibri"/>
          <w:noProof/>
          <w:szCs w:val="24"/>
        </w:rPr>
        <w:tab/>
        <w:t xml:space="preserve">Louf, R. &amp; Barthelemy, M. A Typology of Street Patterns. </w:t>
      </w:r>
      <w:r w:rsidRPr="00D54BA4">
        <w:rPr>
          <w:rFonts w:ascii="Calibri" w:hAnsi="Calibri" w:cs="Calibri"/>
          <w:i/>
          <w:iCs/>
          <w:noProof/>
          <w:szCs w:val="24"/>
        </w:rPr>
        <w:t>J. R. Soc. Interface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(2014).</w:t>
      </w:r>
    </w:p>
    <w:p w14:paraId="25B14B4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58.</w:t>
      </w:r>
      <w:r w:rsidRPr="00D54BA4">
        <w:rPr>
          <w:rFonts w:ascii="Calibri" w:hAnsi="Calibri" w:cs="Calibri"/>
          <w:noProof/>
          <w:szCs w:val="24"/>
        </w:rPr>
        <w:tab/>
        <w:t xml:space="preserve">Bennett, A. &amp; Elman, C. Qualitative research: Recent developments in case study methods. </w:t>
      </w:r>
      <w:r w:rsidRPr="00D54BA4">
        <w:rPr>
          <w:rFonts w:ascii="Calibri" w:hAnsi="Calibri" w:cs="Calibri"/>
          <w:i/>
          <w:iCs/>
          <w:noProof/>
          <w:szCs w:val="24"/>
        </w:rPr>
        <w:t>Annu. Rev. Polit. Sci.</w:t>
      </w:r>
      <w:r w:rsidRPr="00D54BA4">
        <w:rPr>
          <w:rFonts w:ascii="Calibri" w:hAnsi="Calibri" w:cs="Calibri"/>
          <w:noProof/>
          <w:szCs w:val="24"/>
        </w:rPr>
        <w:t xml:space="preserve"> </w:t>
      </w:r>
      <w:r w:rsidRPr="00D54BA4">
        <w:rPr>
          <w:rFonts w:ascii="Calibri" w:hAnsi="Calibri" w:cs="Calibri"/>
          <w:b/>
          <w:bCs/>
          <w:noProof/>
          <w:szCs w:val="24"/>
        </w:rPr>
        <w:t>9,</w:t>
      </w:r>
      <w:r w:rsidRPr="00D54BA4">
        <w:rPr>
          <w:rFonts w:ascii="Calibri" w:hAnsi="Calibri" w:cs="Calibri"/>
          <w:noProof/>
          <w:szCs w:val="24"/>
        </w:rPr>
        <w:t xml:space="preserve"> 455–476 (2006).</w:t>
      </w:r>
    </w:p>
    <w:p w14:paraId="1DA1B37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59.</w:t>
      </w:r>
      <w:r w:rsidRPr="00D54BA4">
        <w:rPr>
          <w:rFonts w:ascii="Calibri" w:hAnsi="Calibri" w:cs="Calibri"/>
          <w:noProof/>
          <w:szCs w:val="24"/>
        </w:rPr>
        <w:tab/>
        <w:t xml:space="preserve">Glaeser, E. L. &amp; Kahn, M. E. The greenness of cities: Carbon dioxide emissions and urban </w:t>
      </w:r>
      <w:r w:rsidRPr="00D54BA4">
        <w:rPr>
          <w:rFonts w:ascii="Calibri" w:hAnsi="Calibri" w:cs="Calibri"/>
          <w:noProof/>
          <w:szCs w:val="24"/>
        </w:rPr>
        <w:lastRenderedPageBreak/>
        <w:t xml:space="preserve">development. </w:t>
      </w:r>
      <w:r w:rsidRPr="00D54BA4">
        <w:rPr>
          <w:rFonts w:ascii="Calibri" w:hAnsi="Calibri" w:cs="Calibri"/>
          <w:i/>
          <w:iCs/>
          <w:noProof/>
          <w:szCs w:val="24"/>
        </w:rPr>
        <w:t>J. Urban Econ.</w:t>
      </w:r>
      <w:r w:rsidRPr="00D54BA4">
        <w:rPr>
          <w:rFonts w:ascii="Calibri" w:hAnsi="Calibri" w:cs="Calibri"/>
          <w:noProof/>
          <w:szCs w:val="24"/>
        </w:rPr>
        <w:t xml:space="preserve"> </w:t>
      </w:r>
      <w:r w:rsidRPr="00D54BA4">
        <w:rPr>
          <w:rFonts w:ascii="Calibri" w:hAnsi="Calibri" w:cs="Calibri"/>
          <w:b/>
          <w:bCs/>
          <w:noProof/>
          <w:szCs w:val="24"/>
        </w:rPr>
        <w:t>67,</w:t>
      </w:r>
      <w:r w:rsidRPr="00D54BA4">
        <w:rPr>
          <w:rFonts w:ascii="Calibri" w:hAnsi="Calibri" w:cs="Calibri"/>
          <w:noProof/>
          <w:szCs w:val="24"/>
        </w:rPr>
        <w:t xml:space="preserve"> 404–418 (2010).</w:t>
      </w:r>
    </w:p>
    <w:p w14:paraId="5F6FB44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60.</w:t>
      </w:r>
      <w:r w:rsidRPr="00D54BA4">
        <w:rPr>
          <w:rFonts w:ascii="Calibri" w:hAnsi="Calibri" w:cs="Calibri"/>
          <w:noProof/>
          <w:szCs w:val="24"/>
        </w:rPr>
        <w:tab/>
        <w:t xml:space="preserve">Seto, K. C., Golden, J. S., Alberti, M. &amp; Turner, B. L. Sustainability in an urbanizing planet. </w:t>
      </w:r>
      <w:r w:rsidRPr="00D54BA4">
        <w:rPr>
          <w:rFonts w:ascii="Calibri" w:hAnsi="Calibri" w:cs="Calibri"/>
          <w:i/>
          <w:iCs/>
          <w:noProof/>
          <w:szCs w:val="24"/>
        </w:rPr>
        <w:t>Proc. Natl. Acad. Sci.</w:t>
      </w:r>
      <w:r w:rsidRPr="00D54BA4">
        <w:rPr>
          <w:rFonts w:ascii="Calibri" w:hAnsi="Calibri" w:cs="Calibri"/>
          <w:noProof/>
          <w:szCs w:val="24"/>
        </w:rPr>
        <w:t xml:space="preserve"> </w:t>
      </w:r>
      <w:r w:rsidRPr="00D54BA4">
        <w:rPr>
          <w:rFonts w:ascii="Calibri" w:hAnsi="Calibri" w:cs="Calibri"/>
          <w:b/>
          <w:bCs/>
          <w:noProof/>
          <w:szCs w:val="24"/>
        </w:rPr>
        <w:t>114,</w:t>
      </w:r>
      <w:r w:rsidRPr="00D54BA4">
        <w:rPr>
          <w:rFonts w:ascii="Calibri" w:hAnsi="Calibri" w:cs="Calibri"/>
          <w:noProof/>
          <w:szCs w:val="24"/>
        </w:rPr>
        <w:t xml:space="preserve"> 201606037 (2017).</w:t>
      </w:r>
    </w:p>
    <w:p w14:paraId="5B64CB6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61.</w:t>
      </w:r>
      <w:r w:rsidRPr="00D54BA4">
        <w:rPr>
          <w:rFonts w:ascii="Calibri" w:hAnsi="Calibri" w:cs="Calibri"/>
          <w:noProof/>
          <w:szCs w:val="24"/>
        </w:rPr>
        <w:tab/>
        <w:t xml:space="preserve">McPhearson, T. </w:t>
      </w:r>
      <w:r w:rsidRPr="00D54BA4">
        <w:rPr>
          <w:rFonts w:ascii="Calibri" w:hAnsi="Calibri" w:cs="Calibri"/>
          <w:i/>
          <w:iCs/>
          <w:noProof/>
          <w:szCs w:val="24"/>
        </w:rPr>
        <w:t>et al.</w:t>
      </w:r>
      <w:r w:rsidRPr="00D54BA4">
        <w:rPr>
          <w:rFonts w:ascii="Calibri" w:hAnsi="Calibri" w:cs="Calibri"/>
          <w:noProof/>
          <w:szCs w:val="24"/>
        </w:rPr>
        <w:t xml:space="preserve"> Scientists must have a say in the future of cities.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538,</w:t>
      </w:r>
      <w:r w:rsidRPr="00D54BA4">
        <w:rPr>
          <w:rFonts w:ascii="Calibri" w:hAnsi="Calibri" w:cs="Calibri"/>
          <w:noProof/>
          <w:szCs w:val="24"/>
        </w:rPr>
        <w:t xml:space="preserve"> 165–166 (2016).</w:t>
      </w:r>
    </w:p>
    <w:p w14:paraId="44DC42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62.</w:t>
      </w:r>
      <w:r w:rsidRPr="00D54BA4">
        <w:rPr>
          <w:rFonts w:ascii="Calibri" w:hAnsi="Calibri" w:cs="Calibri"/>
          <w:noProof/>
          <w:szCs w:val="24"/>
        </w:rPr>
        <w:tab/>
        <w:t xml:space="preserve">Solecki, W. </w:t>
      </w:r>
      <w:r w:rsidRPr="00D54BA4">
        <w:rPr>
          <w:rFonts w:ascii="Calibri" w:hAnsi="Calibri" w:cs="Calibri"/>
          <w:i/>
          <w:iCs/>
          <w:noProof/>
          <w:szCs w:val="24"/>
        </w:rPr>
        <w:t>et al.</w:t>
      </w:r>
      <w:r w:rsidRPr="00D54BA4">
        <w:rPr>
          <w:rFonts w:ascii="Calibri" w:hAnsi="Calibri" w:cs="Calibri"/>
          <w:noProof/>
          <w:szCs w:val="24"/>
        </w:rPr>
        <w:t xml:space="preserve"> City transformations in a 1.5 °C warmer world.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177–185 (2018).</w:t>
      </w:r>
    </w:p>
    <w:p w14:paraId="50DDD9F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63.</w:t>
      </w:r>
      <w:r w:rsidRPr="00D54BA4">
        <w:rPr>
          <w:rFonts w:ascii="Calibri" w:hAnsi="Calibri" w:cs="Calibri"/>
          <w:noProof/>
          <w:szCs w:val="24"/>
        </w:rPr>
        <w:tab/>
        <w:t xml:space="preserve">Ürge-Vorsatz, D. </w:t>
      </w:r>
      <w:r w:rsidRPr="00D54BA4">
        <w:rPr>
          <w:rFonts w:ascii="Calibri" w:hAnsi="Calibri" w:cs="Calibri"/>
          <w:i/>
          <w:iCs/>
          <w:noProof/>
          <w:szCs w:val="24"/>
        </w:rPr>
        <w:t>et al.</w:t>
      </w:r>
      <w:r w:rsidRPr="00D54BA4">
        <w:rPr>
          <w:rFonts w:ascii="Calibri" w:hAnsi="Calibri" w:cs="Calibri"/>
          <w:noProof/>
          <w:szCs w:val="24"/>
        </w:rPr>
        <w:t xml:space="preserve"> Locking in positive climate responses in cities.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174–177 (2018).</w:t>
      </w:r>
    </w:p>
    <w:p w14:paraId="69FEAC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64.</w:t>
      </w:r>
      <w:r w:rsidRPr="00D54BA4">
        <w:rPr>
          <w:rFonts w:ascii="Calibri" w:hAnsi="Calibri" w:cs="Calibri"/>
          <w:noProof/>
          <w:szCs w:val="24"/>
        </w:rPr>
        <w:tab/>
        <w:t xml:space="preserve">Nagendra, H., Bai, X., Brondizio, E. S. &amp; Lwasa, S. The urban south and the predicament of global sustainability. </w:t>
      </w:r>
      <w:r w:rsidRPr="00D54BA4">
        <w:rPr>
          <w:rFonts w:ascii="Calibri" w:hAnsi="Calibri" w:cs="Calibri"/>
          <w:i/>
          <w:iCs/>
          <w:noProof/>
          <w:szCs w:val="24"/>
        </w:rPr>
        <w:t>Nat. Sustain.</w:t>
      </w:r>
      <w:r w:rsidRPr="00D54BA4">
        <w:rPr>
          <w:rFonts w:ascii="Calibri" w:hAnsi="Calibri" w:cs="Calibri"/>
          <w:noProof/>
          <w:szCs w:val="24"/>
        </w:rPr>
        <w:t xml:space="preserve"> </w:t>
      </w:r>
      <w:r w:rsidRPr="00D54BA4">
        <w:rPr>
          <w:rFonts w:ascii="Calibri" w:hAnsi="Calibri" w:cs="Calibri"/>
          <w:b/>
          <w:bCs/>
          <w:noProof/>
          <w:szCs w:val="24"/>
        </w:rPr>
        <w:t>1,</w:t>
      </w:r>
      <w:r w:rsidRPr="00D54BA4">
        <w:rPr>
          <w:rFonts w:ascii="Calibri" w:hAnsi="Calibri" w:cs="Calibri"/>
          <w:noProof/>
          <w:szCs w:val="24"/>
        </w:rPr>
        <w:t xml:space="preserve"> 341–349 (2018).</w:t>
      </w:r>
    </w:p>
    <w:p w14:paraId="6A28813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65.</w:t>
      </w:r>
      <w:r w:rsidRPr="00D54BA4">
        <w:rPr>
          <w:rFonts w:ascii="Calibri" w:hAnsi="Calibri" w:cs="Calibri"/>
          <w:noProof/>
          <w:szCs w:val="24"/>
        </w:rPr>
        <w:tab/>
        <w:t xml:space="preserve">Allen, M.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an IPCC special report on the impacts of 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above pre-industrial levels and related global greenhouse gas emissions pathways, in the context of strengthening the global response to the threat of climate change</w:t>
      </w:r>
      <w:r w:rsidRPr="00D54BA4">
        <w:rPr>
          <w:rFonts w:ascii="Calibri" w:hAnsi="Calibri" w:cs="Calibri"/>
          <w:noProof/>
          <w:szCs w:val="24"/>
        </w:rPr>
        <w:t xml:space="preserve"> (Cambridge University Press, 2018).</w:t>
      </w:r>
    </w:p>
    <w:p w14:paraId="2EF23C1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66.</w:t>
      </w:r>
      <w:r w:rsidRPr="00D54BA4">
        <w:rPr>
          <w:rFonts w:ascii="Calibri" w:hAnsi="Calibri" w:cs="Calibri"/>
          <w:noProof/>
          <w:szCs w:val="24"/>
        </w:rPr>
        <w:tab/>
        <w:t xml:space="preserve">Nagendra, H. The global south is rich in sustainability lessons that students deserve to hear. </w:t>
      </w:r>
      <w:r w:rsidRPr="00D54BA4">
        <w:rPr>
          <w:rFonts w:ascii="Calibri" w:hAnsi="Calibri" w:cs="Calibri"/>
          <w:i/>
          <w:iCs/>
          <w:noProof/>
          <w:szCs w:val="24"/>
        </w:rPr>
        <w:t>Nature</w:t>
      </w:r>
      <w:r w:rsidRPr="00D54BA4">
        <w:rPr>
          <w:rFonts w:ascii="Calibri" w:hAnsi="Calibri" w:cs="Calibri"/>
          <w:noProof/>
          <w:szCs w:val="24"/>
        </w:rPr>
        <w:t xml:space="preserve"> (2018). doi:10.1038/d41586-018-05210-0</w:t>
      </w:r>
    </w:p>
    <w:p w14:paraId="1DF792F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67.</w:t>
      </w:r>
      <w:r w:rsidRPr="00D54BA4">
        <w:rPr>
          <w:rFonts w:ascii="Calibri" w:hAnsi="Calibri" w:cs="Calibri"/>
          <w:noProof/>
          <w:szCs w:val="24"/>
        </w:rPr>
        <w:tab/>
        <w:t xml:space="preserve">Vogel, B. &amp; Henstra, D. Studying local climate adaptation: A heuristic research framework for comparative policy analysis.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110–120 (2015).</w:t>
      </w:r>
    </w:p>
    <w:p w14:paraId="3DCE2DC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68.</w:t>
      </w:r>
      <w:r w:rsidRPr="00D54BA4">
        <w:rPr>
          <w:rFonts w:ascii="Calibri" w:hAnsi="Calibri" w:cs="Calibri"/>
          <w:noProof/>
          <w:szCs w:val="24"/>
        </w:rPr>
        <w:tab/>
        <w:t xml:space="preserve">Margulies, J. D., Magliocca, N. R., Schmill, M. D. &amp; Ellis, E. C. Ambiguous geographies: Connecting case study knowledge with global change science. </w:t>
      </w:r>
      <w:r w:rsidRPr="00D54BA4">
        <w:rPr>
          <w:rFonts w:ascii="Calibri" w:hAnsi="Calibri" w:cs="Calibri"/>
          <w:i/>
          <w:iCs/>
          <w:noProof/>
          <w:szCs w:val="24"/>
        </w:rPr>
        <w:t>Ann. Am. Assoc. Geogr.</w:t>
      </w:r>
      <w:r w:rsidRPr="00D54BA4">
        <w:rPr>
          <w:rFonts w:ascii="Calibri" w:hAnsi="Calibri" w:cs="Calibri"/>
          <w:noProof/>
          <w:szCs w:val="24"/>
        </w:rPr>
        <w:t xml:space="preserve"> </w:t>
      </w:r>
      <w:r w:rsidRPr="00D54BA4">
        <w:rPr>
          <w:rFonts w:ascii="Calibri" w:hAnsi="Calibri" w:cs="Calibri"/>
          <w:b/>
          <w:bCs/>
          <w:noProof/>
          <w:szCs w:val="24"/>
        </w:rPr>
        <w:t>106,</w:t>
      </w:r>
      <w:r w:rsidRPr="00D54BA4">
        <w:rPr>
          <w:rFonts w:ascii="Calibri" w:hAnsi="Calibri" w:cs="Calibri"/>
          <w:noProof/>
          <w:szCs w:val="24"/>
        </w:rPr>
        <w:t xml:space="preserve"> 572–596 (2016).</w:t>
      </w:r>
    </w:p>
    <w:p w14:paraId="29BF048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69.</w:t>
      </w:r>
      <w:r w:rsidRPr="00D54BA4">
        <w:rPr>
          <w:rFonts w:ascii="Calibri" w:hAnsi="Calibri" w:cs="Calibri"/>
          <w:noProof/>
          <w:szCs w:val="24"/>
        </w:rPr>
        <w:tab/>
        <w:t xml:space="preserve">Pedregosa, F. </w:t>
      </w:r>
      <w:r w:rsidRPr="00D54BA4">
        <w:rPr>
          <w:rFonts w:ascii="Calibri" w:hAnsi="Calibri" w:cs="Calibri"/>
          <w:i/>
          <w:iCs/>
          <w:noProof/>
          <w:szCs w:val="24"/>
        </w:rPr>
        <w:t>et al.</w:t>
      </w:r>
      <w:r w:rsidRPr="00D54BA4">
        <w:rPr>
          <w:rFonts w:ascii="Calibri" w:hAnsi="Calibri" w:cs="Calibri"/>
          <w:noProof/>
          <w:szCs w:val="24"/>
        </w:rPr>
        <w:t xml:space="preserve"> Scikit-learn: Machine Learning in Python. </w:t>
      </w:r>
      <w:r w:rsidRPr="00D54BA4">
        <w:rPr>
          <w:rFonts w:ascii="Calibri" w:hAnsi="Calibri" w:cs="Calibri"/>
          <w:i/>
          <w:iCs/>
          <w:noProof/>
          <w:szCs w:val="24"/>
        </w:rPr>
        <w:t>J. Mach. Learn. Res.</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2825–2830 (2011).</w:t>
      </w:r>
    </w:p>
    <w:p w14:paraId="201DBC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rPr>
      </w:pPr>
      <w:r w:rsidRPr="00D54BA4">
        <w:rPr>
          <w:rFonts w:ascii="Calibri" w:hAnsi="Calibri" w:cs="Calibri"/>
          <w:noProof/>
          <w:szCs w:val="24"/>
        </w:rPr>
        <w:lastRenderedPageBreak/>
        <w:t>70.</w:t>
      </w:r>
      <w:r w:rsidRPr="00D54BA4">
        <w:rPr>
          <w:rFonts w:ascii="Calibri" w:hAnsi="Calibri" w:cs="Calibri"/>
          <w:noProof/>
          <w:szCs w:val="24"/>
        </w:rPr>
        <w:tab/>
        <w:t xml:space="preserve">Lee, D. D. &amp; Seung, H. S. Learning the parts of objects by non-negative matrix factorization.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401,</w:t>
      </w:r>
      <w:r w:rsidRPr="00D54BA4">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62825" w14:textId="77777777" w:rsidR="00E3583F" w:rsidRDefault="00E3583F" w:rsidP="00BE27EB">
      <w:pPr>
        <w:spacing w:after="0" w:line="240" w:lineRule="auto"/>
      </w:pPr>
      <w:r>
        <w:separator/>
      </w:r>
    </w:p>
  </w:endnote>
  <w:endnote w:type="continuationSeparator" w:id="0">
    <w:p w14:paraId="3D77C570" w14:textId="77777777" w:rsidR="00E3583F" w:rsidRDefault="00E3583F" w:rsidP="00BE27EB">
      <w:pPr>
        <w:spacing w:after="0" w:line="240" w:lineRule="auto"/>
      </w:pPr>
      <w:r>
        <w:continuationSeparator/>
      </w:r>
    </w:p>
  </w:endnote>
  <w:endnote w:type="continuationNotice" w:id="1">
    <w:p w14:paraId="06996624" w14:textId="77777777" w:rsidR="00E3583F" w:rsidRDefault="00E358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033D9" w14:textId="77777777" w:rsidR="00E3583F" w:rsidRDefault="00E3583F" w:rsidP="00BE27EB">
      <w:pPr>
        <w:spacing w:after="0" w:line="240" w:lineRule="auto"/>
      </w:pPr>
      <w:r>
        <w:separator/>
      </w:r>
    </w:p>
  </w:footnote>
  <w:footnote w:type="continuationSeparator" w:id="0">
    <w:p w14:paraId="55C7A907" w14:textId="77777777" w:rsidR="00E3583F" w:rsidRDefault="00E3583F" w:rsidP="00BE27EB">
      <w:pPr>
        <w:spacing w:after="0" w:line="240" w:lineRule="auto"/>
      </w:pPr>
      <w:r>
        <w:continuationSeparator/>
      </w:r>
    </w:p>
  </w:footnote>
  <w:footnote w:type="continuationNotice" w:id="1">
    <w:p w14:paraId="57256829" w14:textId="77777777" w:rsidR="00E3583F" w:rsidRDefault="00E3583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Max Callaghan">
    <w15:presenceInfo w15:providerId="None" w15:userId="Max Callaghan"/>
  </w15:person>
  <w15:person w15:author="Jan Minx">
    <w15:presenceInfo w15:providerId="AD" w15:userId="S-1-5-21-1111795796-3109892168-2533273803-127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4F49"/>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6BB8"/>
    <w:rsid w:val="0005750C"/>
    <w:rsid w:val="0005792C"/>
    <w:rsid w:val="00060A41"/>
    <w:rsid w:val="00060CCC"/>
    <w:rsid w:val="00061798"/>
    <w:rsid w:val="000628D2"/>
    <w:rsid w:val="00064E70"/>
    <w:rsid w:val="0006662F"/>
    <w:rsid w:val="000708F6"/>
    <w:rsid w:val="000713E9"/>
    <w:rsid w:val="0007163D"/>
    <w:rsid w:val="00074B5E"/>
    <w:rsid w:val="00075470"/>
    <w:rsid w:val="00075561"/>
    <w:rsid w:val="00077773"/>
    <w:rsid w:val="00077D16"/>
    <w:rsid w:val="00080504"/>
    <w:rsid w:val="000824B4"/>
    <w:rsid w:val="00084749"/>
    <w:rsid w:val="00085FD6"/>
    <w:rsid w:val="00087DBC"/>
    <w:rsid w:val="0009002A"/>
    <w:rsid w:val="00090D00"/>
    <w:rsid w:val="000922C5"/>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2850"/>
    <w:rsid w:val="000D3BA0"/>
    <w:rsid w:val="000D6B84"/>
    <w:rsid w:val="000D7FE3"/>
    <w:rsid w:val="000E150D"/>
    <w:rsid w:val="000E4B75"/>
    <w:rsid w:val="000E53A6"/>
    <w:rsid w:val="000E6B8F"/>
    <w:rsid w:val="000E6D87"/>
    <w:rsid w:val="000F034F"/>
    <w:rsid w:val="000F19D9"/>
    <w:rsid w:val="000F2CAB"/>
    <w:rsid w:val="000F3FFE"/>
    <w:rsid w:val="000F4378"/>
    <w:rsid w:val="000F5E4A"/>
    <w:rsid w:val="001013BB"/>
    <w:rsid w:val="001016CE"/>
    <w:rsid w:val="001034B7"/>
    <w:rsid w:val="001035BF"/>
    <w:rsid w:val="0010369F"/>
    <w:rsid w:val="00103918"/>
    <w:rsid w:val="00103FC8"/>
    <w:rsid w:val="00104F07"/>
    <w:rsid w:val="00106825"/>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1967"/>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42F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0EC"/>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3C49"/>
    <w:rsid w:val="00224063"/>
    <w:rsid w:val="00224419"/>
    <w:rsid w:val="00224432"/>
    <w:rsid w:val="00224ADA"/>
    <w:rsid w:val="00226944"/>
    <w:rsid w:val="00232DE4"/>
    <w:rsid w:val="00234808"/>
    <w:rsid w:val="00235024"/>
    <w:rsid w:val="00235397"/>
    <w:rsid w:val="00240324"/>
    <w:rsid w:val="00242118"/>
    <w:rsid w:val="00243CA7"/>
    <w:rsid w:val="002448F1"/>
    <w:rsid w:val="0024728A"/>
    <w:rsid w:val="00250A03"/>
    <w:rsid w:val="00252484"/>
    <w:rsid w:val="0025301F"/>
    <w:rsid w:val="00255BFC"/>
    <w:rsid w:val="002611A8"/>
    <w:rsid w:val="00261B6E"/>
    <w:rsid w:val="002620FF"/>
    <w:rsid w:val="0026325D"/>
    <w:rsid w:val="00263CAD"/>
    <w:rsid w:val="002701BA"/>
    <w:rsid w:val="00271A62"/>
    <w:rsid w:val="002732EE"/>
    <w:rsid w:val="002733AF"/>
    <w:rsid w:val="00274DF0"/>
    <w:rsid w:val="00274FC7"/>
    <w:rsid w:val="00282636"/>
    <w:rsid w:val="002827D1"/>
    <w:rsid w:val="00282E70"/>
    <w:rsid w:val="00283493"/>
    <w:rsid w:val="00285959"/>
    <w:rsid w:val="00287B3B"/>
    <w:rsid w:val="00287EC3"/>
    <w:rsid w:val="002918B1"/>
    <w:rsid w:val="00292CC0"/>
    <w:rsid w:val="00293FDD"/>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15DF"/>
    <w:rsid w:val="002D2950"/>
    <w:rsid w:val="002D3326"/>
    <w:rsid w:val="002D4A08"/>
    <w:rsid w:val="002D518F"/>
    <w:rsid w:val="002D534F"/>
    <w:rsid w:val="002D6DF5"/>
    <w:rsid w:val="002E2C47"/>
    <w:rsid w:val="002E5332"/>
    <w:rsid w:val="002E609E"/>
    <w:rsid w:val="002E68C8"/>
    <w:rsid w:val="002F21D4"/>
    <w:rsid w:val="002F487D"/>
    <w:rsid w:val="002F5B69"/>
    <w:rsid w:val="003003D2"/>
    <w:rsid w:val="00301B81"/>
    <w:rsid w:val="00302125"/>
    <w:rsid w:val="00302A3D"/>
    <w:rsid w:val="0030420A"/>
    <w:rsid w:val="0031013B"/>
    <w:rsid w:val="00310836"/>
    <w:rsid w:val="003117F6"/>
    <w:rsid w:val="00311A3E"/>
    <w:rsid w:val="00313D7A"/>
    <w:rsid w:val="00314D21"/>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4F2"/>
    <w:rsid w:val="00354A2F"/>
    <w:rsid w:val="00354ED0"/>
    <w:rsid w:val="00356E41"/>
    <w:rsid w:val="003572ED"/>
    <w:rsid w:val="00361973"/>
    <w:rsid w:val="00361C4B"/>
    <w:rsid w:val="00365706"/>
    <w:rsid w:val="00366F03"/>
    <w:rsid w:val="003710C9"/>
    <w:rsid w:val="00372A3B"/>
    <w:rsid w:val="00373B92"/>
    <w:rsid w:val="00384733"/>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2709"/>
    <w:rsid w:val="003B3B61"/>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E7366"/>
    <w:rsid w:val="003F159E"/>
    <w:rsid w:val="003F1DD7"/>
    <w:rsid w:val="003F289C"/>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3286"/>
    <w:rsid w:val="004249DC"/>
    <w:rsid w:val="00424FFF"/>
    <w:rsid w:val="00426ABE"/>
    <w:rsid w:val="00431184"/>
    <w:rsid w:val="004314BD"/>
    <w:rsid w:val="0043156F"/>
    <w:rsid w:val="00433F74"/>
    <w:rsid w:val="004347DB"/>
    <w:rsid w:val="00435728"/>
    <w:rsid w:val="00435D7D"/>
    <w:rsid w:val="0043652F"/>
    <w:rsid w:val="00437441"/>
    <w:rsid w:val="00437712"/>
    <w:rsid w:val="004400F9"/>
    <w:rsid w:val="0044150C"/>
    <w:rsid w:val="00443023"/>
    <w:rsid w:val="0044336D"/>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2744"/>
    <w:rsid w:val="004734AB"/>
    <w:rsid w:val="00473AAF"/>
    <w:rsid w:val="00481147"/>
    <w:rsid w:val="00485575"/>
    <w:rsid w:val="004866B8"/>
    <w:rsid w:val="00493ACE"/>
    <w:rsid w:val="004944E0"/>
    <w:rsid w:val="00494D7B"/>
    <w:rsid w:val="0049536B"/>
    <w:rsid w:val="0049721F"/>
    <w:rsid w:val="00497559"/>
    <w:rsid w:val="004A0942"/>
    <w:rsid w:val="004A18A4"/>
    <w:rsid w:val="004A278B"/>
    <w:rsid w:val="004A31B6"/>
    <w:rsid w:val="004A3550"/>
    <w:rsid w:val="004B2D18"/>
    <w:rsid w:val="004B3CA3"/>
    <w:rsid w:val="004B5351"/>
    <w:rsid w:val="004B7E5A"/>
    <w:rsid w:val="004C09E5"/>
    <w:rsid w:val="004C0C2A"/>
    <w:rsid w:val="004C1C42"/>
    <w:rsid w:val="004C30BA"/>
    <w:rsid w:val="004C6778"/>
    <w:rsid w:val="004D1114"/>
    <w:rsid w:val="004D5287"/>
    <w:rsid w:val="004D6C98"/>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4B25"/>
    <w:rsid w:val="005360E9"/>
    <w:rsid w:val="005379F1"/>
    <w:rsid w:val="0054092B"/>
    <w:rsid w:val="00541318"/>
    <w:rsid w:val="0054179A"/>
    <w:rsid w:val="00541FBF"/>
    <w:rsid w:val="005428EB"/>
    <w:rsid w:val="00543528"/>
    <w:rsid w:val="00547366"/>
    <w:rsid w:val="00550B8E"/>
    <w:rsid w:val="00550D49"/>
    <w:rsid w:val="00552661"/>
    <w:rsid w:val="0055295C"/>
    <w:rsid w:val="0055492A"/>
    <w:rsid w:val="00554D36"/>
    <w:rsid w:val="00557578"/>
    <w:rsid w:val="00560109"/>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211A"/>
    <w:rsid w:val="005D74BA"/>
    <w:rsid w:val="005E0A73"/>
    <w:rsid w:val="005E2AA0"/>
    <w:rsid w:val="005E3FD5"/>
    <w:rsid w:val="005E6761"/>
    <w:rsid w:val="005E748C"/>
    <w:rsid w:val="005F0850"/>
    <w:rsid w:val="005F0E08"/>
    <w:rsid w:val="005F15CD"/>
    <w:rsid w:val="005F1AD6"/>
    <w:rsid w:val="005F2775"/>
    <w:rsid w:val="005F4BC9"/>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07D2"/>
    <w:rsid w:val="006822A6"/>
    <w:rsid w:val="00685F2B"/>
    <w:rsid w:val="00686616"/>
    <w:rsid w:val="00686F58"/>
    <w:rsid w:val="006901AC"/>
    <w:rsid w:val="00690EB6"/>
    <w:rsid w:val="00691159"/>
    <w:rsid w:val="006928C1"/>
    <w:rsid w:val="00692B62"/>
    <w:rsid w:val="00696718"/>
    <w:rsid w:val="00697233"/>
    <w:rsid w:val="00697BDD"/>
    <w:rsid w:val="006A08F7"/>
    <w:rsid w:val="006A158B"/>
    <w:rsid w:val="006A43DD"/>
    <w:rsid w:val="006B0909"/>
    <w:rsid w:val="006B21C1"/>
    <w:rsid w:val="006B3567"/>
    <w:rsid w:val="006B426F"/>
    <w:rsid w:val="006B6309"/>
    <w:rsid w:val="006C11B4"/>
    <w:rsid w:val="006C267A"/>
    <w:rsid w:val="006C619F"/>
    <w:rsid w:val="006C64A3"/>
    <w:rsid w:val="006C7A0A"/>
    <w:rsid w:val="006D30F4"/>
    <w:rsid w:val="006D6531"/>
    <w:rsid w:val="006D6A87"/>
    <w:rsid w:val="006D6C33"/>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5304"/>
    <w:rsid w:val="00725DC4"/>
    <w:rsid w:val="007264DB"/>
    <w:rsid w:val="007277D5"/>
    <w:rsid w:val="00730F33"/>
    <w:rsid w:val="00731566"/>
    <w:rsid w:val="00733873"/>
    <w:rsid w:val="00733D02"/>
    <w:rsid w:val="0073450B"/>
    <w:rsid w:val="00734575"/>
    <w:rsid w:val="00734751"/>
    <w:rsid w:val="00735589"/>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0B1"/>
    <w:rsid w:val="00793158"/>
    <w:rsid w:val="0079320D"/>
    <w:rsid w:val="00796035"/>
    <w:rsid w:val="00796A81"/>
    <w:rsid w:val="00796ECC"/>
    <w:rsid w:val="00797860"/>
    <w:rsid w:val="007A15CE"/>
    <w:rsid w:val="007A2DB1"/>
    <w:rsid w:val="007A300B"/>
    <w:rsid w:val="007A3454"/>
    <w:rsid w:val="007A362F"/>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04C"/>
    <w:rsid w:val="007D4C07"/>
    <w:rsid w:val="007D5093"/>
    <w:rsid w:val="007D795D"/>
    <w:rsid w:val="007E1FC4"/>
    <w:rsid w:val="007E29F7"/>
    <w:rsid w:val="007E49AA"/>
    <w:rsid w:val="007E7D2B"/>
    <w:rsid w:val="007F0025"/>
    <w:rsid w:val="007F0E14"/>
    <w:rsid w:val="007F41A5"/>
    <w:rsid w:val="007F500C"/>
    <w:rsid w:val="007F533E"/>
    <w:rsid w:val="007F7858"/>
    <w:rsid w:val="00800CE3"/>
    <w:rsid w:val="00802E8B"/>
    <w:rsid w:val="00802EF2"/>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4157"/>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1F9"/>
    <w:rsid w:val="008B266C"/>
    <w:rsid w:val="008B3722"/>
    <w:rsid w:val="008B4B56"/>
    <w:rsid w:val="008B6A27"/>
    <w:rsid w:val="008B6BC9"/>
    <w:rsid w:val="008B7966"/>
    <w:rsid w:val="008C11CF"/>
    <w:rsid w:val="008C16EA"/>
    <w:rsid w:val="008C1A08"/>
    <w:rsid w:val="008C1DB9"/>
    <w:rsid w:val="008C22EA"/>
    <w:rsid w:val="008C6483"/>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5E9"/>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5488"/>
    <w:rsid w:val="0094789E"/>
    <w:rsid w:val="00952CE0"/>
    <w:rsid w:val="00961A49"/>
    <w:rsid w:val="00961B28"/>
    <w:rsid w:val="0096762F"/>
    <w:rsid w:val="00970F3E"/>
    <w:rsid w:val="00972A55"/>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035D"/>
    <w:rsid w:val="009C1DBE"/>
    <w:rsid w:val="009C1FDE"/>
    <w:rsid w:val="009C2D1C"/>
    <w:rsid w:val="009C38B9"/>
    <w:rsid w:val="009C4046"/>
    <w:rsid w:val="009C6539"/>
    <w:rsid w:val="009C7258"/>
    <w:rsid w:val="009C76FF"/>
    <w:rsid w:val="009D0C81"/>
    <w:rsid w:val="009D2AB4"/>
    <w:rsid w:val="009D374B"/>
    <w:rsid w:val="009D5A9E"/>
    <w:rsid w:val="009D7190"/>
    <w:rsid w:val="009D79CA"/>
    <w:rsid w:val="009D79F1"/>
    <w:rsid w:val="009E14A2"/>
    <w:rsid w:val="009E152A"/>
    <w:rsid w:val="009E19B2"/>
    <w:rsid w:val="009E3B98"/>
    <w:rsid w:val="009E3C76"/>
    <w:rsid w:val="009E49DE"/>
    <w:rsid w:val="009E532C"/>
    <w:rsid w:val="009E6DBE"/>
    <w:rsid w:val="009E79F3"/>
    <w:rsid w:val="009F1729"/>
    <w:rsid w:val="009F4F5A"/>
    <w:rsid w:val="009F58C6"/>
    <w:rsid w:val="009F5D4C"/>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9E4"/>
    <w:rsid w:val="00A60CB4"/>
    <w:rsid w:val="00A62A32"/>
    <w:rsid w:val="00A64FAF"/>
    <w:rsid w:val="00A67952"/>
    <w:rsid w:val="00A6795F"/>
    <w:rsid w:val="00A722C0"/>
    <w:rsid w:val="00A73EF8"/>
    <w:rsid w:val="00A757E8"/>
    <w:rsid w:val="00A75A20"/>
    <w:rsid w:val="00A77747"/>
    <w:rsid w:val="00A81B26"/>
    <w:rsid w:val="00A81F61"/>
    <w:rsid w:val="00A832E3"/>
    <w:rsid w:val="00A83497"/>
    <w:rsid w:val="00A879B2"/>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FC6"/>
    <w:rsid w:val="00AD5FF6"/>
    <w:rsid w:val="00AD6217"/>
    <w:rsid w:val="00AD6AE4"/>
    <w:rsid w:val="00AE0313"/>
    <w:rsid w:val="00AE3176"/>
    <w:rsid w:val="00AF086E"/>
    <w:rsid w:val="00AF0E91"/>
    <w:rsid w:val="00AF7D5A"/>
    <w:rsid w:val="00B01A3F"/>
    <w:rsid w:val="00B01A9F"/>
    <w:rsid w:val="00B01DBA"/>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2FE"/>
    <w:rsid w:val="00B70761"/>
    <w:rsid w:val="00B7246B"/>
    <w:rsid w:val="00B74DED"/>
    <w:rsid w:val="00B76B45"/>
    <w:rsid w:val="00B7745F"/>
    <w:rsid w:val="00B775B7"/>
    <w:rsid w:val="00B778D6"/>
    <w:rsid w:val="00B77969"/>
    <w:rsid w:val="00B77E46"/>
    <w:rsid w:val="00B8496F"/>
    <w:rsid w:val="00B86A8D"/>
    <w:rsid w:val="00B9162B"/>
    <w:rsid w:val="00B924A0"/>
    <w:rsid w:val="00B941C8"/>
    <w:rsid w:val="00B95BBD"/>
    <w:rsid w:val="00B95F6F"/>
    <w:rsid w:val="00B96031"/>
    <w:rsid w:val="00BA3D19"/>
    <w:rsid w:val="00BA4927"/>
    <w:rsid w:val="00BA6294"/>
    <w:rsid w:val="00BA7FAD"/>
    <w:rsid w:val="00BB03CD"/>
    <w:rsid w:val="00BB2AA6"/>
    <w:rsid w:val="00BB3B03"/>
    <w:rsid w:val="00BB3BB2"/>
    <w:rsid w:val="00BB42D8"/>
    <w:rsid w:val="00BB6F1F"/>
    <w:rsid w:val="00BC1FEE"/>
    <w:rsid w:val="00BC38A2"/>
    <w:rsid w:val="00BC536B"/>
    <w:rsid w:val="00BC692C"/>
    <w:rsid w:val="00BC6DD9"/>
    <w:rsid w:val="00BC7C92"/>
    <w:rsid w:val="00BD0568"/>
    <w:rsid w:val="00BD2F99"/>
    <w:rsid w:val="00BD48F4"/>
    <w:rsid w:val="00BD64AB"/>
    <w:rsid w:val="00BD6FAE"/>
    <w:rsid w:val="00BD72E8"/>
    <w:rsid w:val="00BE0F2B"/>
    <w:rsid w:val="00BE2313"/>
    <w:rsid w:val="00BE27EB"/>
    <w:rsid w:val="00BE6CAA"/>
    <w:rsid w:val="00BE7AED"/>
    <w:rsid w:val="00BF310C"/>
    <w:rsid w:val="00BF4276"/>
    <w:rsid w:val="00BF55BB"/>
    <w:rsid w:val="00C0058E"/>
    <w:rsid w:val="00C0082F"/>
    <w:rsid w:val="00C0102B"/>
    <w:rsid w:val="00C01733"/>
    <w:rsid w:val="00C01B87"/>
    <w:rsid w:val="00C02F9E"/>
    <w:rsid w:val="00C038E8"/>
    <w:rsid w:val="00C0728B"/>
    <w:rsid w:val="00C11DF3"/>
    <w:rsid w:val="00C13736"/>
    <w:rsid w:val="00C142DD"/>
    <w:rsid w:val="00C1613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153"/>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4804"/>
    <w:rsid w:val="00C6650B"/>
    <w:rsid w:val="00C677CE"/>
    <w:rsid w:val="00C715B2"/>
    <w:rsid w:val="00C71B0F"/>
    <w:rsid w:val="00C7223C"/>
    <w:rsid w:val="00C722DF"/>
    <w:rsid w:val="00C72CA5"/>
    <w:rsid w:val="00C73378"/>
    <w:rsid w:val="00C742B8"/>
    <w:rsid w:val="00C751A6"/>
    <w:rsid w:val="00C75ABE"/>
    <w:rsid w:val="00C769C3"/>
    <w:rsid w:val="00C77E68"/>
    <w:rsid w:val="00C80E27"/>
    <w:rsid w:val="00C80E59"/>
    <w:rsid w:val="00C83169"/>
    <w:rsid w:val="00C852E0"/>
    <w:rsid w:val="00C875ED"/>
    <w:rsid w:val="00C910D2"/>
    <w:rsid w:val="00C93202"/>
    <w:rsid w:val="00C93645"/>
    <w:rsid w:val="00C969D8"/>
    <w:rsid w:val="00CA04B8"/>
    <w:rsid w:val="00CA0623"/>
    <w:rsid w:val="00CA0C26"/>
    <w:rsid w:val="00CA4E85"/>
    <w:rsid w:val="00CA5439"/>
    <w:rsid w:val="00CA7BF7"/>
    <w:rsid w:val="00CB09DE"/>
    <w:rsid w:val="00CB1B00"/>
    <w:rsid w:val="00CB1B11"/>
    <w:rsid w:val="00CB1EAB"/>
    <w:rsid w:val="00CB249E"/>
    <w:rsid w:val="00CB2B83"/>
    <w:rsid w:val="00CB3310"/>
    <w:rsid w:val="00CB6CBF"/>
    <w:rsid w:val="00CB705E"/>
    <w:rsid w:val="00CB7D93"/>
    <w:rsid w:val="00CB7E39"/>
    <w:rsid w:val="00CC11CF"/>
    <w:rsid w:val="00CC3801"/>
    <w:rsid w:val="00CC5CB1"/>
    <w:rsid w:val="00CC6676"/>
    <w:rsid w:val="00CC7BF1"/>
    <w:rsid w:val="00CD184E"/>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4BA4"/>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2FAA"/>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374A"/>
    <w:rsid w:val="00DC4188"/>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299"/>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0F0"/>
    <w:rsid w:val="00E3025F"/>
    <w:rsid w:val="00E316D7"/>
    <w:rsid w:val="00E31BCA"/>
    <w:rsid w:val="00E32437"/>
    <w:rsid w:val="00E34B7C"/>
    <w:rsid w:val="00E3583F"/>
    <w:rsid w:val="00E35BBD"/>
    <w:rsid w:val="00E36750"/>
    <w:rsid w:val="00E37571"/>
    <w:rsid w:val="00E379BB"/>
    <w:rsid w:val="00E405FD"/>
    <w:rsid w:val="00E437F4"/>
    <w:rsid w:val="00E47D2D"/>
    <w:rsid w:val="00E51893"/>
    <w:rsid w:val="00E568E9"/>
    <w:rsid w:val="00E57571"/>
    <w:rsid w:val="00E60461"/>
    <w:rsid w:val="00E6159E"/>
    <w:rsid w:val="00E61B52"/>
    <w:rsid w:val="00E629B2"/>
    <w:rsid w:val="00E67E81"/>
    <w:rsid w:val="00E70088"/>
    <w:rsid w:val="00E71A86"/>
    <w:rsid w:val="00E75184"/>
    <w:rsid w:val="00E762D9"/>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0B3F"/>
    <w:rsid w:val="00EE152C"/>
    <w:rsid w:val="00EE30A7"/>
    <w:rsid w:val="00EE350A"/>
    <w:rsid w:val="00EE3F4B"/>
    <w:rsid w:val="00EE4A6C"/>
    <w:rsid w:val="00EE5B92"/>
    <w:rsid w:val="00EE7423"/>
    <w:rsid w:val="00EE7C0D"/>
    <w:rsid w:val="00EF24ED"/>
    <w:rsid w:val="00EF2891"/>
    <w:rsid w:val="00EF29ED"/>
    <w:rsid w:val="00EF6219"/>
    <w:rsid w:val="00EF6335"/>
    <w:rsid w:val="00EF7E18"/>
    <w:rsid w:val="00F029D3"/>
    <w:rsid w:val="00F0308D"/>
    <w:rsid w:val="00F07C33"/>
    <w:rsid w:val="00F109FB"/>
    <w:rsid w:val="00F12CB1"/>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A33"/>
    <w:rsid w:val="00F42CF9"/>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87AE5"/>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0A4"/>
    <w:rsid w:val="00FB52F3"/>
    <w:rsid w:val="00FB5547"/>
    <w:rsid w:val="00FB5F2C"/>
    <w:rsid w:val="00FB76DA"/>
    <w:rsid w:val="00FC2E68"/>
    <w:rsid w:val="00FC73F1"/>
    <w:rsid w:val="00FD03C6"/>
    <w:rsid w:val="00FD0CAB"/>
    <w:rsid w:val="00FD1394"/>
    <w:rsid w:val="00FD1576"/>
    <w:rsid w:val="00FD1CAD"/>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 w:type="character" w:styleId="Strong">
    <w:name w:val="Strong"/>
    <w:basedOn w:val="DefaultParagraphFont"/>
    <w:uiPriority w:val="22"/>
    <w:qFormat/>
    <w:rsid w:val="00FB5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703">
      <w:bodyDiv w:val="1"/>
      <w:marLeft w:val="0"/>
      <w:marRight w:val="0"/>
      <w:marTop w:val="0"/>
      <w:marBottom w:val="0"/>
      <w:divBdr>
        <w:top w:val="none" w:sz="0" w:space="0" w:color="auto"/>
        <w:left w:val="none" w:sz="0" w:space="0" w:color="auto"/>
        <w:bottom w:val="none" w:sz="0" w:space="0" w:color="auto"/>
        <w:right w:val="none" w:sz="0" w:space="0" w:color="auto"/>
      </w:divBdr>
    </w:div>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3131622">
      <w:bodyDiv w:val="1"/>
      <w:marLeft w:val="0"/>
      <w:marRight w:val="0"/>
      <w:marTop w:val="0"/>
      <w:marBottom w:val="0"/>
      <w:divBdr>
        <w:top w:val="none" w:sz="0" w:space="0" w:color="auto"/>
        <w:left w:val="none" w:sz="0" w:space="0" w:color="auto"/>
        <w:bottom w:val="none" w:sz="0" w:space="0" w:color="auto"/>
        <w:right w:val="none" w:sz="0" w:space="0" w:color="auto"/>
      </w:divBdr>
      <w:divsChild>
        <w:div w:id="662123451">
          <w:marLeft w:val="0"/>
          <w:marRight w:val="0"/>
          <w:marTop w:val="0"/>
          <w:marBottom w:val="0"/>
          <w:divBdr>
            <w:top w:val="none" w:sz="0" w:space="0" w:color="auto"/>
            <w:left w:val="none" w:sz="0" w:space="0" w:color="auto"/>
            <w:bottom w:val="none" w:sz="0" w:space="0" w:color="auto"/>
            <w:right w:val="none" w:sz="0" w:space="0" w:color="auto"/>
          </w:divBdr>
        </w:div>
      </w:divsChild>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765884732">
      <w:bodyDiv w:val="1"/>
      <w:marLeft w:val="0"/>
      <w:marRight w:val="0"/>
      <w:marTop w:val="0"/>
      <w:marBottom w:val="0"/>
      <w:divBdr>
        <w:top w:val="none" w:sz="0" w:space="0" w:color="auto"/>
        <w:left w:val="none" w:sz="0" w:space="0" w:color="auto"/>
        <w:bottom w:val="none" w:sz="0" w:space="0" w:color="auto"/>
        <w:right w:val="none" w:sz="0" w:space="0" w:color="auto"/>
      </w:divBdr>
      <w:divsChild>
        <w:div w:id="1324625040">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61293629">
      <w:bodyDiv w:val="1"/>
      <w:marLeft w:val="0"/>
      <w:marRight w:val="0"/>
      <w:marTop w:val="0"/>
      <w:marBottom w:val="0"/>
      <w:divBdr>
        <w:top w:val="none" w:sz="0" w:space="0" w:color="auto"/>
        <w:left w:val="none" w:sz="0" w:space="0" w:color="auto"/>
        <w:bottom w:val="none" w:sz="0" w:space="0" w:color="auto"/>
        <w:right w:val="none" w:sz="0" w:space="0" w:color="auto"/>
      </w:divBdr>
      <w:divsChild>
        <w:div w:id="637413827">
          <w:marLeft w:val="0"/>
          <w:marRight w:val="0"/>
          <w:marTop w:val="0"/>
          <w:marBottom w:val="0"/>
          <w:divBdr>
            <w:top w:val="none" w:sz="0" w:space="0" w:color="auto"/>
            <w:left w:val="none" w:sz="0" w:space="0" w:color="auto"/>
            <w:bottom w:val="none" w:sz="0" w:space="0" w:color="auto"/>
            <w:right w:val="none" w:sz="0" w:space="0" w:color="auto"/>
          </w:divBdr>
        </w:div>
      </w:divsChild>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68204888">
      <w:bodyDiv w:val="1"/>
      <w:marLeft w:val="0"/>
      <w:marRight w:val="0"/>
      <w:marTop w:val="0"/>
      <w:marBottom w:val="0"/>
      <w:divBdr>
        <w:top w:val="none" w:sz="0" w:space="0" w:color="auto"/>
        <w:left w:val="none" w:sz="0" w:space="0" w:color="auto"/>
        <w:bottom w:val="none" w:sz="0" w:space="0" w:color="auto"/>
        <w:right w:val="none" w:sz="0" w:space="0" w:color="auto"/>
      </w:divBdr>
      <w:divsChild>
        <w:div w:id="719937157">
          <w:marLeft w:val="0"/>
          <w:marRight w:val="0"/>
          <w:marTop w:val="0"/>
          <w:marBottom w:val="0"/>
          <w:divBdr>
            <w:top w:val="none" w:sz="0" w:space="0" w:color="auto"/>
            <w:left w:val="none" w:sz="0" w:space="0" w:color="auto"/>
            <w:bottom w:val="none" w:sz="0" w:space="0" w:color="auto"/>
            <w:right w:val="none" w:sz="0" w:space="0" w:color="auto"/>
          </w:divBdr>
        </w:div>
      </w:divsChild>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44393759">
      <w:bodyDiv w:val="1"/>
      <w:marLeft w:val="0"/>
      <w:marRight w:val="0"/>
      <w:marTop w:val="0"/>
      <w:marBottom w:val="0"/>
      <w:divBdr>
        <w:top w:val="none" w:sz="0" w:space="0" w:color="auto"/>
        <w:left w:val="none" w:sz="0" w:space="0" w:color="auto"/>
        <w:bottom w:val="none" w:sz="0" w:space="0" w:color="auto"/>
        <w:right w:val="none" w:sz="0" w:space="0" w:color="auto"/>
      </w:divBdr>
      <w:divsChild>
        <w:div w:id="2048678267">
          <w:marLeft w:val="0"/>
          <w:marRight w:val="0"/>
          <w:marTop w:val="0"/>
          <w:marBottom w:val="0"/>
          <w:divBdr>
            <w:top w:val="none" w:sz="0" w:space="0" w:color="auto"/>
            <w:left w:val="none" w:sz="0" w:space="0" w:color="auto"/>
            <w:bottom w:val="none" w:sz="0" w:space="0" w:color="auto"/>
            <w:right w:val="none" w:sz="0" w:space="0" w:color="auto"/>
          </w:divBdr>
          <w:divsChild>
            <w:div w:id="1430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29461988">
      <w:bodyDiv w:val="1"/>
      <w:marLeft w:val="0"/>
      <w:marRight w:val="0"/>
      <w:marTop w:val="0"/>
      <w:marBottom w:val="0"/>
      <w:divBdr>
        <w:top w:val="none" w:sz="0" w:space="0" w:color="auto"/>
        <w:left w:val="none" w:sz="0" w:space="0" w:color="auto"/>
        <w:bottom w:val="none" w:sz="0" w:space="0" w:color="auto"/>
        <w:right w:val="none" w:sz="0" w:space="0" w:color="auto"/>
      </w:divBdr>
      <w:divsChild>
        <w:div w:id="1533617111">
          <w:marLeft w:val="0"/>
          <w:marRight w:val="0"/>
          <w:marTop w:val="0"/>
          <w:marBottom w:val="0"/>
          <w:divBdr>
            <w:top w:val="none" w:sz="0" w:space="0" w:color="auto"/>
            <w:left w:val="none" w:sz="0" w:space="0" w:color="auto"/>
            <w:bottom w:val="none" w:sz="0" w:space="0" w:color="auto"/>
            <w:right w:val="none" w:sz="0" w:space="0" w:color="auto"/>
          </w:divBdr>
        </w:div>
      </w:divsChild>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48DE-C891-4C74-9FA9-FA90530A2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47182</Words>
  <Characters>268940</Characters>
  <Application>Microsoft Office Word</Application>
  <DocSecurity>0</DocSecurity>
  <Lines>2241</Lines>
  <Paragraphs>630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315492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19</cp:revision>
  <cp:lastPrinted>2018-06-21T09:40:00Z</cp:lastPrinted>
  <dcterms:created xsi:type="dcterms:W3CDTF">2018-11-28T15:13:00Z</dcterms:created>
  <dcterms:modified xsi:type="dcterms:W3CDTF">2018-11-30T14:46:00Z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